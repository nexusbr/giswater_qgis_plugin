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537" w:rsidRPr="00D42B9C" w:rsidRDefault="00FF6537" w:rsidP="004274C4">
      <w:pPr>
        <w:ind w:firstLine="0"/>
        <w:jc w:val="center"/>
        <w:rPr>
          <w:sz w:val="20"/>
        </w:rPr>
      </w:pPr>
    </w:p>
    <w:p w:rsidR="00FF6537" w:rsidRPr="00D42B9C" w:rsidRDefault="00FF6537" w:rsidP="004274C4">
      <w:pPr>
        <w:ind w:firstLine="0"/>
        <w:jc w:val="center"/>
      </w:pPr>
    </w:p>
    <w:p w:rsidR="00FF6537" w:rsidRPr="00D42B9C" w:rsidRDefault="00FF6537" w:rsidP="004274C4">
      <w:pPr>
        <w:ind w:firstLine="0"/>
        <w:jc w:val="center"/>
        <w:rPr>
          <w:b/>
          <w:sz w:val="24"/>
        </w:rPr>
      </w:pPr>
      <w:r w:rsidRPr="00D42B9C">
        <w:rPr>
          <w:b/>
          <w:sz w:val="24"/>
        </w:rPr>
        <w:t>TERMO DE REFERÊNCIA</w:t>
      </w: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4274C4" w:rsidRPr="00D42B9C" w:rsidRDefault="004274C4" w:rsidP="004274C4">
      <w:pPr>
        <w:ind w:firstLine="0"/>
        <w:jc w:val="center"/>
      </w:pPr>
    </w:p>
    <w:p w:rsidR="004274C4" w:rsidRPr="00D42B9C" w:rsidRDefault="004274C4" w:rsidP="004274C4">
      <w:pPr>
        <w:ind w:firstLine="0"/>
        <w:jc w:val="center"/>
      </w:pPr>
    </w:p>
    <w:p w:rsidR="00634213" w:rsidRPr="00D42B9C" w:rsidRDefault="00634213" w:rsidP="004274C4">
      <w:pPr>
        <w:ind w:firstLine="0"/>
        <w:jc w:val="center"/>
      </w:pPr>
    </w:p>
    <w:p w:rsidR="00634213" w:rsidRPr="00D42B9C" w:rsidRDefault="00634213" w:rsidP="004274C4">
      <w:pPr>
        <w:ind w:firstLine="0"/>
        <w:jc w:val="center"/>
      </w:pPr>
    </w:p>
    <w:p w:rsidR="00D46F2C" w:rsidRPr="00D42B9C" w:rsidRDefault="00D46F2C" w:rsidP="004274C4">
      <w:pPr>
        <w:ind w:firstLine="0"/>
        <w:jc w:val="center"/>
      </w:pPr>
    </w:p>
    <w:p w:rsidR="00D46F2C" w:rsidRPr="00D42B9C" w:rsidRDefault="00D46F2C" w:rsidP="004274C4">
      <w:pPr>
        <w:ind w:firstLine="0"/>
        <w:jc w:val="center"/>
      </w:pPr>
    </w:p>
    <w:p w:rsidR="00634213" w:rsidRPr="00D42B9C" w:rsidRDefault="00634213" w:rsidP="004274C4">
      <w:pPr>
        <w:ind w:firstLine="0"/>
        <w:jc w:val="center"/>
      </w:pPr>
    </w:p>
    <w:p w:rsidR="00634213" w:rsidRPr="00D42B9C" w:rsidRDefault="00634213" w:rsidP="004274C4">
      <w:pPr>
        <w:ind w:firstLine="0"/>
        <w:jc w:val="center"/>
      </w:pPr>
    </w:p>
    <w:p w:rsidR="00634213" w:rsidRPr="00D42B9C" w:rsidRDefault="00634213"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D46F2C" w:rsidP="004274C4">
      <w:pPr>
        <w:ind w:firstLine="0"/>
        <w:jc w:val="center"/>
      </w:pPr>
      <w:r w:rsidRPr="00D42B9C">
        <w:rPr>
          <w:b/>
          <w:sz w:val="32"/>
        </w:rPr>
        <w:t>Prestação de Serviço de</w:t>
      </w:r>
      <w:r w:rsidR="002C2FE2" w:rsidRPr="00D42B9C">
        <w:rPr>
          <w:b/>
          <w:sz w:val="32"/>
        </w:rPr>
        <w:t xml:space="preserve"> Engenharia para Implantação do Sistema de Gerenciamento </w:t>
      </w:r>
      <w:r w:rsidR="00FE6511" w:rsidRPr="00D42B9C">
        <w:rPr>
          <w:b/>
          <w:sz w:val="32"/>
        </w:rPr>
        <w:t>e Controle</w:t>
      </w:r>
      <w:r w:rsidR="002C2FE2" w:rsidRPr="00D42B9C">
        <w:rPr>
          <w:b/>
          <w:sz w:val="32"/>
        </w:rPr>
        <w:t xml:space="preserve"> Operacional com </w:t>
      </w:r>
      <w:r w:rsidRPr="00D42B9C">
        <w:rPr>
          <w:b/>
          <w:sz w:val="32"/>
        </w:rPr>
        <w:t>Telemetria.</w:t>
      </w: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634213" w:rsidRPr="00D42B9C" w:rsidRDefault="00634213" w:rsidP="004274C4">
      <w:pPr>
        <w:ind w:firstLine="0"/>
        <w:jc w:val="center"/>
      </w:pPr>
    </w:p>
    <w:p w:rsidR="00634213" w:rsidRPr="00D42B9C" w:rsidRDefault="00634213" w:rsidP="004274C4">
      <w:pPr>
        <w:ind w:firstLine="0"/>
        <w:jc w:val="center"/>
      </w:pPr>
    </w:p>
    <w:p w:rsidR="00D46F2C" w:rsidRPr="00D42B9C" w:rsidRDefault="00D46F2C" w:rsidP="004274C4">
      <w:pPr>
        <w:ind w:firstLine="0"/>
        <w:jc w:val="center"/>
      </w:pPr>
    </w:p>
    <w:p w:rsidR="00634213" w:rsidRPr="00D42B9C" w:rsidRDefault="00634213" w:rsidP="004274C4">
      <w:pPr>
        <w:ind w:firstLine="0"/>
        <w:jc w:val="center"/>
      </w:pPr>
    </w:p>
    <w:p w:rsidR="00177424" w:rsidRPr="00D42B9C" w:rsidRDefault="00177424" w:rsidP="004274C4">
      <w:pPr>
        <w:ind w:firstLine="0"/>
        <w:jc w:val="center"/>
      </w:pPr>
    </w:p>
    <w:p w:rsidR="00634213" w:rsidRPr="00D42B9C" w:rsidRDefault="00634213" w:rsidP="004274C4">
      <w:pPr>
        <w:ind w:firstLine="0"/>
        <w:jc w:val="center"/>
      </w:pPr>
    </w:p>
    <w:p w:rsidR="00FF6537" w:rsidRPr="00D42B9C" w:rsidRDefault="00FF6537" w:rsidP="004274C4">
      <w:pPr>
        <w:ind w:firstLine="0"/>
        <w:jc w:val="center"/>
      </w:pPr>
    </w:p>
    <w:p w:rsidR="004274C4" w:rsidRPr="00D42B9C" w:rsidRDefault="004274C4" w:rsidP="004274C4">
      <w:pPr>
        <w:ind w:firstLine="0"/>
        <w:jc w:val="center"/>
      </w:pPr>
    </w:p>
    <w:p w:rsidR="004274C4" w:rsidRPr="00D42B9C" w:rsidRDefault="004274C4" w:rsidP="004274C4">
      <w:pPr>
        <w:ind w:firstLine="0"/>
        <w:jc w:val="center"/>
      </w:pPr>
    </w:p>
    <w:p w:rsidR="004274C4" w:rsidRPr="00D42B9C" w:rsidRDefault="004274C4" w:rsidP="004274C4">
      <w:pPr>
        <w:ind w:firstLine="0"/>
        <w:jc w:val="center"/>
      </w:pPr>
    </w:p>
    <w:p w:rsidR="004274C4" w:rsidRPr="00D42B9C" w:rsidRDefault="004274C4" w:rsidP="004274C4">
      <w:pPr>
        <w:ind w:firstLine="0"/>
        <w:jc w:val="center"/>
      </w:pPr>
    </w:p>
    <w:p w:rsidR="00FF6537" w:rsidRPr="00D42B9C" w:rsidRDefault="00FF6537" w:rsidP="004274C4">
      <w:pPr>
        <w:ind w:firstLine="0"/>
        <w:jc w:val="center"/>
      </w:pPr>
    </w:p>
    <w:p w:rsidR="00FF6537" w:rsidRPr="00D42B9C" w:rsidRDefault="00FF6537" w:rsidP="004274C4">
      <w:pPr>
        <w:ind w:firstLine="0"/>
        <w:jc w:val="center"/>
      </w:pPr>
    </w:p>
    <w:p w:rsidR="002C2FE2" w:rsidRPr="00D42B9C" w:rsidRDefault="002C2FE2">
      <w:pPr>
        <w:ind w:firstLine="0"/>
        <w:jc w:val="left"/>
      </w:pPr>
      <w:r w:rsidRPr="00D42B9C">
        <w:br w:type="page"/>
      </w:r>
    </w:p>
    <w:p w:rsidR="00FF6537" w:rsidRPr="00D42B9C" w:rsidRDefault="00FF6537" w:rsidP="00F547CC">
      <w:pPr>
        <w:ind w:firstLine="0"/>
        <w:jc w:val="center"/>
        <w:rPr>
          <w:b/>
          <w:sz w:val="24"/>
        </w:rPr>
      </w:pPr>
      <w:r w:rsidRPr="00D42B9C">
        <w:rPr>
          <w:b/>
          <w:sz w:val="24"/>
        </w:rPr>
        <w:lastRenderedPageBreak/>
        <w:t>Índice</w:t>
      </w:r>
    </w:p>
    <w:p w:rsidR="002305B7" w:rsidRPr="00D42B9C" w:rsidRDefault="002305B7" w:rsidP="004274C4"/>
    <w:p w:rsidR="00A66B31" w:rsidRDefault="00D17D3C">
      <w:pPr>
        <w:pStyle w:val="Sumrio1"/>
        <w:rPr>
          <w:rFonts w:asciiTheme="minorHAnsi" w:eastAsiaTheme="minorEastAsia" w:hAnsiTheme="minorHAnsi" w:cstheme="minorBidi"/>
          <w:b w:val="0"/>
          <w:caps w:val="0"/>
          <w:noProof/>
          <w:szCs w:val="22"/>
        </w:rPr>
      </w:pPr>
      <w:r w:rsidRPr="00D42B9C">
        <w:fldChar w:fldCharType="begin"/>
      </w:r>
      <w:r w:rsidR="00F547CC" w:rsidRPr="00D42B9C">
        <w:instrText xml:space="preserve"> TOC \o "1-3" \h \z \u </w:instrText>
      </w:r>
      <w:r w:rsidRPr="00D42B9C">
        <w:fldChar w:fldCharType="separate"/>
      </w:r>
      <w:hyperlink w:anchor="_Toc387884336" w:history="1">
        <w:r w:rsidR="00A66B31" w:rsidRPr="00B43822">
          <w:rPr>
            <w:rStyle w:val="Hyperlink"/>
            <w:noProof/>
          </w:rPr>
          <w:t>1</w:t>
        </w:r>
        <w:r w:rsidR="00A66B31">
          <w:rPr>
            <w:rFonts w:asciiTheme="minorHAnsi" w:eastAsiaTheme="minorEastAsia" w:hAnsiTheme="minorHAnsi" w:cstheme="minorBidi"/>
            <w:b w:val="0"/>
            <w:caps w:val="0"/>
            <w:noProof/>
            <w:szCs w:val="22"/>
          </w:rPr>
          <w:tab/>
        </w:r>
        <w:r w:rsidR="00A66B31" w:rsidRPr="00B43822">
          <w:rPr>
            <w:rStyle w:val="Hyperlink"/>
            <w:noProof/>
          </w:rPr>
          <w:t>INTRODUÇÃO</w:t>
        </w:r>
        <w:r w:rsidR="00A66B31">
          <w:rPr>
            <w:noProof/>
            <w:webHidden/>
          </w:rPr>
          <w:tab/>
        </w:r>
        <w:r w:rsidR="00A66B31">
          <w:rPr>
            <w:noProof/>
            <w:webHidden/>
          </w:rPr>
          <w:fldChar w:fldCharType="begin"/>
        </w:r>
        <w:r w:rsidR="00A66B31">
          <w:rPr>
            <w:noProof/>
            <w:webHidden/>
          </w:rPr>
          <w:instrText xml:space="preserve"> PAGEREF _Toc387884336 \h </w:instrText>
        </w:r>
        <w:r w:rsidR="00A66B31">
          <w:rPr>
            <w:noProof/>
            <w:webHidden/>
          </w:rPr>
        </w:r>
        <w:r w:rsidR="00A66B31">
          <w:rPr>
            <w:noProof/>
            <w:webHidden/>
          </w:rPr>
          <w:fldChar w:fldCharType="separate"/>
        </w:r>
        <w:r w:rsidR="00F56F38">
          <w:rPr>
            <w:noProof/>
            <w:webHidden/>
          </w:rPr>
          <w:t>5</w:t>
        </w:r>
        <w:r w:rsidR="00A66B31">
          <w:rPr>
            <w:noProof/>
            <w:webHidden/>
          </w:rPr>
          <w:fldChar w:fldCharType="end"/>
        </w:r>
      </w:hyperlink>
    </w:p>
    <w:p w:rsidR="00A66B31" w:rsidRDefault="00317609">
      <w:pPr>
        <w:pStyle w:val="Sumrio1"/>
        <w:rPr>
          <w:rFonts w:asciiTheme="minorHAnsi" w:eastAsiaTheme="minorEastAsia" w:hAnsiTheme="minorHAnsi" w:cstheme="minorBidi"/>
          <w:b w:val="0"/>
          <w:caps w:val="0"/>
          <w:noProof/>
          <w:szCs w:val="22"/>
        </w:rPr>
      </w:pPr>
      <w:hyperlink w:anchor="_Toc387884337" w:history="1">
        <w:r w:rsidR="00A66B31" w:rsidRPr="00B43822">
          <w:rPr>
            <w:rStyle w:val="Hyperlink"/>
            <w:noProof/>
          </w:rPr>
          <w:t>2</w:t>
        </w:r>
        <w:r w:rsidR="00A66B31">
          <w:rPr>
            <w:rFonts w:asciiTheme="minorHAnsi" w:eastAsiaTheme="minorEastAsia" w:hAnsiTheme="minorHAnsi" w:cstheme="minorBidi"/>
            <w:b w:val="0"/>
            <w:caps w:val="0"/>
            <w:noProof/>
            <w:szCs w:val="22"/>
          </w:rPr>
          <w:tab/>
        </w:r>
        <w:r w:rsidR="00A66B31" w:rsidRPr="00B43822">
          <w:rPr>
            <w:rStyle w:val="Hyperlink"/>
            <w:noProof/>
          </w:rPr>
          <w:t>Justificativa</w:t>
        </w:r>
        <w:r w:rsidR="00A66B31">
          <w:rPr>
            <w:noProof/>
            <w:webHidden/>
          </w:rPr>
          <w:tab/>
        </w:r>
        <w:r w:rsidR="00A66B31">
          <w:rPr>
            <w:noProof/>
            <w:webHidden/>
          </w:rPr>
          <w:fldChar w:fldCharType="begin"/>
        </w:r>
        <w:r w:rsidR="00A66B31">
          <w:rPr>
            <w:noProof/>
            <w:webHidden/>
          </w:rPr>
          <w:instrText xml:space="preserve"> PAGEREF _Toc387884337 \h </w:instrText>
        </w:r>
        <w:r w:rsidR="00A66B31">
          <w:rPr>
            <w:noProof/>
            <w:webHidden/>
          </w:rPr>
        </w:r>
        <w:r w:rsidR="00A66B31">
          <w:rPr>
            <w:noProof/>
            <w:webHidden/>
          </w:rPr>
          <w:fldChar w:fldCharType="separate"/>
        </w:r>
        <w:r w:rsidR="00F56F38">
          <w:rPr>
            <w:noProof/>
            <w:webHidden/>
          </w:rPr>
          <w:t>6</w:t>
        </w:r>
        <w:r w:rsidR="00A66B31">
          <w:rPr>
            <w:noProof/>
            <w:webHidden/>
          </w:rPr>
          <w:fldChar w:fldCharType="end"/>
        </w:r>
      </w:hyperlink>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"_Toc387884338" </w:instrText>
      </w:r>
      <w:r>
        <w:fldChar w:fldCharType="separate"/>
      </w:r>
      <w:r w:rsidR="00A66B31" w:rsidRPr="00B43822">
        <w:rPr>
          <w:rStyle w:val="Hyperlink"/>
          <w:noProof/>
        </w:rPr>
        <w:t>2.1</w:t>
      </w:r>
      <w:r w:rsidR="00A66B31">
        <w:rPr>
          <w:rFonts w:asciiTheme="minorHAnsi" w:eastAsiaTheme="minorEastAsia" w:hAnsiTheme="minorHAnsi" w:cstheme="minorBidi"/>
          <w:b w:val="0"/>
          <w:noProof/>
          <w:sz w:val="22"/>
          <w:szCs w:val="22"/>
        </w:rPr>
        <w:tab/>
      </w:r>
      <w:r w:rsidR="00A66B31" w:rsidRPr="00B43822">
        <w:rPr>
          <w:rStyle w:val="Hyperlink"/>
          <w:noProof/>
        </w:rPr>
        <w:t>Formulação do Problema:</w:t>
      </w:r>
      <w:r w:rsidR="00A66B31">
        <w:rPr>
          <w:noProof/>
          <w:webHidden/>
        </w:rPr>
        <w:tab/>
      </w:r>
      <w:r w:rsidR="00A66B31">
        <w:rPr>
          <w:noProof/>
          <w:webHidden/>
        </w:rPr>
        <w:fldChar w:fldCharType="begin"/>
      </w:r>
      <w:r w:rsidR="00A66B31">
        <w:rPr>
          <w:noProof/>
          <w:webHidden/>
        </w:rPr>
        <w:instrText xml:space="preserve"> PAGEREF _Toc387884338 \h </w:instrText>
      </w:r>
      <w:r w:rsidR="00A66B31">
        <w:rPr>
          <w:noProof/>
          <w:webHidden/>
        </w:rPr>
      </w:r>
      <w:r w:rsidR="00A66B31">
        <w:rPr>
          <w:noProof/>
          <w:webHidden/>
        </w:rPr>
        <w:fldChar w:fldCharType="separate"/>
      </w:r>
      <w:ins w:id="0" w:author="Ademar Oliva Xavier Jr." w:date="2014-05-27T11:48:00Z">
        <w:r w:rsidR="00F56F38">
          <w:rPr>
            <w:noProof/>
            <w:webHidden/>
          </w:rPr>
          <w:t>8</w:t>
        </w:r>
      </w:ins>
      <w:del w:id="1" w:author="Ademar Oliva Xavier Jr." w:date="2014-05-19T17:11:00Z">
        <w:r w:rsidR="00A66B31" w:rsidDel="00273A30">
          <w:rPr>
            <w:noProof/>
            <w:webHidden/>
          </w:rPr>
          <w:delText>7</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"_Toc387884339" </w:instrText>
      </w:r>
      <w:r>
        <w:fldChar w:fldCharType="separate"/>
      </w:r>
      <w:r w:rsidR="00A66B31" w:rsidRPr="00B43822">
        <w:rPr>
          <w:rStyle w:val="Hyperlink"/>
          <w:noProof/>
        </w:rPr>
        <w:t>Levantamento da Hipótese:</w:t>
      </w:r>
      <w:r w:rsidR="00A66B31">
        <w:rPr>
          <w:noProof/>
          <w:webHidden/>
        </w:rPr>
        <w:tab/>
      </w:r>
      <w:r w:rsidR="00A66B31">
        <w:rPr>
          <w:noProof/>
          <w:webHidden/>
        </w:rPr>
        <w:fldChar w:fldCharType="begin"/>
      </w:r>
      <w:r w:rsidR="00A66B31">
        <w:rPr>
          <w:noProof/>
          <w:webHidden/>
        </w:rPr>
        <w:instrText xml:space="preserve"> PAGEREF _Toc387884339 \h </w:instrText>
      </w:r>
      <w:r w:rsidR="00A66B31">
        <w:rPr>
          <w:noProof/>
          <w:webHidden/>
        </w:rPr>
      </w:r>
      <w:r w:rsidR="00A66B31">
        <w:rPr>
          <w:noProof/>
          <w:webHidden/>
        </w:rPr>
        <w:fldChar w:fldCharType="separate"/>
      </w:r>
      <w:ins w:id="2" w:author="Ademar Oliva Xavier Jr." w:date="2014-05-27T11:48:00Z">
        <w:r w:rsidR="00F56F38">
          <w:rPr>
            <w:noProof/>
            <w:webHidden/>
          </w:rPr>
          <w:t>9</w:t>
        </w:r>
      </w:ins>
      <w:del w:id="3" w:author="Ademar Oliva Xavier Jr." w:date="2014-05-19T17:11:00Z">
        <w:r w:rsidR="00A66B31" w:rsidDel="00273A30">
          <w:rPr>
            <w:noProof/>
            <w:webHidden/>
          </w:rPr>
          <w:delText>8</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"_Toc387884340" </w:instrText>
      </w:r>
      <w:r>
        <w:fldChar w:fldCharType="separate"/>
      </w:r>
      <w:r w:rsidR="00A66B31" w:rsidRPr="00B43822">
        <w:rPr>
          <w:rStyle w:val="Hyperlink"/>
          <w:noProof/>
        </w:rPr>
        <w:t>3</w:t>
      </w:r>
      <w:r w:rsidR="00A66B31">
        <w:rPr>
          <w:rFonts w:asciiTheme="minorHAnsi" w:eastAsiaTheme="minorEastAsia" w:hAnsiTheme="minorHAnsi" w:cstheme="minorBidi"/>
          <w:b w:val="0"/>
          <w:caps w:val="0"/>
          <w:noProof/>
          <w:szCs w:val="22"/>
        </w:rPr>
        <w:tab/>
      </w:r>
      <w:r w:rsidR="00A66B31" w:rsidRPr="00B43822">
        <w:rPr>
          <w:rStyle w:val="Hyperlink"/>
          <w:noProof/>
        </w:rPr>
        <w:t>Orientações Gerais</w:t>
      </w:r>
      <w:r w:rsidR="00A66B31">
        <w:rPr>
          <w:noProof/>
          <w:webHidden/>
        </w:rPr>
        <w:tab/>
      </w:r>
      <w:r w:rsidR="00A66B31">
        <w:rPr>
          <w:noProof/>
          <w:webHidden/>
        </w:rPr>
        <w:fldChar w:fldCharType="begin"/>
      </w:r>
      <w:r w:rsidR="00A66B31">
        <w:rPr>
          <w:noProof/>
          <w:webHidden/>
        </w:rPr>
        <w:instrText xml:space="preserve"> PAGEREF _Toc387884340 \h </w:instrText>
      </w:r>
      <w:r w:rsidR="00A66B31">
        <w:rPr>
          <w:noProof/>
          <w:webHidden/>
        </w:rPr>
      </w:r>
      <w:r w:rsidR="00A66B31">
        <w:rPr>
          <w:noProof/>
          <w:webHidden/>
        </w:rPr>
        <w:fldChar w:fldCharType="separate"/>
      </w:r>
      <w:ins w:id="4" w:author="Ademar Oliva Xavier Jr." w:date="2014-05-27T11:48:00Z">
        <w:r w:rsidR="00F56F38">
          <w:rPr>
            <w:noProof/>
            <w:webHidden/>
          </w:rPr>
          <w:t>10</w:t>
        </w:r>
      </w:ins>
      <w:del w:id="5" w:author="Ademar Oliva Xavier Jr." w:date="2014-05-19T17:11:00Z">
        <w:r w:rsidR="00A66B31" w:rsidDel="00273A30">
          <w:rPr>
            <w:noProof/>
            <w:webHidden/>
          </w:rPr>
          <w:delText>9</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"_Toc387884341" </w:instrText>
      </w:r>
      <w:r>
        <w:fldChar w:fldCharType="separate"/>
      </w:r>
      <w:r w:rsidR="00A66B31" w:rsidRPr="00B43822">
        <w:rPr>
          <w:rStyle w:val="Hyperlink"/>
          <w:noProof/>
        </w:rPr>
        <w:t>4</w:t>
      </w:r>
      <w:r w:rsidR="00A66B31">
        <w:rPr>
          <w:rFonts w:asciiTheme="minorHAnsi" w:eastAsiaTheme="minorEastAsia" w:hAnsiTheme="minorHAnsi" w:cstheme="minorBidi"/>
          <w:b w:val="0"/>
          <w:caps w:val="0"/>
          <w:noProof/>
          <w:szCs w:val="22"/>
        </w:rPr>
        <w:tab/>
      </w:r>
      <w:r w:rsidR="00A66B31" w:rsidRPr="00B43822">
        <w:rPr>
          <w:rStyle w:val="Hyperlink"/>
          <w:noProof/>
        </w:rPr>
        <w:t>Escopo</w:t>
      </w:r>
      <w:r w:rsidR="00A66B31">
        <w:rPr>
          <w:noProof/>
          <w:webHidden/>
        </w:rPr>
        <w:tab/>
      </w:r>
      <w:r w:rsidR="00A66B31">
        <w:rPr>
          <w:noProof/>
          <w:webHidden/>
        </w:rPr>
        <w:fldChar w:fldCharType="begin"/>
      </w:r>
      <w:r w:rsidR="00A66B31">
        <w:rPr>
          <w:noProof/>
          <w:webHidden/>
        </w:rPr>
        <w:instrText xml:space="preserve"> PAGEREF _Toc387884341 \h </w:instrText>
      </w:r>
      <w:r w:rsidR="00A66B31">
        <w:rPr>
          <w:noProof/>
          <w:webHidden/>
        </w:rPr>
      </w:r>
      <w:r w:rsidR="00A66B31">
        <w:rPr>
          <w:noProof/>
          <w:webHidden/>
        </w:rPr>
        <w:fldChar w:fldCharType="separate"/>
      </w:r>
      <w:ins w:id="6" w:author="Ademar Oliva Xavier Jr." w:date="2014-05-27T11:48:00Z">
        <w:r w:rsidR="00F56F38">
          <w:rPr>
            <w:noProof/>
            <w:webHidden/>
          </w:rPr>
          <w:t>10</w:t>
        </w:r>
      </w:ins>
      <w:del w:id="7" w:author="Ademar Oliva Xavier Jr." w:date="2014-05-19T17:11:00Z">
        <w:r w:rsidR="00A66B31" w:rsidDel="00273A30">
          <w:rPr>
            <w:noProof/>
            <w:webHidden/>
          </w:rPr>
          <w:delText>9</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"_Toc387884342" </w:instrText>
      </w:r>
      <w:r>
        <w:fldChar w:fldCharType="separate"/>
      </w:r>
      <w:r w:rsidR="00A66B31" w:rsidRPr="00B43822">
        <w:rPr>
          <w:rStyle w:val="Hyperlink"/>
          <w:noProof/>
        </w:rPr>
        <w:t>5</w:t>
      </w:r>
      <w:r w:rsidR="00A66B31">
        <w:rPr>
          <w:rFonts w:asciiTheme="minorHAnsi" w:eastAsiaTheme="minorEastAsia" w:hAnsiTheme="minorHAnsi" w:cstheme="minorBidi"/>
          <w:b w:val="0"/>
          <w:caps w:val="0"/>
          <w:noProof/>
          <w:szCs w:val="22"/>
        </w:rPr>
        <w:tab/>
      </w:r>
      <w:r w:rsidR="00A66B31" w:rsidRPr="00B43822">
        <w:rPr>
          <w:rStyle w:val="Hyperlink"/>
          <w:noProof/>
        </w:rPr>
        <w:t>Descrição dos módulos</w:t>
      </w:r>
      <w:r w:rsidR="00A66B31">
        <w:rPr>
          <w:noProof/>
          <w:webHidden/>
        </w:rPr>
        <w:tab/>
      </w:r>
      <w:r w:rsidR="00A66B31">
        <w:rPr>
          <w:noProof/>
          <w:webHidden/>
        </w:rPr>
        <w:fldChar w:fldCharType="begin"/>
      </w:r>
      <w:r w:rsidR="00A66B31">
        <w:rPr>
          <w:noProof/>
          <w:webHidden/>
        </w:rPr>
        <w:instrText xml:space="preserve"> PAGEREF _Toc387884342 \h </w:instrText>
      </w:r>
      <w:r w:rsidR="00A66B31">
        <w:rPr>
          <w:noProof/>
          <w:webHidden/>
        </w:rPr>
      </w:r>
      <w:r w:rsidR="00A66B31">
        <w:rPr>
          <w:noProof/>
          <w:webHidden/>
        </w:rPr>
        <w:fldChar w:fldCharType="separate"/>
      </w:r>
      <w:ins w:id="8" w:author="Ademar Oliva Xavier Jr." w:date="2014-05-27T11:48:00Z">
        <w:r w:rsidR="00F56F38">
          <w:rPr>
            <w:noProof/>
            <w:webHidden/>
          </w:rPr>
          <w:t>11</w:t>
        </w:r>
      </w:ins>
      <w:del w:id="9" w:author="Ademar Oliva Xavier Jr." w:date="2014-05-19T17:11:00Z">
        <w:r w:rsidR="00A66B31" w:rsidDel="00273A30">
          <w:rPr>
            <w:noProof/>
            <w:webHidden/>
          </w:rPr>
          <w:delText>10</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"_Toc387884343" </w:instrText>
      </w:r>
      <w:r>
        <w:fldChar w:fldCharType="separate"/>
      </w:r>
      <w:r w:rsidR="00A66B31" w:rsidRPr="00B43822">
        <w:rPr>
          <w:rStyle w:val="Hyperlink"/>
          <w:noProof/>
        </w:rPr>
        <w:t>5.1</w:t>
      </w:r>
      <w:r w:rsidR="00A66B31">
        <w:rPr>
          <w:rFonts w:asciiTheme="minorHAnsi" w:eastAsiaTheme="minorEastAsia" w:hAnsiTheme="minorHAnsi" w:cstheme="minorBidi"/>
          <w:b w:val="0"/>
          <w:noProof/>
          <w:sz w:val="22"/>
          <w:szCs w:val="22"/>
        </w:rPr>
        <w:tab/>
      </w:r>
      <w:r w:rsidR="00A66B31" w:rsidRPr="00B43822">
        <w:rPr>
          <w:rStyle w:val="Hyperlink"/>
          <w:noProof/>
        </w:rPr>
        <w:t>PEA – Painel Elétrico de Automação</w:t>
      </w:r>
      <w:r w:rsidR="00A66B31">
        <w:rPr>
          <w:noProof/>
          <w:webHidden/>
        </w:rPr>
        <w:tab/>
      </w:r>
      <w:r w:rsidR="00A66B31">
        <w:rPr>
          <w:noProof/>
          <w:webHidden/>
        </w:rPr>
        <w:fldChar w:fldCharType="begin"/>
      </w:r>
      <w:r w:rsidR="00A66B31">
        <w:rPr>
          <w:noProof/>
          <w:webHidden/>
        </w:rPr>
        <w:instrText xml:space="preserve"> PAGEREF _Toc387884343 \h </w:instrText>
      </w:r>
      <w:r w:rsidR="00A66B31">
        <w:rPr>
          <w:noProof/>
          <w:webHidden/>
        </w:rPr>
      </w:r>
      <w:r w:rsidR="00A66B31">
        <w:rPr>
          <w:noProof/>
          <w:webHidden/>
        </w:rPr>
        <w:fldChar w:fldCharType="separate"/>
      </w:r>
      <w:ins w:id="10" w:author="Ademar Oliva Xavier Jr." w:date="2014-05-27T11:48:00Z">
        <w:r w:rsidR="00F56F38">
          <w:rPr>
            <w:noProof/>
            <w:webHidden/>
          </w:rPr>
          <w:t>11</w:t>
        </w:r>
      </w:ins>
      <w:del w:id="11" w:author="Ademar Oliva Xavier Jr." w:date="2014-05-19T17:11:00Z">
        <w:r w:rsidR="00A66B31" w:rsidDel="00273A30">
          <w:rPr>
            <w:noProof/>
            <w:webHidden/>
          </w:rPr>
          <w:delText>10</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"_Toc387884344" </w:instrText>
      </w:r>
      <w:r>
        <w:fldChar w:fldCharType="separate"/>
      </w:r>
      <w:r w:rsidR="00A66B31" w:rsidRPr="00B43822">
        <w:rPr>
          <w:rStyle w:val="Hyperlink"/>
          <w:noProof/>
        </w:rPr>
        <w:t>5.2</w:t>
      </w:r>
      <w:r w:rsidR="00A66B31">
        <w:rPr>
          <w:rFonts w:asciiTheme="minorHAnsi" w:eastAsiaTheme="minorEastAsia" w:hAnsiTheme="minorHAnsi" w:cstheme="minorBidi"/>
          <w:b w:val="0"/>
          <w:noProof/>
          <w:sz w:val="22"/>
          <w:szCs w:val="22"/>
        </w:rPr>
        <w:tab/>
      </w:r>
      <w:del w:id="12" w:author="Ademar Oliva Xavier Jr." w:date="2014-05-22T11:25:00Z">
        <w:r w:rsidR="00A66B31" w:rsidRPr="00B43822" w:rsidDel="006600BE">
          <w:rPr>
            <w:rStyle w:val="Hyperlink"/>
            <w:noProof/>
          </w:rPr>
          <w:delText>GCD</w:delText>
        </w:r>
      </w:del>
      <w:ins w:id="13" w:author="Ademar Oliva Xavier Jr." w:date="2014-05-22T11:25:00Z">
        <w:r w:rsidR="006600BE">
          <w:rPr>
            <w:rStyle w:val="Hyperlink"/>
            <w:noProof/>
          </w:rPr>
          <w:t>GCO</w:t>
        </w:r>
      </w:ins>
      <w:r w:rsidR="00A66B31" w:rsidRPr="00B43822">
        <w:rPr>
          <w:rStyle w:val="Hyperlink"/>
          <w:noProof/>
        </w:rPr>
        <w:t xml:space="preserve"> – Gerenciador de Comunicação de dados</w:t>
      </w:r>
      <w:r w:rsidR="00A66B31">
        <w:rPr>
          <w:noProof/>
          <w:webHidden/>
        </w:rPr>
        <w:tab/>
      </w:r>
      <w:r w:rsidR="00A66B31">
        <w:rPr>
          <w:noProof/>
          <w:webHidden/>
        </w:rPr>
        <w:fldChar w:fldCharType="begin"/>
      </w:r>
      <w:r w:rsidR="00A66B31">
        <w:rPr>
          <w:noProof/>
          <w:webHidden/>
        </w:rPr>
        <w:instrText xml:space="preserve"> PAGEREF _Toc387884344 \h </w:instrText>
      </w:r>
      <w:r w:rsidR="00A66B31">
        <w:rPr>
          <w:noProof/>
          <w:webHidden/>
        </w:rPr>
      </w:r>
      <w:r w:rsidR="00A66B31">
        <w:rPr>
          <w:noProof/>
          <w:webHidden/>
        </w:rPr>
        <w:fldChar w:fldCharType="separate"/>
      </w:r>
      <w:ins w:id="14" w:author="Ademar Oliva Xavier Jr." w:date="2014-05-27T11:48:00Z">
        <w:r w:rsidR="00F56F38">
          <w:rPr>
            <w:noProof/>
            <w:webHidden/>
          </w:rPr>
          <w:t>12</w:t>
        </w:r>
      </w:ins>
      <w:del w:id="15" w:author="Ademar Oliva Xavier Jr." w:date="2014-05-19T17:11:00Z">
        <w:r w:rsidR="00A66B31" w:rsidDel="00273A30">
          <w:rPr>
            <w:noProof/>
            <w:webHidden/>
          </w:rPr>
          <w:delText>11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"_Toc387884345" </w:instrText>
      </w:r>
      <w:r>
        <w:fldChar w:fldCharType="separate"/>
      </w:r>
      <w:r w:rsidR="00A66B31" w:rsidRPr="00B43822">
        <w:rPr>
          <w:rStyle w:val="Hyperlink"/>
          <w:noProof/>
        </w:rPr>
        <w:t>5.3</w:t>
      </w:r>
      <w:r w:rsidR="00A66B31">
        <w:rPr>
          <w:rFonts w:asciiTheme="minorHAnsi" w:eastAsiaTheme="minorEastAsia" w:hAnsiTheme="minorHAnsi" w:cstheme="minorBidi"/>
          <w:b w:val="0"/>
          <w:noProof/>
          <w:sz w:val="22"/>
          <w:szCs w:val="22"/>
        </w:rPr>
        <w:tab/>
      </w:r>
      <w:r w:rsidR="00A66B31" w:rsidRPr="00B43822">
        <w:rPr>
          <w:rStyle w:val="Hyperlink"/>
          <w:noProof/>
        </w:rPr>
        <w:t>GAI – Gerenciador Automático de Indicadores</w:t>
      </w:r>
      <w:r w:rsidR="00A66B31">
        <w:rPr>
          <w:noProof/>
          <w:webHidden/>
        </w:rPr>
        <w:tab/>
      </w:r>
      <w:r w:rsidR="00A66B31">
        <w:rPr>
          <w:noProof/>
          <w:webHidden/>
        </w:rPr>
        <w:fldChar w:fldCharType="begin"/>
      </w:r>
      <w:r w:rsidR="00A66B31">
        <w:rPr>
          <w:noProof/>
          <w:webHidden/>
        </w:rPr>
        <w:instrText xml:space="preserve"> PAGEREF _Toc387884345 \h </w:instrText>
      </w:r>
      <w:r w:rsidR="00A66B31">
        <w:rPr>
          <w:noProof/>
          <w:webHidden/>
        </w:rPr>
      </w:r>
      <w:r w:rsidR="00A66B31">
        <w:rPr>
          <w:noProof/>
          <w:webHidden/>
        </w:rPr>
        <w:fldChar w:fldCharType="separate"/>
      </w:r>
      <w:ins w:id="16" w:author="Ademar Oliva Xavier Jr." w:date="2014-05-27T11:48:00Z">
        <w:r w:rsidR="00F56F38">
          <w:rPr>
            <w:noProof/>
            <w:webHidden/>
          </w:rPr>
          <w:t>12</w:t>
        </w:r>
      </w:ins>
      <w:del w:id="17" w:author="Ademar Oliva Xavier Jr." w:date="2014-05-19T17:11:00Z">
        <w:r w:rsidR="00A66B31" w:rsidDel="00273A30">
          <w:rPr>
            <w:noProof/>
            <w:webHidden/>
          </w:rPr>
          <w:delText>11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"_Toc387884346" </w:instrText>
      </w:r>
      <w:r>
        <w:fldChar w:fldCharType="separate"/>
      </w:r>
      <w:r w:rsidR="00A66B31" w:rsidRPr="00B43822">
        <w:rPr>
          <w:rStyle w:val="Hyperlink"/>
          <w:noProof/>
        </w:rPr>
        <w:t>5.4</w:t>
      </w:r>
      <w:r w:rsidR="00A66B31">
        <w:rPr>
          <w:rFonts w:asciiTheme="minorHAnsi" w:eastAsiaTheme="minorEastAsia" w:hAnsiTheme="minorHAnsi" w:cstheme="minorBidi"/>
          <w:b w:val="0"/>
          <w:noProof/>
          <w:sz w:val="22"/>
          <w:szCs w:val="22"/>
        </w:rPr>
        <w:tab/>
      </w:r>
      <w:r w:rsidR="00A66B31" w:rsidRPr="00B43822">
        <w:rPr>
          <w:rStyle w:val="Hyperlink"/>
          <w:noProof/>
        </w:rPr>
        <w:t>GIS – Sistema de Georeferenciamento</w:t>
      </w:r>
      <w:r w:rsidR="00A66B31">
        <w:rPr>
          <w:noProof/>
          <w:webHidden/>
        </w:rPr>
        <w:tab/>
      </w:r>
      <w:r w:rsidR="00A66B31">
        <w:rPr>
          <w:noProof/>
          <w:webHidden/>
        </w:rPr>
        <w:fldChar w:fldCharType="begin"/>
      </w:r>
      <w:r w:rsidR="00A66B31">
        <w:rPr>
          <w:noProof/>
          <w:webHidden/>
        </w:rPr>
        <w:instrText xml:space="preserve"> PAGEREF _Toc387884346 \h </w:instrText>
      </w:r>
      <w:r w:rsidR="00A66B31">
        <w:rPr>
          <w:noProof/>
          <w:webHidden/>
        </w:rPr>
      </w:r>
      <w:r w:rsidR="00A66B31">
        <w:rPr>
          <w:noProof/>
          <w:webHidden/>
        </w:rPr>
        <w:fldChar w:fldCharType="separate"/>
      </w:r>
      <w:ins w:id="18" w:author="Ademar Oliva Xavier Jr." w:date="2014-05-27T11:48:00Z">
        <w:r w:rsidR="00F56F38">
          <w:rPr>
            <w:noProof/>
            <w:webHidden/>
          </w:rPr>
          <w:t>13</w:t>
        </w:r>
      </w:ins>
      <w:del w:id="19" w:author="Ademar Oliva Xavier Jr." w:date="2014-05-19T17:11:00Z">
        <w:r w:rsidR="00A66B31" w:rsidDel="00273A30">
          <w:rPr>
            <w:noProof/>
            <w:webHidden/>
          </w:rPr>
          <w:delText>12</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"_Toc387884347" </w:instrText>
      </w:r>
      <w:r>
        <w:fldChar w:fldCharType="separate"/>
      </w:r>
      <w:r w:rsidR="00A66B31" w:rsidRPr="00B43822">
        <w:rPr>
          <w:rStyle w:val="Hyperlink"/>
          <w:noProof/>
        </w:rPr>
        <w:t>5.5</w:t>
      </w:r>
      <w:r w:rsidR="00A66B31">
        <w:rPr>
          <w:rFonts w:asciiTheme="minorHAnsi" w:eastAsiaTheme="minorEastAsia" w:hAnsiTheme="minorHAnsi" w:cstheme="minorBidi"/>
          <w:b w:val="0"/>
          <w:noProof/>
          <w:sz w:val="22"/>
          <w:szCs w:val="22"/>
        </w:rPr>
        <w:tab/>
      </w:r>
      <w:r w:rsidR="00A66B31" w:rsidRPr="00B43822">
        <w:rPr>
          <w:rStyle w:val="Hyperlink"/>
          <w:noProof/>
        </w:rPr>
        <w:t>GRV – Gerenciador de Rastreamento de veículos</w:t>
      </w:r>
      <w:r w:rsidR="00A66B31">
        <w:rPr>
          <w:noProof/>
          <w:webHidden/>
        </w:rPr>
        <w:tab/>
      </w:r>
      <w:r w:rsidR="00A66B31">
        <w:rPr>
          <w:noProof/>
          <w:webHidden/>
        </w:rPr>
        <w:fldChar w:fldCharType="begin"/>
      </w:r>
      <w:r w:rsidR="00A66B31">
        <w:rPr>
          <w:noProof/>
          <w:webHidden/>
        </w:rPr>
        <w:instrText xml:space="preserve"> PAGEREF _Toc387884347 \h </w:instrText>
      </w:r>
      <w:r w:rsidR="00A66B31">
        <w:rPr>
          <w:noProof/>
          <w:webHidden/>
        </w:rPr>
      </w:r>
      <w:r w:rsidR="00A66B31">
        <w:rPr>
          <w:noProof/>
          <w:webHidden/>
        </w:rPr>
        <w:fldChar w:fldCharType="separate"/>
      </w:r>
      <w:ins w:id="20" w:author="Ademar Oliva Xavier Jr." w:date="2014-05-27T11:48:00Z">
        <w:r w:rsidR="00F56F38">
          <w:rPr>
            <w:noProof/>
            <w:webHidden/>
          </w:rPr>
          <w:t>13</w:t>
        </w:r>
      </w:ins>
      <w:del w:id="21" w:author="Ademar Oliva Xavier Jr." w:date="2014-05-19T17:11:00Z">
        <w:r w:rsidR="00A66B31" w:rsidDel="00273A30">
          <w:rPr>
            <w:noProof/>
            <w:webHidden/>
          </w:rPr>
          <w:delText>12</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"_Toc387884348" </w:instrText>
      </w:r>
      <w:r>
        <w:fldChar w:fldCharType="separate"/>
      </w:r>
      <w:r w:rsidR="00A66B31" w:rsidRPr="00B43822">
        <w:rPr>
          <w:rStyle w:val="Hyperlink"/>
          <w:noProof/>
        </w:rPr>
        <w:t>5.6</w:t>
      </w:r>
      <w:r w:rsidR="00A66B31">
        <w:rPr>
          <w:rFonts w:asciiTheme="minorHAnsi" w:eastAsiaTheme="minorEastAsia" w:hAnsiTheme="minorHAnsi" w:cstheme="minorBidi"/>
          <w:b w:val="0"/>
          <w:noProof/>
          <w:sz w:val="22"/>
          <w:szCs w:val="22"/>
        </w:rPr>
        <w:tab/>
      </w:r>
      <w:r w:rsidR="00A66B31" w:rsidRPr="00B43822">
        <w:rPr>
          <w:rStyle w:val="Hyperlink"/>
          <w:noProof/>
        </w:rPr>
        <w:t>SGIweb – Sistema de Gestão Integrada via WEB</w:t>
      </w:r>
      <w:r w:rsidR="00A66B31">
        <w:rPr>
          <w:noProof/>
          <w:webHidden/>
        </w:rPr>
        <w:tab/>
      </w:r>
      <w:r w:rsidR="00A66B31">
        <w:rPr>
          <w:noProof/>
          <w:webHidden/>
        </w:rPr>
        <w:fldChar w:fldCharType="begin"/>
      </w:r>
      <w:r w:rsidR="00A66B31">
        <w:rPr>
          <w:noProof/>
          <w:webHidden/>
        </w:rPr>
        <w:instrText xml:space="preserve"> PAGEREF _Toc387884348 \h </w:instrText>
      </w:r>
      <w:r w:rsidR="00A66B31">
        <w:rPr>
          <w:noProof/>
          <w:webHidden/>
        </w:rPr>
      </w:r>
      <w:r w:rsidR="00A66B31">
        <w:rPr>
          <w:noProof/>
          <w:webHidden/>
        </w:rPr>
        <w:fldChar w:fldCharType="separate"/>
      </w:r>
      <w:ins w:id="22" w:author="Ademar Oliva Xavier Jr." w:date="2014-05-27T11:48:00Z">
        <w:r w:rsidR="00F56F38">
          <w:rPr>
            <w:noProof/>
            <w:webHidden/>
          </w:rPr>
          <w:t>13</w:t>
        </w:r>
      </w:ins>
      <w:del w:id="23" w:author="Ademar Oliva Xavier Jr." w:date="2014-05-19T17:11:00Z">
        <w:r w:rsidR="00A66B31" w:rsidDel="00273A30">
          <w:rPr>
            <w:noProof/>
            <w:webHidden/>
          </w:rPr>
          <w:delText>12</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"_Toc387884349" </w:instrText>
      </w:r>
      <w:r>
        <w:fldChar w:fldCharType="separate"/>
      </w:r>
      <w:r w:rsidR="00A66B31" w:rsidRPr="00B43822">
        <w:rPr>
          <w:rStyle w:val="Hyperlink"/>
          <w:noProof/>
        </w:rPr>
        <w:t>6</w:t>
      </w:r>
      <w:r w:rsidR="00A66B31">
        <w:rPr>
          <w:rFonts w:asciiTheme="minorHAnsi" w:eastAsiaTheme="minorEastAsia" w:hAnsiTheme="minorHAnsi" w:cstheme="minorBidi"/>
          <w:b w:val="0"/>
          <w:caps w:val="0"/>
          <w:noProof/>
          <w:szCs w:val="22"/>
        </w:rPr>
        <w:tab/>
      </w:r>
      <w:r w:rsidR="00A66B31" w:rsidRPr="00B43822">
        <w:rPr>
          <w:rStyle w:val="Hyperlink"/>
          <w:noProof/>
        </w:rPr>
        <w:t>Fornecimentos</w:t>
      </w:r>
      <w:r w:rsidR="00A66B31">
        <w:rPr>
          <w:noProof/>
          <w:webHidden/>
        </w:rPr>
        <w:tab/>
      </w:r>
      <w:r w:rsidR="00A66B31">
        <w:rPr>
          <w:noProof/>
          <w:webHidden/>
        </w:rPr>
        <w:fldChar w:fldCharType="begin"/>
      </w:r>
      <w:r w:rsidR="00A66B31">
        <w:rPr>
          <w:noProof/>
          <w:webHidden/>
        </w:rPr>
        <w:instrText xml:space="preserve"> PAGEREF _Toc387884349 \h </w:instrText>
      </w:r>
      <w:r w:rsidR="00A66B31">
        <w:rPr>
          <w:noProof/>
          <w:webHidden/>
        </w:rPr>
      </w:r>
      <w:r w:rsidR="00A66B31">
        <w:rPr>
          <w:noProof/>
          <w:webHidden/>
        </w:rPr>
        <w:fldChar w:fldCharType="separate"/>
      </w:r>
      <w:ins w:id="24" w:author="Ademar Oliva Xavier Jr." w:date="2014-05-27T11:48:00Z">
        <w:r w:rsidR="00F56F38">
          <w:rPr>
            <w:noProof/>
            <w:webHidden/>
          </w:rPr>
          <w:t>14</w:t>
        </w:r>
      </w:ins>
      <w:del w:id="25" w:author="Ademar Oliva Xavier Jr." w:date="2014-05-19T17:11:00Z">
        <w:r w:rsidR="00A66B31" w:rsidDel="00273A30">
          <w:rPr>
            <w:noProof/>
            <w:webHidden/>
          </w:rPr>
          <w:delText>13</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"_Toc387884350" </w:instrText>
      </w:r>
      <w:r>
        <w:fldChar w:fldCharType="separate"/>
      </w:r>
      <w:r w:rsidR="00A66B31" w:rsidRPr="00B43822">
        <w:rPr>
          <w:rStyle w:val="Hyperlink"/>
          <w:noProof/>
        </w:rPr>
        <w:t>6.1</w:t>
      </w:r>
      <w:r w:rsidR="00A66B31">
        <w:rPr>
          <w:rFonts w:asciiTheme="minorHAnsi" w:eastAsiaTheme="minorEastAsia" w:hAnsiTheme="minorHAnsi" w:cstheme="minorBidi"/>
          <w:b w:val="0"/>
          <w:noProof/>
          <w:sz w:val="22"/>
          <w:szCs w:val="22"/>
        </w:rPr>
        <w:tab/>
      </w:r>
      <w:r w:rsidR="00A66B31" w:rsidRPr="00B43822">
        <w:rPr>
          <w:rStyle w:val="Hyperlink"/>
          <w:noProof/>
        </w:rPr>
        <w:t>PEA – Painel Elétrico de Automação</w:t>
      </w:r>
      <w:r w:rsidR="00A66B31">
        <w:rPr>
          <w:noProof/>
          <w:webHidden/>
        </w:rPr>
        <w:tab/>
      </w:r>
      <w:r w:rsidR="00A66B31">
        <w:rPr>
          <w:noProof/>
          <w:webHidden/>
        </w:rPr>
        <w:fldChar w:fldCharType="begin"/>
      </w:r>
      <w:r w:rsidR="00A66B31">
        <w:rPr>
          <w:noProof/>
          <w:webHidden/>
        </w:rPr>
        <w:instrText xml:space="preserve"> PAGEREF _Toc387884350 \h </w:instrText>
      </w:r>
      <w:r w:rsidR="00A66B31">
        <w:rPr>
          <w:noProof/>
          <w:webHidden/>
        </w:rPr>
      </w:r>
      <w:r w:rsidR="00A66B31">
        <w:rPr>
          <w:noProof/>
          <w:webHidden/>
        </w:rPr>
        <w:fldChar w:fldCharType="separate"/>
      </w:r>
      <w:ins w:id="26" w:author="Ademar Oliva Xavier Jr." w:date="2014-05-27T11:48:00Z">
        <w:r w:rsidR="00F56F38">
          <w:rPr>
            <w:noProof/>
            <w:webHidden/>
          </w:rPr>
          <w:t>15</w:t>
        </w:r>
      </w:ins>
      <w:del w:id="27" w:author="Ademar Oliva Xavier Jr." w:date="2014-05-19T17:11:00Z">
        <w:r w:rsidR="00A66B31" w:rsidDel="00273A30">
          <w:rPr>
            <w:noProof/>
            <w:webHidden/>
          </w:rPr>
          <w:delText>14</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"_Toc387884351" </w:instrText>
      </w:r>
      <w:r>
        <w:fldChar w:fldCharType="separate"/>
      </w:r>
      <w:r w:rsidR="00A66B31" w:rsidRPr="00B43822">
        <w:rPr>
          <w:rStyle w:val="Hyperlink"/>
          <w:noProof/>
        </w:rPr>
        <w:t>Memorial Descritivo - Fabricação</w:t>
      </w:r>
      <w:r w:rsidR="00A66B31">
        <w:rPr>
          <w:noProof/>
          <w:webHidden/>
        </w:rPr>
        <w:tab/>
      </w:r>
      <w:r w:rsidR="00A66B31">
        <w:rPr>
          <w:noProof/>
          <w:webHidden/>
        </w:rPr>
        <w:fldChar w:fldCharType="begin"/>
      </w:r>
      <w:r w:rsidR="00A66B31">
        <w:rPr>
          <w:noProof/>
          <w:webHidden/>
        </w:rPr>
        <w:instrText xml:space="preserve"> PAGEREF _Toc387884351 \h </w:instrText>
      </w:r>
      <w:r w:rsidR="00A66B31">
        <w:rPr>
          <w:noProof/>
          <w:webHidden/>
        </w:rPr>
      </w:r>
      <w:r w:rsidR="00A66B31">
        <w:rPr>
          <w:noProof/>
          <w:webHidden/>
        </w:rPr>
        <w:fldChar w:fldCharType="separate"/>
      </w:r>
      <w:ins w:id="28" w:author="Ademar Oliva Xavier Jr." w:date="2014-05-27T11:48:00Z">
        <w:r w:rsidR="00F56F38">
          <w:rPr>
            <w:noProof/>
            <w:webHidden/>
          </w:rPr>
          <w:t>15</w:t>
        </w:r>
      </w:ins>
      <w:del w:id="29" w:author="Ademar Oliva Xavier Jr." w:date="2014-05-19T17:11:00Z">
        <w:r w:rsidR="00A66B31" w:rsidDel="00273A30">
          <w:rPr>
            <w:noProof/>
            <w:webHidden/>
          </w:rPr>
          <w:delText>14</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"_Toc387884352" </w:instrText>
      </w:r>
      <w:r>
        <w:fldChar w:fldCharType="separate"/>
      </w:r>
      <w:r w:rsidR="00A66B31" w:rsidRPr="00B43822">
        <w:rPr>
          <w:rStyle w:val="Hyperlink"/>
          <w:noProof/>
        </w:rPr>
        <w:t>Memorial Descritivo - Material</w:t>
      </w:r>
      <w:r w:rsidR="00A66B31">
        <w:rPr>
          <w:noProof/>
          <w:webHidden/>
        </w:rPr>
        <w:tab/>
      </w:r>
      <w:r w:rsidR="00A66B31">
        <w:rPr>
          <w:noProof/>
          <w:webHidden/>
        </w:rPr>
        <w:fldChar w:fldCharType="begin"/>
      </w:r>
      <w:r w:rsidR="00A66B31">
        <w:rPr>
          <w:noProof/>
          <w:webHidden/>
        </w:rPr>
        <w:instrText xml:space="preserve"> PAGEREF _Toc387884352 \h </w:instrText>
      </w:r>
      <w:r w:rsidR="00A66B31">
        <w:rPr>
          <w:noProof/>
          <w:webHidden/>
        </w:rPr>
      </w:r>
      <w:r w:rsidR="00A66B31">
        <w:rPr>
          <w:noProof/>
          <w:webHidden/>
        </w:rPr>
        <w:fldChar w:fldCharType="separate"/>
      </w:r>
      <w:ins w:id="30" w:author="Ademar Oliva Xavier Jr." w:date="2014-05-27T11:48:00Z">
        <w:r w:rsidR="00F56F38">
          <w:rPr>
            <w:noProof/>
            <w:webHidden/>
          </w:rPr>
          <w:t>15</w:t>
        </w:r>
      </w:ins>
      <w:del w:id="31" w:author="Ademar Oliva Xavier Jr." w:date="2014-05-19T17:11:00Z">
        <w:r w:rsidR="00A66B31" w:rsidDel="00273A30">
          <w:rPr>
            <w:noProof/>
            <w:webHidden/>
          </w:rPr>
          <w:delText>14</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"_Toc387884353" </w:instrText>
      </w:r>
      <w:r>
        <w:fldChar w:fldCharType="separate"/>
      </w:r>
      <w:r w:rsidR="00A66B31" w:rsidRPr="00B43822">
        <w:rPr>
          <w:rStyle w:val="Hyperlink"/>
          <w:noProof/>
        </w:rPr>
        <w:t>Memorial Descritivo - Serviço.</w:t>
      </w:r>
      <w:r w:rsidR="00A66B31">
        <w:rPr>
          <w:noProof/>
          <w:webHidden/>
        </w:rPr>
        <w:tab/>
      </w:r>
      <w:r w:rsidR="00A66B31">
        <w:rPr>
          <w:noProof/>
          <w:webHidden/>
        </w:rPr>
        <w:fldChar w:fldCharType="begin"/>
      </w:r>
      <w:r w:rsidR="00A66B31">
        <w:rPr>
          <w:noProof/>
          <w:webHidden/>
        </w:rPr>
        <w:instrText xml:space="preserve"> PAGEREF _Toc387884353 \h </w:instrText>
      </w:r>
      <w:r w:rsidR="00A66B31">
        <w:rPr>
          <w:noProof/>
          <w:webHidden/>
        </w:rPr>
      </w:r>
      <w:r w:rsidR="00A66B31">
        <w:rPr>
          <w:noProof/>
          <w:webHidden/>
        </w:rPr>
        <w:fldChar w:fldCharType="separate"/>
      </w:r>
      <w:ins w:id="32" w:author="Ademar Oliva Xavier Jr." w:date="2014-05-27T11:48:00Z">
        <w:r w:rsidR="00F56F38">
          <w:rPr>
            <w:noProof/>
            <w:webHidden/>
          </w:rPr>
          <w:t>15</w:t>
        </w:r>
      </w:ins>
      <w:del w:id="33" w:author="Ademar Oliva Xavier Jr." w:date="2014-05-19T17:11:00Z">
        <w:r w:rsidR="00A66B31" w:rsidDel="00273A30">
          <w:rPr>
            <w:noProof/>
            <w:webHidden/>
          </w:rPr>
          <w:delText>14</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"_Toc387884354" </w:instrText>
      </w:r>
      <w:r>
        <w:fldChar w:fldCharType="separate"/>
      </w:r>
      <w:r w:rsidR="00A66B31" w:rsidRPr="00B43822">
        <w:rPr>
          <w:rStyle w:val="Hyperlink"/>
          <w:noProof/>
        </w:rPr>
        <w:t>6.2</w:t>
      </w:r>
      <w:r w:rsidR="00A66B31">
        <w:rPr>
          <w:rFonts w:asciiTheme="minorHAnsi" w:eastAsiaTheme="minorEastAsia" w:hAnsiTheme="minorHAnsi" w:cstheme="minorBidi"/>
          <w:b w:val="0"/>
          <w:noProof/>
          <w:sz w:val="22"/>
          <w:szCs w:val="22"/>
        </w:rPr>
        <w:tab/>
      </w:r>
      <w:r w:rsidR="00A66B31" w:rsidRPr="00B43822">
        <w:rPr>
          <w:rStyle w:val="Hyperlink"/>
          <w:noProof/>
        </w:rPr>
        <w:t>GAI – Gerenciador Automático de Indicadores</w:t>
      </w:r>
      <w:r w:rsidR="00A66B31">
        <w:rPr>
          <w:noProof/>
          <w:webHidden/>
        </w:rPr>
        <w:tab/>
      </w:r>
      <w:r w:rsidR="00A66B31">
        <w:rPr>
          <w:noProof/>
          <w:webHidden/>
        </w:rPr>
        <w:fldChar w:fldCharType="begin"/>
      </w:r>
      <w:r w:rsidR="00A66B31">
        <w:rPr>
          <w:noProof/>
          <w:webHidden/>
        </w:rPr>
        <w:instrText xml:space="preserve"> PAGEREF _Toc387884354 \h </w:instrText>
      </w:r>
      <w:r w:rsidR="00A66B31">
        <w:rPr>
          <w:noProof/>
          <w:webHidden/>
        </w:rPr>
      </w:r>
      <w:r w:rsidR="00A66B31">
        <w:rPr>
          <w:noProof/>
          <w:webHidden/>
        </w:rPr>
        <w:fldChar w:fldCharType="separate"/>
      </w:r>
      <w:ins w:id="34" w:author="Ademar Oliva Xavier Jr." w:date="2014-05-27T11:48:00Z">
        <w:r w:rsidR="00F56F38">
          <w:rPr>
            <w:noProof/>
            <w:webHidden/>
          </w:rPr>
          <w:t>16</w:t>
        </w:r>
      </w:ins>
      <w:del w:id="35" w:author="Ademar Oliva Xavier Jr." w:date="2014-05-19T17:11:00Z">
        <w:r w:rsidR="00A66B31" w:rsidDel="00273A30">
          <w:rPr>
            <w:noProof/>
            <w:webHidden/>
          </w:rPr>
          <w:delText>15</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"_Toc387884355" </w:instrText>
      </w:r>
      <w:r>
        <w:fldChar w:fldCharType="separate"/>
      </w:r>
      <w:r w:rsidR="00A66B31" w:rsidRPr="00B43822">
        <w:rPr>
          <w:rStyle w:val="Hyperlink"/>
          <w:noProof/>
        </w:rPr>
        <w:t>Memorial Descritivo - Requisito de Negócio</w:t>
      </w:r>
      <w:r w:rsidR="00A66B31">
        <w:rPr>
          <w:noProof/>
          <w:webHidden/>
        </w:rPr>
        <w:tab/>
      </w:r>
      <w:r w:rsidR="00A66B31">
        <w:rPr>
          <w:noProof/>
          <w:webHidden/>
        </w:rPr>
        <w:fldChar w:fldCharType="begin"/>
      </w:r>
      <w:r w:rsidR="00A66B31">
        <w:rPr>
          <w:noProof/>
          <w:webHidden/>
        </w:rPr>
        <w:instrText xml:space="preserve"> PAGEREF _Toc387884355 \h </w:instrText>
      </w:r>
      <w:r w:rsidR="00A66B31">
        <w:rPr>
          <w:noProof/>
          <w:webHidden/>
        </w:rPr>
      </w:r>
      <w:r w:rsidR="00A66B31">
        <w:rPr>
          <w:noProof/>
          <w:webHidden/>
        </w:rPr>
        <w:fldChar w:fldCharType="separate"/>
      </w:r>
      <w:ins w:id="36" w:author="Ademar Oliva Xavier Jr." w:date="2014-05-27T11:48:00Z">
        <w:r w:rsidR="00F56F38">
          <w:rPr>
            <w:noProof/>
            <w:webHidden/>
          </w:rPr>
          <w:t>16</w:t>
        </w:r>
      </w:ins>
      <w:del w:id="37" w:author="Ademar Oliva Xavier Jr." w:date="2014-05-19T17:11:00Z">
        <w:r w:rsidR="00A66B31" w:rsidDel="00273A30">
          <w:rPr>
            <w:noProof/>
            <w:webHidden/>
          </w:rPr>
          <w:delText>15</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"_Toc387884356" </w:instrText>
      </w:r>
      <w:r>
        <w:fldChar w:fldCharType="separate"/>
      </w:r>
      <w:r w:rsidR="00A66B31" w:rsidRPr="00B43822">
        <w:rPr>
          <w:rStyle w:val="Hyperlink"/>
          <w:noProof/>
        </w:rPr>
        <w:t>Memorial Descritivo - Requisito Funcional</w:t>
      </w:r>
      <w:r w:rsidR="00A66B31">
        <w:rPr>
          <w:noProof/>
          <w:webHidden/>
        </w:rPr>
        <w:tab/>
      </w:r>
      <w:r w:rsidR="00A66B31">
        <w:rPr>
          <w:noProof/>
          <w:webHidden/>
        </w:rPr>
        <w:fldChar w:fldCharType="begin"/>
      </w:r>
      <w:r w:rsidR="00A66B31">
        <w:rPr>
          <w:noProof/>
          <w:webHidden/>
        </w:rPr>
        <w:instrText xml:space="preserve"> PAGEREF _Toc387884356 \h </w:instrText>
      </w:r>
      <w:r w:rsidR="00A66B31">
        <w:rPr>
          <w:noProof/>
          <w:webHidden/>
        </w:rPr>
      </w:r>
      <w:r w:rsidR="00A66B31">
        <w:rPr>
          <w:noProof/>
          <w:webHidden/>
        </w:rPr>
        <w:fldChar w:fldCharType="separate"/>
      </w:r>
      <w:ins w:id="38" w:author="Ademar Oliva Xavier Jr." w:date="2014-05-27T11:48:00Z">
        <w:r w:rsidR="00F56F38">
          <w:rPr>
            <w:noProof/>
            <w:webHidden/>
          </w:rPr>
          <w:t>19</w:t>
        </w:r>
      </w:ins>
      <w:del w:id="39" w:author="Ademar Oliva Xavier Jr." w:date="2014-05-19T17:11:00Z">
        <w:r w:rsidR="00A66B31" w:rsidDel="00273A30">
          <w:rPr>
            <w:noProof/>
            <w:webHidden/>
          </w:rPr>
          <w:delText>18</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"_Toc387884357" </w:instrText>
      </w:r>
      <w:r>
        <w:fldChar w:fldCharType="separate"/>
      </w:r>
      <w:r w:rsidR="00A66B31" w:rsidRPr="00B43822">
        <w:rPr>
          <w:rStyle w:val="Hyperlink"/>
          <w:noProof/>
        </w:rPr>
        <w:t>7</w:t>
      </w:r>
      <w:r w:rsidR="00A66B31">
        <w:rPr>
          <w:rFonts w:asciiTheme="minorHAnsi" w:eastAsiaTheme="minorEastAsia" w:hAnsiTheme="minorHAnsi" w:cstheme="minorBidi"/>
          <w:b w:val="0"/>
          <w:caps w:val="0"/>
          <w:noProof/>
          <w:szCs w:val="22"/>
        </w:rPr>
        <w:tab/>
      </w:r>
      <w:r w:rsidR="00A66B31" w:rsidRPr="00B43822">
        <w:rPr>
          <w:rStyle w:val="Hyperlink"/>
          <w:noProof/>
        </w:rPr>
        <w:t>Qualificação técnica</w:t>
      </w:r>
      <w:r w:rsidR="00A66B31">
        <w:rPr>
          <w:noProof/>
          <w:webHidden/>
        </w:rPr>
        <w:tab/>
      </w:r>
      <w:r w:rsidR="00A66B31">
        <w:rPr>
          <w:noProof/>
          <w:webHidden/>
        </w:rPr>
        <w:fldChar w:fldCharType="begin"/>
      </w:r>
      <w:r w:rsidR="00A66B31">
        <w:rPr>
          <w:noProof/>
          <w:webHidden/>
        </w:rPr>
        <w:instrText xml:space="preserve"> PAGEREF _Toc387884357 \h </w:instrText>
      </w:r>
      <w:r w:rsidR="00A66B31">
        <w:rPr>
          <w:noProof/>
          <w:webHidden/>
        </w:rPr>
      </w:r>
      <w:r w:rsidR="00A66B31">
        <w:rPr>
          <w:noProof/>
          <w:webHidden/>
        </w:rPr>
        <w:fldChar w:fldCharType="separate"/>
      </w:r>
      <w:ins w:id="40" w:author="Ademar Oliva Xavier Jr." w:date="2014-05-27T11:48:00Z">
        <w:r w:rsidR="00F56F38">
          <w:rPr>
            <w:noProof/>
            <w:webHidden/>
          </w:rPr>
          <w:t>22</w:t>
        </w:r>
      </w:ins>
      <w:del w:id="41"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"_Toc387884358" </w:instrText>
      </w:r>
      <w:r>
        <w:fldChar w:fldCharType="separate"/>
      </w:r>
      <w:r w:rsidR="00A66B31" w:rsidRPr="00B43822">
        <w:rPr>
          <w:rStyle w:val="Hyperlink"/>
          <w:noProof/>
        </w:rPr>
        <w:t>7.1</w:t>
      </w:r>
      <w:r w:rsidR="00A66B31">
        <w:rPr>
          <w:rFonts w:asciiTheme="minorHAnsi" w:eastAsiaTheme="minorEastAsia" w:hAnsiTheme="minorHAnsi" w:cstheme="minorBidi"/>
          <w:b w:val="0"/>
          <w:noProof/>
          <w:sz w:val="22"/>
          <w:szCs w:val="22"/>
        </w:rPr>
        <w:tab/>
      </w:r>
      <w:r w:rsidR="00A66B31" w:rsidRPr="00B43822">
        <w:rPr>
          <w:rStyle w:val="Hyperlink"/>
          <w:noProof/>
        </w:rPr>
        <w:t>Apresentar atestado de fornecimento ou declaração emitida por pessoa jurídica de direito público ou privado, comprovando que a licitante já forneceu equipamentos de telemetria via GPRS, em quantidades e prazos semelhantes com o objeto da licitação.</w:t>
      </w:r>
      <w:r w:rsidR="00A66B31">
        <w:rPr>
          <w:noProof/>
          <w:webHidden/>
        </w:rPr>
        <w:tab/>
      </w:r>
      <w:r w:rsidR="00A66B31">
        <w:rPr>
          <w:noProof/>
          <w:webHidden/>
        </w:rPr>
        <w:fldChar w:fldCharType="begin"/>
      </w:r>
      <w:r w:rsidR="00A66B31">
        <w:rPr>
          <w:noProof/>
          <w:webHidden/>
        </w:rPr>
        <w:instrText xml:space="preserve"> PAGEREF _Toc387884358 \h </w:instrText>
      </w:r>
      <w:r w:rsidR="00A66B31">
        <w:rPr>
          <w:noProof/>
          <w:webHidden/>
        </w:rPr>
      </w:r>
      <w:r w:rsidR="00A66B31">
        <w:rPr>
          <w:noProof/>
          <w:webHidden/>
        </w:rPr>
        <w:fldChar w:fldCharType="separate"/>
      </w:r>
      <w:ins w:id="42" w:author="Ademar Oliva Xavier Jr." w:date="2014-05-27T11:48:00Z">
        <w:r w:rsidR="00F56F38">
          <w:rPr>
            <w:noProof/>
            <w:webHidden/>
          </w:rPr>
          <w:t>22</w:t>
        </w:r>
      </w:ins>
      <w:del w:id="43"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"_Toc387884359" </w:instrText>
      </w:r>
      <w:r>
        <w:fldChar w:fldCharType="separate"/>
      </w:r>
      <w:r w:rsidR="00A66B31" w:rsidRPr="00B43822">
        <w:rPr>
          <w:rStyle w:val="Hyperlink"/>
          <w:noProof/>
        </w:rPr>
        <w:t>O(s) atestado(s) ou declaração(ões) deverá(ão) ser emitido(s) em papel timbrado da emitente, datado e assinado e, deverá se referir a fornecimentos concluídos, com especificação do objeto oferecido, e informações relativas ao desempenho da entrega. Devem comtemplar o fornecimento de equipamentos de comunicação GPRS energizados e a bateria na quantidade mínima de 20 unidades alimentadas por bateria(s) e 20 equipamentos alimentados por energia elétrica.</w:t>
      </w:r>
      <w:r w:rsidR="00A66B31">
        <w:rPr>
          <w:noProof/>
          <w:webHidden/>
        </w:rPr>
        <w:tab/>
      </w:r>
      <w:r w:rsidR="00A66B31">
        <w:rPr>
          <w:noProof/>
          <w:webHidden/>
        </w:rPr>
        <w:fldChar w:fldCharType="begin"/>
      </w:r>
      <w:r w:rsidR="00A66B31">
        <w:rPr>
          <w:noProof/>
          <w:webHidden/>
        </w:rPr>
        <w:instrText xml:space="preserve"> PAGEREF _Toc387884359 \h </w:instrText>
      </w:r>
      <w:r w:rsidR="00A66B31">
        <w:rPr>
          <w:noProof/>
          <w:webHidden/>
        </w:rPr>
      </w:r>
      <w:r w:rsidR="00A66B31">
        <w:rPr>
          <w:noProof/>
          <w:webHidden/>
        </w:rPr>
        <w:fldChar w:fldCharType="separate"/>
      </w:r>
      <w:ins w:id="44" w:author="Ademar Oliva Xavier Jr." w:date="2014-05-27T11:48:00Z">
        <w:r w:rsidR="00F56F38">
          <w:rPr>
            <w:noProof/>
            <w:webHidden/>
          </w:rPr>
          <w:t>22</w:t>
        </w:r>
      </w:ins>
      <w:del w:id="45"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lastRenderedPageBreak/>
        <w:fldChar w:fldCharType="begin"/>
      </w:r>
      <w:r>
        <w:instrText xml:space="preserve"> HYPERLINK \l "_Toc387884360" </w:instrText>
      </w:r>
      <w:r>
        <w:fldChar w:fldCharType="separate"/>
      </w:r>
      <w:r w:rsidR="00A66B31" w:rsidRPr="00B43822">
        <w:rPr>
          <w:rStyle w:val="Hyperlink"/>
          <w:noProof/>
        </w:rPr>
        <w:t>7.2</w:t>
      </w:r>
      <w:r w:rsidR="00A66B31">
        <w:rPr>
          <w:rFonts w:asciiTheme="minorHAnsi" w:eastAsiaTheme="minorEastAsia" w:hAnsiTheme="minorHAnsi" w:cstheme="minorBidi"/>
          <w:b w:val="0"/>
          <w:noProof/>
          <w:sz w:val="22"/>
          <w:szCs w:val="22"/>
        </w:rPr>
        <w:tab/>
      </w:r>
      <w:r w:rsidR="00A66B31" w:rsidRPr="00B43822">
        <w:rPr>
          <w:rStyle w:val="Hyperlink"/>
          <w:noProof/>
        </w:rPr>
        <w:t>Apresentar atestado de desenvolvimento de software para WEB emitida por pessoa jurídica de direito público ou privado, comprovando que a licitante já desenvolveu sistema de gestão aplicado ao setor de saneamento, utilizando ferramentas de desenvolvimento na tecnologia Microsoft .NET, linguagem C#, banco de dados MS SQL Server, Web Services, HTML5, JAVASCRIPT, EXT.NET e Crystal Reports. O desenvolvimento deve apresentar características corporativas, com serviços executados comtemplando no mínimo 400 horas de programação.</w:t>
      </w:r>
      <w:r w:rsidR="00A66B31">
        <w:rPr>
          <w:noProof/>
          <w:webHidden/>
        </w:rPr>
        <w:tab/>
      </w:r>
      <w:r w:rsidR="00A66B31">
        <w:rPr>
          <w:noProof/>
          <w:webHidden/>
        </w:rPr>
        <w:fldChar w:fldCharType="begin"/>
      </w:r>
      <w:r w:rsidR="00A66B31">
        <w:rPr>
          <w:noProof/>
          <w:webHidden/>
        </w:rPr>
        <w:instrText xml:space="preserve"> PAGEREF _Toc387884360 \h </w:instrText>
      </w:r>
      <w:r w:rsidR="00A66B31">
        <w:rPr>
          <w:noProof/>
          <w:webHidden/>
        </w:rPr>
      </w:r>
      <w:r w:rsidR="00A66B31">
        <w:rPr>
          <w:noProof/>
          <w:webHidden/>
        </w:rPr>
        <w:fldChar w:fldCharType="separate"/>
      </w:r>
      <w:ins w:id="46" w:author="Ademar Oliva Xavier Jr." w:date="2014-05-27T11:48:00Z">
        <w:r w:rsidR="00F56F38">
          <w:rPr>
            <w:noProof/>
            <w:webHidden/>
          </w:rPr>
          <w:t>22</w:t>
        </w:r>
      </w:ins>
      <w:del w:id="47"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"_Toc387884361" </w:instrText>
      </w:r>
      <w:r>
        <w:fldChar w:fldCharType="separate"/>
      </w:r>
      <w:r w:rsidR="00A66B31" w:rsidRPr="00B43822">
        <w:rPr>
          <w:rStyle w:val="Hyperlink"/>
          <w:noProof/>
        </w:rPr>
        <w:t>7.3</w:t>
      </w:r>
      <w:r w:rsidR="00A66B31">
        <w:rPr>
          <w:rFonts w:asciiTheme="minorHAnsi" w:eastAsiaTheme="minorEastAsia" w:hAnsiTheme="minorHAnsi" w:cstheme="minorBidi"/>
          <w:b w:val="0"/>
          <w:noProof/>
          <w:sz w:val="22"/>
          <w:szCs w:val="22"/>
        </w:rPr>
        <w:tab/>
      </w:r>
      <w:r w:rsidR="00A66B31" w:rsidRPr="00B43822">
        <w:rPr>
          <w:rStyle w:val="Hyperlink"/>
          <w:noProof/>
        </w:rPr>
        <w:t>Apresentar atestado de capacidade técnica no nome do profissional comprovando a execução de serviços de conversão de dados de redes de água, consumidores, mapeamento e curvas de nível para empresas de engenharia ou saneamento, com tecnologia de banco de dados geográfico, desde que o usuário final seja empresa de saneamento.</w:t>
      </w:r>
      <w:r w:rsidR="00A66B31">
        <w:rPr>
          <w:noProof/>
          <w:webHidden/>
        </w:rPr>
        <w:tab/>
      </w:r>
      <w:r w:rsidR="00A66B31">
        <w:rPr>
          <w:noProof/>
          <w:webHidden/>
        </w:rPr>
        <w:fldChar w:fldCharType="begin"/>
      </w:r>
      <w:r w:rsidR="00A66B31">
        <w:rPr>
          <w:noProof/>
          <w:webHidden/>
        </w:rPr>
        <w:instrText xml:space="preserve"> PAGEREF _Toc387884361 \h </w:instrText>
      </w:r>
      <w:r w:rsidR="00A66B31">
        <w:rPr>
          <w:noProof/>
          <w:webHidden/>
        </w:rPr>
      </w:r>
      <w:r w:rsidR="00A66B31">
        <w:rPr>
          <w:noProof/>
          <w:webHidden/>
        </w:rPr>
        <w:fldChar w:fldCharType="separate"/>
      </w:r>
      <w:ins w:id="48" w:author="Ademar Oliva Xavier Jr." w:date="2014-05-27T11:48:00Z">
        <w:r w:rsidR="00F56F38">
          <w:rPr>
            <w:noProof/>
            <w:webHidden/>
          </w:rPr>
          <w:t>22</w:t>
        </w:r>
      </w:ins>
      <w:del w:id="49"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"_Toc387884362" </w:instrText>
      </w:r>
      <w:r>
        <w:fldChar w:fldCharType="separate"/>
      </w:r>
      <w:r w:rsidR="00A66B31" w:rsidRPr="00B43822">
        <w:rPr>
          <w:rStyle w:val="Hyperlink"/>
          <w:noProof/>
        </w:rPr>
        <w:t>O profissional deverá fazer parte do quadro permanente da empresa licitante na data de apresentação dos documentos de habilitação e propostas, na condição de empregado, consultor, diretor ou sócio da licitante, obrigatoriamente comprovado através da apresentação de cópias de documentação pertinente à condição, ou seja: Carteira de Trabalho ou Ficha de Registro Funcional, ou Contrato Social, ou Ata da Assembleia Geral Ordinária que o elegeu para a administração, ou através de contrato de prestação de serviços firmado antes da publicação deste edital.</w:t>
      </w:r>
      <w:r w:rsidR="00A66B31">
        <w:rPr>
          <w:noProof/>
          <w:webHidden/>
        </w:rPr>
        <w:tab/>
      </w:r>
      <w:r w:rsidR="00A66B31">
        <w:rPr>
          <w:noProof/>
          <w:webHidden/>
        </w:rPr>
        <w:fldChar w:fldCharType="begin"/>
      </w:r>
      <w:r w:rsidR="00A66B31">
        <w:rPr>
          <w:noProof/>
          <w:webHidden/>
        </w:rPr>
        <w:instrText xml:space="preserve"> PAGEREF _Toc387884362 \h </w:instrText>
      </w:r>
      <w:r w:rsidR="00A66B31">
        <w:rPr>
          <w:noProof/>
          <w:webHidden/>
        </w:rPr>
      </w:r>
      <w:r w:rsidR="00A66B31">
        <w:rPr>
          <w:noProof/>
          <w:webHidden/>
        </w:rPr>
        <w:fldChar w:fldCharType="separate"/>
      </w:r>
      <w:ins w:id="50" w:author="Ademar Oliva Xavier Jr." w:date="2014-05-27T11:48:00Z">
        <w:r w:rsidR="00F56F38">
          <w:rPr>
            <w:noProof/>
            <w:webHidden/>
          </w:rPr>
          <w:t>22</w:t>
        </w:r>
      </w:ins>
      <w:del w:id="51"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"_Toc387884363" </w:instrText>
      </w:r>
      <w:r>
        <w:fldChar w:fldCharType="separate"/>
      </w:r>
      <w:r w:rsidR="00A66B31" w:rsidRPr="00B43822">
        <w:rPr>
          <w:rStyle w:val="Hyperlink"/>
          <w:noProof/>
        </w:rPr>
        <w:t>A licitante deverá apresentar no mínimo 01 (um) atestado contemplando cada uma das parcelas de maior relevância técnica, ou pelo menos um atestado que contemple todas as parcelas, conforme item que segue:</w:t>
      </w:r>
      <w:r w:rsidR="00A66B31">
        <w:rPr>
          <w:noProof/>
          <w:webHidden/>
        </w:rPr>
        <w:tab/>
      </w:r>
      <w:r w:rsidR="00A66B31">
        <w:rPr>
          <w:noProof/>
          <w:webHidden/>
        </w:rPr>
        <w:fldChar w:fldCharType="begin"/>
      </w:r>
      <w:r w:rsidR="00A66B31">
        <w:rPr>
          <w:noProof/>
          <w:webHidden/>
        </w:rPr>
        <w:instrText xml:space="preserve"> PAGEREF _Toc387884363 \h </w:instrText>
      </w:r>
      <w:r w:rsidR="00A66B31">
        <w:rPr>
          <w:noProof/>
          <w:webHidden/>
        </w:rPr>
      </w:r>
      <w:r w:rsidR="00A66B31">
        <w:rPr>
          <w:noProof/>
          <w:webHidden/>
        </w:rPr>
        <w:fldChar w:fldCharType="separate"/>
      </w:r>
      <w:ins w:id="52" w:author="Ademar Oliva Xavier Jr." w:date="2014-05-27T11:48:00Z">
        <w:r w:rsidR="00F56F38">
          <w:rPr>
            <w:noProof/>
            <w:webHidden/>
          </w:rPr>
          <w:t>22</w:t>
        </w:r>
      </w:ins>
      <w:del w:id="53" w:author="Ademar Oliva Xavier Jr." w:date="2014-05-19T17:11:00Z">
        <w:r w:rsidR="00A66B31" w:rsidDel="00273A30">
          <w:rPr>
            <w:noProof/>
            <w:webHidden/>
          </w:rPr>
          <w:delText>21</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"_Toc387884364" </w:instrText>
      </w:r>
      <w:r>
        <w:fldChar w:fldCharType="separate"/>
      </w:r>
      <w:r w:rsidR="00A66B31" w:rsidRPr="00B43822">
        <w:rPr>
          <w:rStyle w:val="Hyperlink"/>
          <w:noProof/>
        </w:rPr>
        <w:t>8</w:t>
      </w:r>
      <w:r w:rsidR="00A66B31">
        <w:rPr>
          <w:rFonts w:asciiTheme="minorHAnsi" w:eastAsiaTheme="minorEastAsia" w:hAnsiTheme="minorHAnsi" w:cstheme="minorBidi"/>
          <w:b w:val="0"/>
          <w:caps w:val="0"/>
          <w:noProof/>
          <w:szCs w:val="22"/>
        </w:rPr>
        <w:tab/>
      </w:r>
      <w:r w:rsidR="00A66B31" w:rsidRPr="00B43822">
        <w:rPr>
          <w:rStyle w:val="Hyperlink"/>
          <w:noProof/>
        </w:rPr>
        <w:t>Medições</w:t>
      </w:r>
      <w:r w:rsidR="00A66B31">
        <w:rPr>
          <w:noProof/>
          <w:webHidden/>
        </w:rPr>
        <w:tab/>
      </w:r>
      <w:r w:rsidR="00A66B31">
        <w:rPr>
          <w:noProof/>
          <w:webHidden/>
        </w:rPr>
        <w:fldChar w:fldCharType="begin"/>
      </w:r>
      <w:r w:rsidR="00A66B31">
        <w:rPr>
          <w:noProof/>
          <w:webHidden/>
        </w:rPr>
        <w:instrText xml:space="preserve"> PAGEREF _Toc387884364 \h </w:instrText>
      </w:r>
      <w:r w:rsidR="00A66B31">
        <w:rPr>
          <w:noProof/>
          <w:webHidden/>
        </w:rPr>
      </w:r>
      <w:r w:rsidR="00A66B31">
        <w:rPr>
          <w:noProof/>
          <w:webHidden/>
        </w:rPr>
        <w:fldChar w:fldCharType="separate"/>
      </w:r>
      <w:ins w:id="54" w:author="Ademar Oliva Xavier Jr." w:date="2014-05-27T11:48:00Z">
        <w:r w:rsidR="00F56F38">
          <w:rPr>
            <w:noProof/>
            <w:webHidden/>
          </w:rPr>
          <w:t>24</w:t>
        </w:r>
      </w:ins>
      <w:del w:id="55" w:author="Ademar Oliva Xavier Jr." w:date="2014-05-19T17:11:00Z">
        <w:r w:rsidR="00A66B31" w:rsidDel="00273A30">
          <w:rPr>
            <w:noProof/>
            <w:webHidden/>
          </w:rPr>
          <w:delText>23</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"_Toc387884365" </w:instrText>
      </w:r>
      <w:r>
        <w:fldChar w:fldCharType="separate"/>
      </w:r>
      <w:r w:rsidR="00A66B31" w:rsidRPr="00B43822">
        <w:rPr>
          <w:rStyle w:val="Hyperlink"/>
          <w:noProof/>
        </w:rPr>
        <w:t>9</w:t>
      </w:r>
      <w:r w:rsidR="00A66B31">
        <w:rPr>
          <w:rFonts w:asciiTheme="minorHAnsi" w:eastAsiaTheme="minorEastAsia" w:hAnsiTheme="minorHAnsi" w:cstheme="minorBidi"/>
          <w:b w:val="0"/>
          <w:caps w:val="0"/>
          <w:noProof/>
          <w:szCs w:val="22"/>
        </w:rPr>
        <w:tab/>
      </w:r>
      <w:r w:rsidR="00A66B31" w:rsidRPr="00B43822">
        <w:rPr>
          <w:rStyle w:val="Hyperlink"/>
          <w:noProof/>
        </w:rPr>
        <w:t>Cronograma físico</w:t>
      </w:r>
      <w:r w:rsidR="00A66B31">
        <w:rPr>
          <w:noProof/>
          <w:webHidden/>
        </w:rPr>
        <w:tab/>
      </w:r>
      <w:r w:rsidR="00A66B31">
        <w:rPr>
          <w:noProof/>
          <w:webHidden/>
        </w:rPr>
        <w:fldChar w:fldCharType="begin"/>
      </w:r>
      <w:r w:rsidR="00A66B31">
        <w:rPr>
          <w:noProof/>
          <w:webHidden/>
        </w:rPr>
        <w:instrText xml:space="preserve"> PAGEREF _Toc387884365 \h </w:instrText>
      </w:r>
      <w:r w:rsidR="00A66B31">
        <w:rPr>
          <w:noProof/>
          <w:webHidden/>
        </w:rPr>
      </w:r>
      <w:r w:rsidR="00A66B31">
        <w:rPr>
          <w:noProof/>
          <w:webHidden/>
        </w:rPr>
        <w:fldChar w:fldCharType="separate"/>
      </w:r>
      <w:ins w:id="56" w:author="Ademar Oliva Xavier Jr." w:date="2014-05-27T11:48:00Z">
        <w:r w:rsidR="00F56F38">
          <w:rPr>
            <w:noProof/>
            <w:webHidden/>
          </w:rPr>
          <w:t>25</w:t>
        </w:r>
      </w:ins>
      <w:del w:id="57" w:author="Ademar Oliva Xavier Jr." w:date="2014-05-19T17:11:00Z">
        <w:r w:rsidR="00A66B31" w:rsidDel="00273A30">
          <w:rPr>
            <w:noProof/>
            <w:webHidden/>
          </w:rPr>
          <w:delText>24</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"_Toc387884366" </w:instrText>
      </w:r>
      <w:r>
        <w:fldChar w:fldCharType="separate"/>
      </w:r>
      <w:r w:rsidR="00A66B31" w:rsidRPr="00B43822">
        <w:rPr>
          <w:rStyle w:val="Hyperlink"/>
          <w:noProof/>
        </w:rPr>
        <w:t>10</w:t>
      </w:r>
      <w:r w:rsidR="00A66B31">
        <w:rPr>
          <w:rFonts w:asciiTheme="minorHAnsi" w:eastAsiaTheme="minorEastAsia" w:hAnsiTheme="minorHAnsi" w:cstheme="minorBidi"/>
          <w:b w:val="0"/>
          <w:caps w:val="0"/>
          <w:noProof/>
          <w:szCs w:val="22"/>
        </w:rPr>
        <w:tab/>
      </w:r>
      <w:r w:rsidR="00A66B31" w:rsidRPr="00B43822">
        <w:rPr>
          <w:rStyle w:val="Hyperlink"/>
          <w:noProof/>
        </w:rPr>
        <w:t>Especificação técnica</w:t>
      </w:r>
      <w:r w:rsidR="00A66B31">
        <w:rPr>
          <w:noProof/>
          <w:webHidden/>
        </w:rPr>
        <w:tab/>
      </w:r>
      <w:r w:rsidR="00A66B31">
        <w:rPr>
          <w:noProof/>
          <w:webHidden/>
        </w:rPr>
        <w:fldChar w:fldCharType="begin"/>
      </w:r>
      <w:r w:rsidR="00A66B31">
        <w:rPr>
          <w:noProof/>
          <w:webHidden/>
        </w:rPr>
        <w:instrText xml:space="preserve"> PAGEREF _Toc387884366 \h </w:instrText>
      </w:r>
      <w:r w:rsidR="00A66B31">
        <w:rPr>
          <w:noProof/>
          <w:webHidden/>
        </w:rPr>
      </w:r>
      <w:r w:rsidR="00A66B31">
        <w:rPr>
          <w:noProof/>
          <w:webHidden/>
        </w:rPr>
        <w:fldChar w:fldCharType="separate"/>
      </w:r>
      <w:ins w:id="58" w:author="Ademar Oliva Xavier Jr." w:date="2014-05-27T11:48:00Z">
        <w:r w:rsidR="00F56F38">
          <w:rPr>
            <w:noProof/>
            <w:webHidden/>
          </w:rPr>
          <w:t>27</w:t>
        </w:r>
      </w:ins>
      <w:del w:id="59" w:author="Ademar Oliva Xavier Jr." w:date="2014-05-19T17:11:00Z">
        <w:r w:rsidR="00A66B31" w:rsidDel="00273A30">
          <w:rPr>
            <w:noProof/>
            <w:webHidden/>
          </w:rPr>
          <w:delText>25</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"_Toc387884367" </w:instrText>
      </w:r>
      <w:r>
        <w:fldChar w:fldCharType="separate"/>
      </w:r>
      <w:r w:rsidR="00A66B31" w:rsidRPr="00B43822">
        <w:rPr>
          <w:rStyle w:val="Hyperlink"/>
          <w:noProof/>
        </w:rPr>
        <w:t>10.1</w:t>
      </w:r>
      <w:r w:rsidR="00A66B31">
        <w:rPr>
          <w:rFonts w:asciiTheme="minorHAnsi" w:eastAsiaTheme="minorEastAsia" w:hAnsiTheme="minorHAnsi" w:cstheme="minorBidi"/>
          <w:b w:val="0"/>
          <w:noProof/>
          <w:sz w:val="22"/>
          <w:szCs w:val="22"/>
        </w:rPr>
        <w:tab/>
      </w:r>
      <w:r w:rsidR="00A66B31" w:rsidRPr="00B43822">
        <w:rPr>
          <w:rStyle w:val="Hyperlink"/>
          <w:noProof/>
        </w:rPr>
        <w:t>Requisitos do PEA – Painel Elétrico de Automação</w:t>
      </w:r>
      <w:r w:rsidR="00A66B31">
        <w:rPr>
          <w:noProof/>
          <w:webHidden/>
        </w:rPr>
        <w:tab/>
      </w:r>
      <w:r w:rsidR="00A66B31">
        <w:rPr>
          <w:noProof/>
          <w:webHidden/>
        </w:rPr>
        <w:fldChar w:fldCharType="begin"/>
      </w:r>
      <w:r w:rsidR="00A66B31">
        <w:rPr>
          <w:noProof/>
          <w:webHidden/>
        </w:rPr>
        <w:instrText xml:space="preserve"> PAGEREF _Toc387884367 \h </w:instrText>
      </w:r>
      <w:r w:rsidR="00A66B31">
        <w:rPr>
          <w:noProof/>
          <w:webHidden/>
        </w:rPr>
      </w:r>
      <w:r w:rsidR="00A66B31">
        <w:rPr>
          <w:noProof/>
          <w:webHidden/>
        </w:rPr>
        <w:fldChar w:fldCharType="separate"/>
      </w:r>
      <w:ins w:id="60" w:author="Ademar Oliva Xavier Jr." w:date="2014-05-27T11:48:00Z">
        <w:r w:rsidR="00F56F38">
          <w:rPr>
            <w:noProof/>
            <w:webHidden/>
          </w:rPr>
          <w:t>27</w:t>
        </w:r>
      </w:ins>
      <w:del w:id="61" w:author="Ademar Oliva Xavier Jr." w:date="2014-05-19T17:11:00Z">
        <w:r w:rsidR="00A66B31" w:rsidDel="00273A30">
          <w:rPr>
            <w:noProof/>
            <w:webHidden/>
          </w:rPr>
          <w:delText>25</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"_Toc387884368" </w:instrText>
      </w:r>
      <w:r>
        <w:fldChar w:fldCharType="separate"/>
      </w:r>
      <w:r w:rsidR="00A66B31" w:rsidRPr="00B43822">
        <w:rPr>
          <w:rStyle w:val="Hyperlink"/>
          <w:noProof/>
        </w:rPr>
        <w:t>PEA</w:t>
      </w:r>
      <w:r w:rsidR="00A66B31">
        <w:rPr>
          <w:noProof/>
          <w:webHidden/>
        </w:rPr>
        <w:tab/>
      </w:r>
      <w:r w:rsidR="00A66B31">
        <w:rPr>
          <w:noProof/>
          <w:webHidden/>
        </w:rPr>
        <w:fldChar w:fldCharType="begin"/>
      </w:r>
      <w:r w:rsidR="00A66B31">
        <w:rPr>
          <w:noProof/>
          <w:webHidden/>
        </w:rPr>
        <w:instrText xml:space="preserve"> PAGEREF _Toc387884368 \h </w:instrText>
      </w:r>
      <w:r w:rsidR="00A66B31">
        <w:rPr>
          <w:noProof/>
          <w:webHidden/>
        </w:rPr>
      </w:r>
      <w:r w:rsidR="00A66B31">
        <w:rPr>
          <w:noProof/>
          <w:webHidden/>
        </w:rPr>
        <w:fldChar w:fldCharType="separate"/>
      </w:r>
      <w:ins w:id="62" w:author="Ademar Oliva Xavier Jr." w:date="2014-05-27T11:48:00Z">
        <w:r w:rsidR="00F56F38">
          <w:rPr>
            <w:noProof/>
            <w:webHidden/>
          </w:rPr>
          <w:t>27</w:t>
        </w:r>
      </w:ins>
      <w:del w:id="63" w:author="Ademar Oliva Xavier Jr." w:date="2014-05-19T17:11:00Z">
        <w:r w:rsidR="00A66B31" w:rsidDel="00273A30">
          <w:rPr>
            <w:noProof/>
            <w:webHidden/>
          </w:rPr>
          <w:delText>25</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"_Toc387884369" </w:instrText>
      </w:r>
      <w:r>
        <w:fldChar w:fldCharType="separate"/>
      </w:r>
      <w:r w:rsidR="00A66B31" w:rsidRPr="00B43822">
        <w:rPr>
          <w:rStyle w:val="Hyperlink"/>
          <w:noProof/>
        </w:rPr>
        <w:t>CLP</w:t>
      </w:r>
      <w:r w:rsidR="00A66B31">
        <w:rPr>
          <w:noProof/>
          <w:webHidden/>
        </w:rPr>
        <w:tab/>
      </w:r>
      <w:r w:rsidR="00A66B31">
        <w:rPr>
          <w:noProof/>
          <w:webHidden/>
        </w:rPr>
        <w:fldChar w:fldCharType="begin"/>
      </w:r>
      <w:r w:rsidR="00A66B31">
        <w:rPr>
          <w:noProof/>
          <w:webHidden/>
        </w:rPr>
        <w:instrText xml:space="preserve"> PAGEREF _Toc387884369 \h </w:instrText>
      </w:r>
      <w:r w:rsidR="00A66B31">
        <w:rPr>
          <w:noProof/>
          <w:webHidden/>
        </w:rPr>
      </w:r>
      <w:r w:rsidR="00A66B31">
        <w:rPr>
          <w:noProof/>
          <w:webHidden/>
        </w:rPr>
        <w:fldChar w:fldCharType="separate"/>
      </w:r>
      <w:ins w:id="64" w:author="Ademar Oliva Xavier Jr." w:date="2014-05-27T11:48:00Z">
        <w:r w:rsidR="00F56F38">
          <w:rPr>
            <w:noProof/>
            <w:webHidden/>
          </w:rPr>
          <w:t>34</w:t>
        </w:r>
      </w:ins>
      <w:del w:id="65" w:author="Ademar Oliva Xavier Jr." w:date="2014-05-19T17:11:00Z">
        <w:r w:rsidR="00A66B31" w:rsidDel="00273A30">
          <w:rPr>
            <w:noProof/>
            <w:webHidden/>
          </w:rPr>
          <w:delText>32</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"_Toc387884370" </w:instrText>
      </w:r>
      <w:r>
        <w:fldChar w:fldCharType="separate"/>
      </w:r>
      <w:r w:rsidR="00A66B31" w:rsidRPr="00B43822">
        <w:rPr>
          <w:rStyle w:val="Hyperlink"/>
          <w:noProof/>
        </w:rPr>
        <w:t>10.2</w:t>
      </w:r>
      <w:r w:rsidR="00A66B31">
        <w:rPr>
          <w:rFonts w:asciiTheme="minorHAnsi" w:eastAsiaTheme="minorEastAsia" w:hAnsiTheme="minorHAnsi" w:cstheme="minorBidi"/>
          <w:b w:val="0"/>
          <w:noProof/>
          <w:sz w:val="22"/>
          <w:szCs w:val="22"/>
        </w:rPr>
        <w:tab/>
      </w:r>
      <w:r w:rsidR="00A66B31" w:rsidRPr="00B43822">
        <w:rPr>
          <w:rStyle w:val="Hyperlink"/>
          <w:noProof/>
        </w:rPr>
        <w:t xml:space="preserve">Especificação do </w:t>
      </w:r>
      <w:del w:id="66" w:author="Ademar Oliva Xavier Jr." w:date="2014-05-22T11:25:00Z">
        <w:r w:rsidR="00A66B31" w:rsidRPr="00B43822" w:rsidDel="006600BE">
          <w:rPr>
            <w:rStyle w:val="Hyperlink"/>
            <w:noProof/>
          </w:rPr>
          <w:delText>GCD</w:delText>
        </w:r>
      </w:del>
      <w:ins w:id="67" w:author="Ademar Oliva Xavier Jr." w:date="2014-05-22T11:25:00Z">
        <w:r w:rsidR="006600BE">
          <w:rPr>
            <w:rStyle w:val="Hyperlink"/>
            <w:noProof/>
          </w:rPr>
          <w:t>GCO</w:t>
        </w:r>
      </w:ins>
      <w:r w:rsidR="00A66B31" w:rsidRPr="00B43822">
        <w:rPr>
          <w:rStyle w:val="Hyperlink"/>
          <w:noProof/>
        </w:rPr>
        <w:t xml:space="preserve"> – Gerenciador de Comunicação de dados</w:t>
      </w:r>
      <w:r w:rsidR="00A66B31">
        <w:rPr>
          <w:noProof/>
          <w:webHidden/>
        </w:rPr>
        <w:tab/>
      </w:r>
      <w:r w:rsidR="00A66B31">
        <w:rPr>
          <w:noProof/>
          <w:webHidden/>
        </w:rPr>
        <w:fldChar w:fldCharType="begin"/>
      </w:r>
      <w:r w:rsidR="00A66B31">
        <w:rPr>
          <w:noProof/>
          <w:webHidden/>
        </w:rPr>
        <w:instrText xml:space="preserve"> PAGEREF _Toc387884370 \h </w:instrText>
      </w:r>
      <w:r w:rsidR="00A66B31">
        <w:rPr>
          <w:noProof/>
          <w:webHidden/>
        </w:rPr>
      </w:r>
      <w:r w:rsidR="00A66B31">
        <w:rPr>
          <w:noProof/>
          <w:webHidden/>
        </w:rPr>
        <w:fldChar w:fldCharType="separate"/>
      </w:r>
      <w:ins w:id="68" w:author="Ademar Oliva Xavier Jr." w:date="2014-05-27T11:48:00Z">
        <w:r w:rsidR="00F56F38">
          <w:rPr>
            <w:noProof/>
            <w:webHidden/>
          </w:rPr>
          <w:t>53</w:t>
        </w:r>
      </w:ins>
      <w:del w:id="69" w:author="Ademar Oliva Xavier Jr." w:date="2014-05-19T17:11:00Z">
        <w:r w:rsidR="00A66B31" w:rsidDel="00273A30">
          <w:rPr>
            <w:noProof/>
            <w:webHidden/>
          </w:rPr>
          <w:delText>50</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"_Toc387884371" </w:instrText>
      </w:r>
      <w:r>
        <w:fldChar w:fldCharType="separate"/>
      </w:r>
      <w:r w:rsidR="00A66B31" w:rsidRPr="00B43822">
        <w:rPr>
          <w:rStyle w:val="Hyperlink"/>
          <w:noProof/>
        </w:rPr>
        <w:t>10.3</w:t>
      </w:r>
      <w:r w:rsidR="00A66B31">
        <w:rPr>
          <w:rFonts w:asciiTheme="minorHAnsi" w:eastAsiaTheme="minorEastAsia" w:hAnsiTheme="minorHAnsi" w:cstheme="minorBidi"/>
          <w:b w:val="0"/>
          <w:noProof/>
          <w:sz w:val="22"/>
          <w:szCs w:val="22"/>
        </w:rPr>
        <w:tab/>
      </w:r>
      <w:r w:rsidR="00A66B31" w:rsidRPr="00B43822">
        <w:rPr>
          <w:rStyle w:val="Hyperlink"/>
          <w:noProof/>
        </w:rPr>
        <w:t>Especificação do GAI – Gerenciador Automático de Indicadores</w:t>
      </w:r>
      <w:r w:rsidR="00A66B31">
        <w:rPr>
          <w:noProof/>
          <w:webHidden/>
        </w:rPr>
        <w:tab/>
      </w:r>
      <w:r w:rsidR="00A66B31">
        <w:rPr>
          <w:noProof/>
          <w:webHidden/>
        </w:rPr>
        <w:fldChar w:fldCharType="begin"/>
      </w:r>
      <w:r w:rsidR="00A66B31">
        <w:rPr>
          <w:noProof/>
          <w:webHidden/>
        </w:rPr>
        <w:instrText xml:space="preserve"> PAGEREF _Toc387884371 \h </w:instrText>
      </w:r>
      <w:r w:rsidR="00A66B31">
        <w:rPr>
          <w:noProof/>
          <w:webHidden/>
        </w:rPr>
      </w:r>
      <w:r w:rsidR="00A66B31">
        <w:rPr>
          <w:noProof/>
          <w:webHidden/>
        </w:rPr>
        <w:fldChar w:fldCharType="separate"/>
      </w:r>
      <w:ins w:id="70" w:author="Ademar Oliva Xavier Jr." w:date="2014-05-27T11:48:00Z">
        <w:r w:rsidR="00F56F38">
          <w:rPr>
            <w:noProof/>
            <w:webHidden/>
          </w:rPr>
          <w:t>55</w:t>
        </w:r>
      </w:ins>
      <w:del w:id="71" w:author="Ademar Oliva Xavier Jr." w:date="2014-05-19T17:11:00Z">
        <w:r w:rsidR="00A66B31" w:rsidDel="00273A30">
          <w:rPr>
            <w:noProof/>
            <w:webHidden/>
          </w:rPr>
          <w:delText>52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"_Toc387884372" </w:instrText>
      </w:r>
      <w:r>
        <w:fldChar w:fldCharType="separate"/>
      </w:r>
      <w:r w:rsidR="00A66B31" w:rsidRPr="00B43822">
        <w:rPr>
          <w:rStyle w:val="Hyperlink"/>
          <w:noProof/>
        </w:rPr>
        <w:t>Requisito de Negócio</w:t>
      </w:r>
      <w:r w:rsidR="00A66B31">
        <w:rPr>
          <w:noProof/>
          <w:webHidden/>
        </w:rPr>
        <w:tab/>
      </w:r>
      <w:r w:rsidR="00A66B31">
        <w:rPr>
          <w:noProof/>
          <w:webHidden/>
        </w:rPr>
        <w:fldChar w:fldCharType="begin"/>
      </w:r>
      <w:r w:rsidR="00A66B31">
        <w:rPr>
          <w:noProof/>
          <w:webHidden/>
        </w:rPr>
        <w:instrText xml:space="preserve"> PAGEREF _Toc387884372 \h </w:instrText>
      </w:r>
      <w:r w:rsidR="00A66B31">
        <w:rPr>
          <w:noProof/>
          <w:webHidden/>
        </w:rPr>
      </w:r>
      <w:r w:rsidR="00A66B31">
        <w:rPr>
          <w:noProof/>
          <w:webHidden/>
        </w:rPr>
        <w:fldChar w:fldCharType="separate"/>
      </w:r>
      <w:ins w:id="72" w:author="Ademar Oliva Xavier Jr." w:date="2014-05-27T11:48:00Z">
        <w:r w:rsidR="00F56F38">
          <w:rPr>
            <w:noProof/>
            <w:webHidden/>
          </w:rPr>
          <w:t>55</w:t>
        </w:r>
      </w:ins>
      <w:del w:id="73" w:author="Ademar Oliva Xavier Jr." w:date="2014-05-19T17:11:00Z">
        <w:r w:rsidR="00A66B31" w:rsidDel="00273A30">
          <w:rPr>
            <w:noProof/>
            <w:webHidden/>
          </w:rPr>
          <w:delText>52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"_Toc387884373" </w:instrText>
      </w:r>
      <w:r>
        <w:fldChar w:fldCharType="separate"/>
      </w:r>
      <w:r w:rsidR="00A66B31" w:rsidRPr="00B43822">
        <w:rPr>
          <w:rStyle w:val="Hyperlink"/>
          <w:noProof/>
        </w:rPr>
        <w:t>Requisito Operacional – Funcional</w:t>
      </w:r>
      <w:r w:rsidR="00A66B31">
        <w:rPr>
          <w:noProof/>
          <w:webHidden/>
        </w:rPr>
        <w:tab/>
      </w:r>
      <w:r w:rsidR="00A66B31">
        <w:rPr>
          <w:noProof/>
          <w:webHidden/>
        </w:rPr>
        <w:fldChar w:fldCharType="begin"/>
      </w:r>
      <w:r w:rsidR="00A66B31">
        <w:rPr>
          <w:noProof/>
          <w:webHidden/>
        </w:rPr>
        <w:instrText xml:space="preserve"> PAGEREF _Toc387884373 \h </w:instrText>
      </w:r>
      <w:r w:rsidR="00A66B31">
        <w:rPr>
          <w:noProof/>
          <w:webHidden/>
        </w:rPr>
      </w:r>
      <w:r w:rsidR="00A66B31">
        <w:rPr>
          <w:noProof/>
          <w:webHidden/>
        </w:rPr>
        <w:fldChar w:fldCharType="separate"/>
      </w:r>
      <w:ins w:id="74" w:author="Ademar Oliva Xavier Jr." w:date="2014-05-27T11:48:00Z">
        <w:r w:rsidR="00F56F38">
          <w:rPr>
            <w:noProof/>
            <w:webHidden/>
          </w:rPr>
          <w:t>81</w:t>
        </w:r>
      </w:ins>
      <w:del w:id="75" w:author="Ademar Oliva Xavier Jr." w:date="2014-05-19T17:11:00Z">
        <w:r w:rsidR="00A66B31" w:rsidDel="00273A30">
          <w:rPr>
            <w:noProof/>
            <w:webHidden/>
          </w:rPr>
          <w:delText>78</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"_Toc387884374" </w:instrText>
      </w:r>
      <w:r>
        <w:fldChar w:fldCharType="separate"/>
      </w:r>
      <w:r w:rsidR="00A66B31" w:rsidRPr="00B43822">
        <w:rPr>
          <w:rStyle w:val="Hyperlink"/>
          <w:noProof/>
        </w:rPr>
        <w:t>Requisito Não Funcional</w:t>
      </w:r>
      <w:r w:rsidR="00A66B31">
        <w:rPr>
          <w:noProof/>
          <w:webHidden/>
        </w:rPr>
        <w:tab/>
      </w:r>
      <w:r w:rsidR="00A66B31">
        <w:rPr>
          <w:noProof/>
          <w:webHidden/>
        </w:rPr>
        <w:fldChar w:fldCharType="begin"/>
      </w:r>
      <w:r w:rsidR="00A66B31">
        <w:rPr>
          <w:noProof/>
          <w:webHidden/>
        </w:rPr>
        <w:instrText xml:space="preserve"> PAGEREF _Toc387884374 \h </w:instrText>
      </w:r>
      <w:r w:rsidR="00A66B31">
        <w:rPr>
          <w:noProof/>
          <w:webHidden/>
        </w:rPr>
      </w:r>
      <w:r w:rsidR="00A66B31">
        <w:rPr>
          <w:noProof/>
          <w:webHidden/>
        </w:rPr>
        <w:fldChar w:fldCharType="separate"/>
      </w:r>
      <w:ins w:id="76" w:author="Ademar Oliva Xavier Jr." w:date="2014-05-27T11:48:00Z">
        <w:r w:rsidR="00F56F38">
          <w:rPr>
            <w:noProof/>
            <w:webHidden/>
          </w:rPr>
          <w:t>91</w:t>
        </w:r>
      </w:ins>
      <w:del w:id="77" w:author="Ademar Oliva Xavier Jr." w:date="2014-05-19T17:11:00Z">
        <w:r w:rsidR="00A66B31" w:rsidDel="00273A30">
          <w:rPr>
            <w:noProof/>
            <w:webHidden/>
          </w:rPr>
          <w:delText>88</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"_Toc387884375" </w:instrText>
      </w:r>
      <w:r>
        <w:fldChar w:fldCharType="separate"/>
      </w:r>
      <w:r w:rsidR="00A66B31" w:rsidRPr="00B43822">
        <w:rPr>
          <w:rStyle w:val="Hyperlink"/>
          <w:noProof/>
        </w:rPr>
        <w:t>Projeto, implantação, treinamento, manutenção e documentos</w:t>
      </w:r>
      <w:r w:rsidR="00A66B31">
        <w:rPr>
          <w:noProof/>
          <w:webHidden/>
        </w:rPr>
        <w:tab/>
      </w:r>
      <w:r w:rsidR="00A66B31">
        <w:rPr>
          <w:noProof/>
          <w:webHidden/>
        </w:rPr>
        <w:fldChar w:fldCharType="begin"/>
      </w:r>
      <w:r w:rsidR="00A66B31">
        <w:rPr>
          <w:noProof/>
          <w:webHidden/>
        </w:rPr>
        <w:instrText xml:space="preserve"> PAGEREF _Toc387884375 \h </w:instrText>
      </w:r>
      <w:r w:rsidR="00A66B31">
        <w:rPr>
          <w:noProof/>
          <w:webHidden/>
        </w:rPr>
      </w:r>
      <w:r w:rsidR="00A66B31">
        <w:rPr>
          <w:noProof/>
          <w:webHidden/>
        </w:rPr>
        <w:fldChar w:fldCharType="separate"/>
      </w:r>
      <w:ins w:id="78" w:author="Ademar Oliva Xavier Jr." w:date="2014-05-27T11:48:00Z">
        <w:r w:rsidR="00F56F38">
          <w:rPr>
            <w:noProof/>
            <w:webHidden/>
          </w:rPr>
          <w:t>91</w:t>
        </w:r>
      </w:ins>
      <w:del w:id="79" w:author="Ademar Oliva Xavier Jr." w:date="2014-05-19T17:11:00Z">
        <w:r w:rsidR="00A66B31" w:rsidDel="00273A30">
          <w:rPr>
            <w:noProof/>
            <w:webHidden/>
          </w:rPr>
          <w:delText>88</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"_Toc387884376" </w:instrText>
      </w:r>
      <w:r>
        <w:fldChar w:fldCharType="separate"/>
      </w:r>
      <w:r w:rsidR="00A66B31" w:rsidRPr="00B43822">
        <w:rPr>
          <w:rStyle w:val="Hyperlink"/>
          <w:noProof/>
        </w:rPr>
        <w:t>Implantação</w:t>
      </w:r>
      <w:r w:rsidR="00A66B31">
        <w:rPr>
          <w:noProof/>
          <w:webHidden/>
        </w:rPr>
        <w:tab/>
      </w:r>
      <w:r w:rsidR="00A66B31">
        <w:rPr>
          <w:noProof/>
          <w:webHidden/>
        </w:rPr>
        <w:fldChar w:fldCharType="begin"/>
      </w:r>
      <w:r w:rsidR="00A66B31">
        <w:rPr>
          <w:noProof/>
          <w:webHidden/>
        </w:rPr>
        <w:instrText xml:space="preserve"> PAGEREF _Toc387884376 \h </w:instrText>
      </w:r>
      <w:r w:rsidR="00A66B31">
        <w:rPr>
          <w:noProof/>
          <w:webHidden/>
        </w:rPr>
      </w:r>
      <w:r w:rsidR="00A66B31">
        <w:rPr>
          <w:noProof/>
          <w:webHidden/>
        </w:rPr>
        <w:fldChar w:fldCharType="separate"/>
      </w:r>
      <w:ins w:id="80" w:author="Ademar Oliva Xavier Jr." w:date="2014-05-27T11:48:00Z">
        <w:r w:rsidR="00F56F38">
          <w:rPr>
            <w:noProof/>
            <w:webHidden/>
          </w:rPr>
          <w:t>92</w:t>
        </w:r>
      </w:ins>
      <w:del w:id="81" w:author="Ademar Oliva Xavier Jr." w:date="2014-05-19T17:11:00Z">
        <w:r w:rsidR="00A66B31" w:rsidDel="00273A30">
          <w:rPr>
            <w:noProof/>
            <w:webHidden/>
          </w:rPr>
          <w:delText>89</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"_Toc387884377" </w:instrText>
      </w:r>
      <w:r>
        <w:fldChar w:fldCharType="separate"/>
      </w:r>
      <w:r w:rsidR="00A66B31" w:rsidRPr="00B43822">
        <w:rPr>
          <w:rStyle w:val="Hyperlink"/>
          <w:noProof/>
        </w:rPr>
        <w:t>Treinamento</w:t>
      </w:r>
      <w:r w:rsidR="00A66B31">
        <w:rPr>
          <w:noProof/>
          <w:webHidden/>
        </w:rPr>
        <w:tab/>
      </w:r>
      <w:r w:rsidR="00A66B31">
        <w:rPr>
          <w:noProof/>
          <w:webHidden/>
        </w:rPr>
        <w:fldChar w:fldCharType="begin"/>
      </w:r>
      <w:r w:rsidR="00A66B31">
        <w:rPr>
          <w:noProof/>
          <w:webHidden/>
        </w:rPr>
        <w:instrText xml:space="preserve"> PAGEREF _Toc387884377 \h </w:instrText>
      </w:r>
      <w:r w:rsidR="00A66B31">
        <w:rPr>
          <w:noProof/>
          <w:webHidden/>
        </w:rPr>
      </w:r>
      <w:r w:rsidR="00A66B31">
        <w:rPr>
          <w:noProof/>
          <w:webHidden/>
        </w:rPr>
        <w:fldChar w:fldCharType="separate"/>
      </w:r>
      <w:ins w:id="82" w:author="Ademar Oliva Xavier Jr." w:date="2014-05-27T11:48:00Z">
        <w:r w:rsidR="00F56F38">
          <w:rPr>
            <w:noProof/>
            <w:webHidden/>
          </w:rPr>
          <w:t>92</w:t>
        </w:r>
      </w:ins>
      <w:del w:id="83" w:author="Ademar Oliva Xavier Jr." w:date="2014-05-19T17:11:00Z">
        <w:r w:rsidR="00A66B31" w:rsidDel="00273A30">
          <w:rPr>
            <w:noProof/>
            <w:webHidden/>
          </w:rPr>
          <w:delText>89</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"_Toc387884378" </w:instrText>
      </w:r>
      <w:r>
        <w:fldChar w:fldCharType="separate"/>
      </w:r>
      <w:r w:rsidR="00A66B31" w:rsidRPr="00B43822">
        <w:rPr>
          <w:rStyle w:val="Hyperlink"/>
          <w:noProof/>
        </w:rPr>
        <w:t>Manutenção</w:t>
      </w:r>
      <w:r w:rsidR="00A66B31">
        <w:rPr>
          <w:noProof/>
          <w:webHidden/>
        </w:rPr>
        <w:tab/>
      </w:r>
      <w:r w:rsidR="00A66B31">
        <w:rPr>
          <w:noProof/>
          <w:webHidden/>
        </w:rPr>
        <w:fldChar w:fldCharType="begin"/>
      </w:r>
      <w:r w:rsidR="00A66B31">
        <w:rPr>
          <w:noProof/>
          <w:webHidden/>
        </w:rPr>
        <w:instrText xml:space="preserve"> PAGEREF _Toc387884378 \h </w:instrText>
      </w:r>
      <w:r w:rsidR="00A66B31">
        <w:rPr>
          <w:noProof/>
          <w:webHidden/>
        </w:rPr>
      </w:r>
      <w:r w:rsidR="00A66B31">
        <w:rPr>
          <w:noProof/>
          <w:webHidden/>
        </w:rPr>
        <w:fldChar w:fldCharType="separate"/>
      </w:r>
      <w:ins w:id="84" w:author="Ademar Oliva Xavier Jr." w:date="2014-05-27T11:48:00Z">
        <w:r w:rsidR="00F56F38">
          <w:rPr>
            <w:noProof/>
            <w:webHidden/>
          </w:rPr>
          <w:t>94</w:t>
        </w:r>
      </w:ins>
      <w:del w:id="85" w:author="Ademar Oliva Xavier Jr." w:date="2014-05-19T17:11:00Z">
        <w:r w:rsidR="00A66B31" w:rsidDel="00273A30">
          <w:rPr>
            <w:noProof/>
            <w:webHidden/>
          </w:rPr>
          <w:delText>91</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"_Toc387884379" </w:instrText>
      </w:r>
      <w:r>
        <w:fldChar w:fldCharType="separate"/>
      </w:r>
      <w:r w:rsidR="00A66B31" w:rsidRPr="00B43822">
        <w:rPr>
          <w:rStyle w:val="Hyperlink"/>
          <w:noProof/>
        </w:rPr>
        <w:t>Documentos</w:t>
      </w:r>
      <w:r w:rsidR="00A66B31">
        <w:rPr>
          <w:noProof/>
          <w:webHidden/>
        </w:rPr>
        <w:tab/>
      </w:r>
      <w:r w:rsidR="00A66B31">
        <w:rPr>
          <w:noProof/>
          <w:webHidden/>
        </w:rPr>
        <w:fldChar w:fldCharType="begin"/>
      </w:r>
      <w:r w:rsidR="00A66B31">
        <w:rPr>
          <w:noProof/>
          <w:webHidden/>
        </w:rPr>
        <w:instrText xml:space="preserve"> PAGEREF _Toc387884379 \h </w:instrText>
      </w:r>
      <w:r w:rsidR="00A66B31">
        <w:rPr>
          <w:noProof/>
          <w:webHidden/>
        </w:rPr>
      </w:r>
      <w:r w:rsidR="00A66B31">
        <w:rPr>
          <w:noProof/>
          <w:webHidden/>
        </w:rPr>
        <w:fldChar w:fldCharType="separate"/>
      </w:r>
      <w:ins w:id="86" w:author="Ademar Oliva Xavier Jr." w:date="2014-05-27T11:48:00Z">
        <w:r w:rsidR="00F56F38">
          <w:rPr>
            <w:noProof/>
            <w:webHidden/>
          </w:rPr>
          <w:t>94</w:t>
        </w:r>
      </w:ins>
      <w:del w:id="87" w:author="Ademar Oliva Xavier Jr." w:date="2014-05-19T17:11:00Z">
        <w:r w:rsidR="00A66B31" w:rsidDel="00273A30">
          <w:rPr>
            <w:noProof/>
            <w:webHidden/>
          </w:rPr>
          <w:delText>91</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"_Toc387884380" </w:instrText>
      </w:r>
      <w:r>
        <w:fldChar w:fldCharType="separate"/>
      </w:r>
      <w:r w:rsidR="00A66B31" w:rsidRPr="00B43822">
        <w:rPr>
          <w:rStyle w:val="Hyperlink"/>
          <w:noProof/>
        </w:rPr>
        <w:t>10.4</w:t>
      </w:r>
      <w:r w:rsidR="00A66B31">
        <w:rPr>
          <w:rFonts w:asciiTheme="minorHAnsi" w:eastAsiaTheme="minorEastAsia" w:hAnsiTheme="minorHAnsi" w:cstheme="minorBidi"/>
          <w:b w:val="0"/>
          <w:noProof/>
          <w:sz w:val="22"/>
          <w:szCs w:val="22"/>
        </w:rPr>
        <w:tab/>
      </w:r>
      <w:r w:rsidR="00A66B31" w:rsidRPr="00B43822">
        <w:rPr>
          <w:rStyle w:val="Hyperlink"/>
          <w:noProof/>
        </w:rPr>
        <w:t>Especificação do GIS – Sistema de Georeferenciamento</w:t>
      </w:r>
      <w:r w:rsidR="00A66B31">
        <w:rPr>
          <w:noProof/>
          <w:webHidden/>
        </w:rPr>
        <w:tab/>
      </w:r>
      <w:r w:rsidR="00A66B31">
        <w:rPr>
          <w:noProof/>
          <w:webHidden/>
        </w:rPr>
        <w:fldChar w:fldCharType="begin"/>
      </w:r>
      <w:r w:rsidR="00A66B31">
        <w:rPr>
          <w:noProof/>
          <w:webHidden/>
        </w:rPr>
        <w:instrText xml:space="preserve"> PAGEREF _Toc387884380 \h </w:instrText>
      </w:r>
      <w:r w:rsidR="00A66B31">
        <w:rPr>
          <w:noProof/>
          <w:webHidden/>
        </w:rPr>
      </w:r>
      <w:r w:rsidR="00A66B31">
        <w:rPr>
          <w:noProof/>
          <w:webHidden/>
        </w:rPr>
        <w:fldChar w:fldCharType="separate"/>
      </w:r>
      <w:ins w:id="88" w:author="Ademar Oliva Xavier Jr." w:date="2014-05-27T11:48:00Z">
        <w:r w:rsidR="00F56F38">
          <w:rPr>
            <w:noProof/>
            <w:webHidden/>
          </w:rPr>
          <w:t>95</w:t>
        </w:r>
      </w:ins>
      <w:del w:id="89" w:author="Ademar Oliva Xavier Jr." w:date="2014-05-19T17:11:00Z">
        <w:r w:rsidR="00A66B31" w:rsidDel="00273A30">
          <w:rPr>
            <w:noProof/>
            <w:webHidden/>
          </w:rPr>
          <w:delText>92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"_Toc387884381" </w:instrText>
      </w:r>
      <w:r>
        <w:fldChar w:fldCharType="separate"/>
      </w:r>
      <w:r w:rsidR="00A66B31" w:rsidRPr="00B43822">
        <w:rPr>
          <w:rStyle w:val="Hyperlink"/>
          <w:noProof/>
        </w:rPr>
        <w:t>Quadras</w:t>
      </w:r>
      <w:r w:rsidR="00A66B31">
        <w:rPr>
          <w:noProof/>
          <w:webHidden/>
        </w:rPr>
        <w:tab/>
      </w:r>
      <w:r w:rsidR="00A66B31">
        <w:rPr>
          <w:noProof/>
          <w:webHidden/>
        </w:rPr>
        <w:fldChar w:fldCharType="begin"/>
      </w:r>
      <w:r w:rsidR="00A66B31">
        <w:rPr>
          <w:noProof/>
          <w:webHidden/>
        </w:rPr>
        <w:instrText xml:space="preserve"> PAGEREF _Toc387884381 \h </w:instrText>
      </w:r>
      <w:r w:rsidR="00A66B31">
        <w:rPr>
          <w:noProof/>
          <w:webHidden/>
        </w:rPr>
      </w:r>
      <w:r w:rsidR="00A66B31">
        <w:rPr>
          <w:noProof/>
          <w:webHidden/>
        </w:rPr>
        <w:fldChar w:fldCharType="separate"/>
      </w:r>
      <w:ins w:id="90" w:author="Ademar Oliva Xavier Jr." w:date="2014-05-27T11:48:00Z">
        <w:r w:rsidR="00F56F38">
          <w:rPr>
            <w:noProof/>
            <w:webHidden/>
          </w:rPr>
          <w:t>95</w:t>
        </w:r>
      </w:ins>
      <w:del w:id="91" w:author="Ademar Oliva Xavier Jr." w:date="2014-05-19T17:11:00Z">
        <w:r w:rsidR="00A66B31" w:rsidDel="00273A30">
          <w:rPr>
            <w:noProof/>
            <w:webHidden/>
          </w:rPr>
          <w:delText>92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"_Toc387884382" </w:instrText>
      </w:r>
      <w:r>
        <w:fldChar w:fldCharType="separate"/>
      </w:r>
      <w:r w:rsidR="00A66B31" w:rsidRPr="00B43822">
        <w:rPr>
          <w:rStyle w:val="Hyperlink"/>
          <w:noProof/>
        </w:rPr>
        <w:t>PONTOS DE REFERÊNCIA</w:t>
      </w:r>
      <w:r w:rsidR="00A66B31">
        <w:rPr>
          <w:noProof/>
          <w:webHidden/>
        </w:rPr>
        <w:tab/>
      </w:r>
      <w:r w:rsidR="00A66B31">
        <w:rPr>
          <w:noProof/>
          <w:webHidden/>
        </w:rPr>
        <w:fldChar w:fldCharType="begin"/>
      </w:r>
      <w:r w:rsidR="00A66B31">
        <w:rPr>
          <w:noProof/>
          <w:webHidden/>
        </w:rPr>
        <w:instrText xml:space="preserve"> PAGEREF _Toc387884382 \h </w:instrText>
      </w:r>
      <w:r w:rsidR="00A66B31">
        <w:rPr>
          <w:noProof/>
          <w:webHidden/>
        </w:rPr>
      </w:r>
      <w:r w:rsidR="00A66B31">
        <w:rPr>
          <w:noProof/>
          <w:webHidden/>
        </w:rPr>
        <w:fldChar w:fldCharType="separate"/>
      </w:r>
      <w:ins w:id="92" w:author="Ademar Oliva Xavier Jr." w:date="2014-05-27T11:48:00Z">
        <w:r w:rsidR="00F56F38">
          <w:rPr>
            <w:noProof/>
            <w:webHidden/>
          </w:rPr>
          <w:t>95</w:t>
        </w:r>
      </w:ins>
      <w:del w:id="93" w:author="Ademar Oliva Xavier Jr." w:date="2014-05-19T17:11:00Z">
        <w:r w:rsidR="00A66B31" w:rsidDel="00273A30">
          <w:rPr>
            <w:noProof/>
            <w:webHidden/>
          </w:rPr>
          <w:delText>92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"_Toc387884383" </w:instrText>
      </w:r>
      <w:r>
        <w:fldChar w:fldCharType="separate"/>
      </w:r>
      <w:r w:rsidR="00A66B31" w:rsidRPr="00B43822">
        <w:rPr>
          <w:rStyle w:val="Hyperlink"/>
          <w:noProof/>
        </w:rPr>
        <w:t>NUMERAÇÃO PREDIAL</w:t>
      </w:r>
      <w:r w:rsidR="00A66B31">
        <w:rPr>
          <w:noProof/>
          <w:webHidden/>
        </w:rPr>
        <w:tab/>
      </w:r>
      <w:r w:rsidR="00A66B31">
        <w:rPr>
          <w:noProof/>
          <w:webHidden/>
        </w:rPr>
        <w:fldChar w:fldCharType="begin"/>
      </w:r>
      <w:r w:rsidR="00A66B31">
        <w:rPr>
          <w:noProof/>
          <w:webHidden/>
        </w:rPr>
        <w:instrText xml:space="preserve"> PAGEREF _Toc387884383 \h </w:instrText>
      </w:r>
      <w:r w:rsidR="00A66B31">
        <w:rPr>
          <w:noProof/>
          <w:webHidden/>
        </w:rPr>
      </w:r>
      <w:r w:rsidR="00A66B31">
        <w:rPr>
          <w:noProof/>
          <w:webHidden/>
        </w:rPr>
        <w:fldChar w:fldCharType="separate"/>
      </w:r>
      <w:ins w:id="94" w:author="Ademar Oliva Xavier Jr." w:date="2014-05-27T11:48:00Z">
        <w:r w:rsidR="00F56F38">
          <w:rPr>
            <w:noProof/>
            <w:webHidden/>
          </w:rPr>
          <w:t>95</w:t>
        </w:r>
      </w:ins>
      <w:del w:id="95" w:author="Ademar Oliva Xavier Jr." w:date="2014-05-19T17:11:00Z">
        <w:r w:rsidR="00A66B31" w:rsidDel="00273A30">
          <w:rPr>
            <w:noProof/>
            <w:webHidden/>
          </w:rPr>
          <w:delText>92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"_Toc387884384" </w:instrText>
      </w:r>
      <w:r>
        <w:fldChar w:fldCharType="separate"/>
      </w:r>
      <w:r w:rsidR="00A66B31" w:rsidRPr="00B43822">
        <w:rPr>
          <w:rStyle w:val="Hyperlink"/>
          <w:noProof/>
        </w:rPr>
        <w:t>LOGRADOUROS</w:t>
      </w:r>
      <w:r w:rsidR="00A66B31">
        <w:rPr>
          <w:noProof/>
          <w:webHidden/>
        </w:rPr>
        <w:tab/>
      </w:r>
      <w:r w:rsidR="00A66B31">
        <w:rPr>
          <w:noProof/>
          <w:webHidden/>
        </w:rPr>
        <w:fldChar w:fldCharType="begin"/>
      </w:r>
      <w:r w:rsidR="00A66B31">
        <w:rPr>
          <w:noProof/>
          <w:webHidden/>
        </w:rPr>
        <w:instrText xml:space="preserve"> PAGEREF _Toc387884384 \h </w:instrText>
      </w:r>
      <w:r w:rsidR="00A66B31">
        <w:rPr>
          <w:noProof/>
          <w:webHidden/>
        </w:rPr>
      </w:r>
      <w:r w:rsidR="00A66B31">
        <w:rPr>
          <w:noProof/>
          <w:webHidden/>
        </w:rPr>
        <w:fldChar w:fldCharType="separate"/>
      </w:r>
      <w:ins w:id="96" w:author="Ademar Oliva Xavier Jr." w:date="2014-05-27T11:48:00Z">
        <w:r w:rsidR="00F56F38">
          <w:rPr>
            <w:noProof/>
            <w:webHidden/>
          </w:rPr>
          <w:t>95</w:t>
        </w:r>
      </w:ins>
      <w:del w:id="97" w:author="Ademar Oliva Xavier Jr." w:date="2014-05-19T17:11:00Z">
        <w:r w:rsidR="00A66B31" w:rsidDel="00273A30">
          <w:rPr>
            <w:noProof/>
            <w:webHidden/>
          </w:rPr>
          <w:delText>92</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"_Toc387884385" </w:instrText>
      </w:r>
      <w:r>
        <w:fldChar w:fldCharType="separate"/>
      </w:r>
      <w:r w:rsidR="00A66B31" w:rsidRPr="00B43822">
        <w:rPr>
          <w:rStyle w:val="Hyperlink"/>
          <w:noProof/>
        </w:rPr>
        <w:t>10.5</w:t>
      </w:r>
      <w:r w:rsidR="00A66B31">
        <w:rPr>
          <w:rFonts w:asciiTheme="minorHAnsi" w:eastAsiaTheme="minorEastAsia" w:hAnsiTheme="minorHAnsi" w:cstheme="minorBidi"/>
          <w:b w:val="0"/>
          <w:noProof/>
          <w:sz w:val="22"/>
          <w:szCs w:val="22"/>
        </w:rPr>
        <w:tab/>
      </w:r>
      <w:r w:rsidR="00A66B31" w:rsidRPr="00B43822">
        <w:rPr>
          <w:rStyle w:val="Hyperlink"/>
          <w:noProof/>
        </w:rPr>
        <w:t>Especificação do GRV - Gerenciador de Rastreamento de veículos</w:t>
      </w:r>
      <w:r w:rsidR="00A66B31">
        <w:rPr>
          <w:noProof/>
          <w:webHidden/>
        </w:rPr>
        <w:tab/>
      </w:r>
      <w:r w:rsidR="00A66B31">
        <w:rPr>
          <w:noProof/>
          <w:webHidden/>
        </w:rPr>
        <w:fldChar w:fldCharType="begin"/>
      </w:r>
      <w:r w:rsidR="00A66B31">
        <w:rPr>
          <w:noProof/>
          <w:webHidden/>
        </w:rPr>
        <w:instrText xml:space="preserve"> PAGEREF _Toc387884385 \h </w:instrText>
      </w:r>
      <w:r w:rsidR="00A66B31">
        <w:rPr>
          <w:noProof/>
          <w:webHidden/>
        </w:rPr>
      </w:r>
      <w:r w:rsidR="00A66B31">
        <w:rPr>
          <w:noProof/>
          <w:webHidden/>
        </w:rPr>
        <w:fldChar w:fldCharType="separate"/>
      </w:r>
      <w:ins w:id="98" w:author="Ademar Oliva Xavier Jr." w:date="2014-05-27T11:48:00Z">
        <w:r w:rsidR="00F56F38">
          <w:rPr>
            <w:noProof/>
            <w:webHidden/>
          </w:rPr>
          <w:t>113</w:t>
        </w:r>
      </w:ins>
      <w:del w:id="99" w:author="Ademar Oliva Xavier Jr." w:date="2014-05-19T17:11:00Z">
        <w:r w:rsidR="00A66B31" w:rsidDel="00273A30">
          <w:rPr>
            <w:noProof/>
            <w:webHidden/>
          </w:rPr>
          <w:delText>110</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"_Toc387884386" </w:instrText>
      </w:r>
      <w:r>
        <w:fldChar w:fldCharType="separate"/>
      </w:r>
      <w:r w:rsidR="00A66B31" w:rsidRPr="00B43822">
        <w:rPr>
          <w:rStyle w:val="Hyperlink"/>
          <w:noProof/>
        </w:rPr>
        <w:t>Características Técnicas:</w:t>
      </w:r>
      <w:r w:rsidR="00A66B31">
        <w:rPr>
          <w:noProof/>
          <w:webHidden/>
        </w:rPr>
        <w:tab/>
      </w:r>
      <w:r w:rsidR="00A66B31">
        <w:rPr>
          <w:noProof/>
          <w:webHidden/>
        </w:rPr>
        <w:fldChar w:fldCharType="begin"/>
      </w:r>
      <w:r w:rsidR="00A66B31">
        <w:rPr>
          <w:noProof/>
          <w:webHidden/>
        </w:rPr>
        <w:instrText xml:space="preserve"> PAGEREF _Toc387884386 \h </w:instrText>
      </w:r>
      <w:r w:rsidR="00A66B31">
        <w:rPr>
          <w:noProof/>
          <w:webHidden/>
        </w:rPr>
      </w:r>
      <w:r w:rsidR="00A66B31">
        <w:rPr>
          <w:noProof/>
          <w:webHidden/>
        </w:rPr>
        <w:fldChar w:fldCharType="separate"/>
      </w:r>
      <w:ins w:id="100" w:author="Ademar Oliva Xavier Jr." w:date="2014-05-27T11:48:00Z">
        <w:r w:rsidR="00F56F38">
          <w:rPr>
            <w:noProof/>
            <w:webHidden/>
          </w:rPr>
          <w:t>114</w:t>
        </w:r>
      </w:ins>
      <w:del w:id="101" w:author="Ademar Oliva Xavier Jr." w:date="2014-05-19T17:11:00Z">
        <w:r w:rsidR="00A66B31" w:rsidDel="00273A30">
          <w:rPr>
            <w:noProof/>
            <w:webHidden/>
          </w:rPr>
          <w:delText>110</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lastRenderedPageBreak/>
        <w:fldChar w:fldCharType="begin"/>
      </w:r>
      <w:r>
        <w:instrText xml:space="preserve"> HYPERLINK \l "_Toc387884387" </w:instrText>
      </w:r>
      <w:r>
        <w:fldChar w:fldCharType="separate"/>
      </w:r>
      <w:r w:rsidR="00A66B31" w:rsidRPr="00B43822">
        <w:rPr>
          <w:rStyle w:val="Hyperlink"/>
          <w:noProof/>
        </w:rPr>
        <w:t>O software deve possuir as seguintes características mínimas:</w:t>
      </w:r>
      <w:r w:rsidR="00A66B31">
        <w:rPr>
          <w:noProof/>
          <w:webHidden/>
        </w:rPr>
        <w:tab/>
      </w:r>
      <w:r w:rsidR="00A66B31">
        <w:rPr>
          <w:noProof/>
          <w:webHidden/>
        </w:rPr>
        <w:fldChar w:fldCharType="begin"/>
      </w:r>
      <w:r w:rsidR="00A66B31">
        <w:rPr>
          <w:noProof/>
          <w:webHidden/>
        </w:rPr>
        <w:instrText xml:space="preserve"> PAGEREF _Toc387884387 \h </w:instrText>
      </w:r>
      <w:r w:rsidR="00A66B31">
        <w:rPr>
          <w:noProof/>
          <w:webHidden/>
        </w:rPr>
      </w:r>
      <w:r w:rsidR="00A66B31">
        <w:rPr>
          <w:noProof/>
          <w:webHidden/>
        </w:rPr>
        <w:fldChar w:fldCharType="separate"/>
      </w:r>
      <w:ins w:id="102" w:author="Ademar Oliva Xavier Jr." w:date="2014-05-27T11:48:00Z">
        <w:r w:rsidR="00F56F38">
          <w:rPr>
            <w:noProof/>
            <w:webHidden/>
          </w:rPr>
          <w:t>114</w:t>
        </w:r>
      </w:ins>
      <w:del w:id="103" w:author="Ademar Oliva Xavier Jr." w:date="2014-05-19T17:11:00Z">
        <w:r w:rsidR="00A66B31" w:rsidDel="00273A30">
          <w:rPr>
            <w:noProof/>
            <w:webHidden/>
          </w:rPr>
          <w:delText>110</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"_Toc387884388" </w:instrText>
      </w:r>
      <w:r>
        <w:fldChar w:fldCharType="separate"/>
      </w:r>
      <w:r w:rsidR="00A66B31" w:rsidRPr="00B43822">
        <w:rPr>
          <w:rStyle w:val="Hyperlink"/>
          <w:noProof/>
        </w:rPr>
        <w:t>Requisitos funcionais para contratação futura</w:t>
      </w:r>
      <w:r w:rsidR="00A66B31">
        <w:rPr>
          <w:noProof/>
          <w:webHidden/>
        </w:rPr>
        <w:tab/>
      </w:r>
      <w:r w:rsidR="00A66B31">
        <w:rPr>
          <w:noProof/>
          <w:webHidden/>
        </w:rPr>
        <w:fldChar w:fldCharType="begin"/>
      </w:r>
      <w:r w:rsidR="00A66B31">
        <w:rPr>
          <w:noProof/>
          <w:webHidden/>
        </w:rPr>
        <w:instrText xml:space="preserve"> PAGEREF _Toc387884388 \h </w:instrText>
      </w:r>
      <w:r w:rsidR="00A66B31">
        <w:rPr>
          <w:noProof/>
          <w:webHidden/>
        </w:rPr>
      </w:r>
      <w:r w:rsidR="00A66B31">
        <w:rPr>
          <w:noProof/>
          <w:webHidden/>
        </w:rPr>
        <w:fldChar w:fldCharType="separate"/>
      </w:r>
      <w:ins w:id="104" w:author="Ademar Oliva Xavier Jr." w:date="2014-05-27T11:48:00Z">
        <w:r w:rsidR="00F56F38">
          <w:rPr>
            <w:noProof/>
            <w:webHidden/>
          </w:rPr>
          <w:t>115</w:t>
        </w:r>
      </w:ins>
      <w:del w:id="105" w:author="Ademar Oliva Xavier Jr." w:date="2014-05-19T17:11:00Z">
        <w:r w:rsidR="00A66B31" w:rsidDel="00273A30">
          <w:rPr>
            <w:noProof/>
            <w:webHidden/>
          </w:rPr>
          <w:delText>112</w:delText>
        </w:r>
      </w:del>
      <w:r w:rsidR="00A66B31">
        <w:rPr>
          <w:noProof/>
          <w:webHidden/>
        </w:rPr>
        <w:fldChar w:fldCharType="end"/>
      </w:r>
      <w:r>
        <w:rPr>
          <w:noProof/>
        </w:rPr>
        <w:fldChar w:fldCharType="end"/>
      </w:r>
    </w:p>
    <w:p w:rsidR="00A66B31" w:rsidRDefault="000D68BE">
      <w:pPr>
        <w:pStyle w:val="Sumrio2"/>
        <w:tabs>
          <w:tab w:val="left" w:pos="1440"/>
          <w:tab w:val="right" w:leader="dot" w:pos="9062"/>
        </w:tabs>
        <w:rPr>
          <w:rFonts w:asciiTheme="minorHAnsi" w:eastAsiaTheme="minorEastAsia" w:hAnsiTheme="minorHAnsi" w:cstheme="minorBidi"/>
          <w:b w:val="0"/>
          <w:noProof/>
          <w:sz w:val="22"/>
          <w:szCs w:val="22"/>
        </w:rPr>
      </w:pPr>
      <w:r>
        <w:fldChar w:fldCharType="begin"/>
      </w:r>
      <w:r>
        <w:instrText xml:space="preserve"> HYPERLINK \l "_Toc387884389" </w:instrText>
      </w:r>
      <w:r>
        <w:fldChar w:fldCharType="separate"/>
      </w:r>
      <w:r w:rsidR="00A66B31" w:rsidRPr="00B43822">
        <w:rPr>
          <w:rStyle w:val="Hyperlink"/>
          <w:noProof/>
        </w:rPr>
        <w:t>10.6</w:t>
      </w:r>
      <w:r w:rsidR="00A66B31">
        <w:rPr>
          <w:rFonts w:asciiTheme="minorHAnsi" w:eastAsiaTheme="minorEastAsia" w:hAnsiTheme="minorHAnsi" w:cstheme="minorBidi"/>
          <w:b w:val="0"/>
          <w:noProof/>
          <w:sz w:val="22"/>
          <w:szCs w:val="22"/>
        </w:rPr>
        <w:tab/>
      </w:r>
      <w:r w:rsidR="00A66B31" w:rsidRPr="00B43822">
        <w:rPr>
          <w:rStyle w:val="Hyperlink"/>
          <w:noProof/>
        </w:rPr>
        <w:t>Especificação do SGIweb - Sistema de Gestão Integrada via WEB</w:t>
      </w:r>
      <w:r w:rsidR="00A66B31">
        <w:rPr>
          <w:noProof/>
          <w:webHidden/>
        </w:rPr>
        <w:tab/>
      </w:r>
      <w:r w:rsidR="00A66B31">
        <w:rPr>
          <w:noProof/>
          <w:webHidden/>
        </w:rPr>
        <w:fldChar w:fldCharType="begin"/>
      </w:r>
      <w:r w:rsidR="00A66B31">
        <w:rPr>
          <w:noProof/>
          <w:webHidden/>
        </w:rPr>
        <w:instrText xml:space="preserve"> PAGEREF _Toc387884389 \h </w:instrText>
      </w:r>
      <w:r w:rsidR="00A66B31">
        <w:rPr>
          <w:noProof/>
          <w:webHidden/>
        </w:rPr>
      </w:r>
      <w:r w:rsidR="00A66B31">
        <w:rPr>
          <w:noProof/>
          <w:webHidden/>
        </w:rPr>
        <w:fldChar w:fldCharType="separate"/>
      </w:r>
      <w:ins w:id="106" w:author="Ademar Oliva Xavier Jr." w:date="2014-05-27T11:48:00Z">
        <w:r w:rsidR="00F56F38">
          <w:rPr>
            <w:noProof/>
            <w:webHidden/>
          </w:rPr>
          <w:t>115</w:t>
        </w:r>
      </w:ins>
      <w:del w:id="107" w:author="Ademar Oliva Xavier Jr." w:date="2014-05-19T17:11:00Z">
        <w:r w:rsidR="00A66B31" w:rsidDel="00273A30">
          <w:rPr>
            <w:noProof/>
            <w:webHidden/>
          </w:rPr>
          <w:delText>112</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"_Toc387884390" </w:instrText>
      </w:r>
      <w:r>
        <w:fldChar w:fldCharType="separate"/>
      </w:r>
      <w:r w:rsidR="00A66B31" w:rsidRPr="00B43822">
        <w:rPr>
          <w:rStyle w:val="Hyperlink"/>
          <w:noProof/>
        </w:rPr>
        <w:t>Sistema on-line</w:t>
      </w:r>
      <w:r w:rsidR="00A66B31">
        <w:rPr>
          <w:noProof/>
          <w:webHidden/>
        </w:rPr>
        <w:tab/>
      </w:r>
      <w:r w:rsidR="00A66B31">
        <w:rPr>
          <w:noProof/>
          <w:webHidden/>
        </w:rPr>
        <w:fldChar w:fldCharType="begin"/>
      </w:r>
      <w:r w:rsidR="00A66B31">
        <w:rPr>
          <w:noProof/>
          <w:webHidden/>
        </w:rPr>
        <w:instrText xml:space="preserve"> PAGEREF _Toc387884390 \h </w:instrText>
      </w:r>
      <w:r w:rsidR="00A66B31">
        <w:rPr>
          <w:noProof/>
          <w:webHidden/>
        </w:rPr>
      </w:r>
      <w:r w:rsidR="00A66B31">
        <w:rPr>
          <w:noProof/>
          <w:webHidden/>
        </w:rPr>
        <w:fldChar w:fldCharType="separate"/>
      </w:r>
      <w:ins w:id="108" w:author="Ademar Oliva Xavier Jr." w:date="2014-05-27T11:48:00Z">
        <w:r w:rsidR="00F56F38">
          <w:rPr>
            <w:noProof/>
            <w:webHidden/>
          </w:rPr>
          <w:t>116</w:t>
        </w:r>
      </w:ins>
      <w:del w:id="109" w:author="Ademar Oliva Xavier Jr." w:date="2014-05-19T17:11:00Z">
        <w:r w:rsidR="00A66B31" w:rsidDel="00273A30">
          <w:rPr>
            <w:noProof/>
            <w:webHidden/>
          </w:rPr>
          <w:delText>113</w:delText>
        </w:r>
      </w:del>
      <w:r w:rsidR="00A66B31">
        <w:rPr>
          <w:noProof/>
          <w:webHidden/>
        </w:rPr>
        <w:fldChar w:fldCharType="end"/>
      </w:r>
      <w:r>
        <w:rPr>
          <w:noProof/>
        </w:rPr>
        <w:fldChar w:fldCharType="end"/>
      </w:r>
    </w:p>
    <w:p w:rsidR="00A66B31" w:rsidRDefault="000D68BE">
      <w:pPr>
        <w:pStyle w:val="Sumrio3"/>
        <w:tabs>
          <w:tab w:val="right" w:leader="dot" w:pos="9062"/>
        </w:tabs>
        <w:rPr>
          <w:rFonts w:asciiTheme="minorHAnsi" w:eastAsiaTheme="minorEastAsia" w:hAnsiTheme="minorHAnsi" w:cstheme="minorBidi"/>
          <w:noProof/>
          <w:sz w:val="22"/>
          <w:szCs w:val="22"/>
        </w:rPr>
      </w:pPr>
      <w:r>
        <w:fldChar w:fldCharType="begin"/>
      </w:r>
      <w:r>
        <w:instrText xml:space="preserve"> HYPERLINK \l "_Toc387884391" </w:instrText>
      </w:r>
      <w:r>
        <w:fldChar w:fldCharType="separate"/>
      </w:r>
      <w:r w:rsidR="00A66B31" w:rsidRPr="00B43822">
        <w:rPr>
          <w:rStyle w:val="Hyperlink"/>
          <w:noProof/>
        </w:rPr>
        <w:t>Tecnologia para o Desenvolvimento do SGIweb</w:t>
      </w:r>
      <w:r w:rsidR="00A66B31">
        <w:rPr>
          <w:noProof/>
          <w:webHidden/>
        </w:rPr>
        <w:tab/>
      </w:r>
      <w:r w:rsidR="00A66B31">
        <w:rPr>
          <w:noProof/>
          <w:webHidden/>
        </w:rPr>
        <w:fldChar w:fldCharType="begin"/>
      </w:r>
      <w:r w:rsidR="00A66B31">
        <w:rPr>
          <w:noProof/>
          <w:webHidden/>
        </w:rPr>
        <w:instrText xml:space="preserve"> PAGEREF _Toc387884391 \h </w:instrText>
      </w:r>
      <w:r w:rsidR="00A66B31">
        <w:rPr>
          <w:noProof/>
          <w:webHidden/>
        </w:rPr>
      </w:r>
      <w:r w:rsidR="00A66B31">
        <w:rPr>
          <w:noProof/>
          <w:webHidden/>
        </w:rPr>
        <w:fldChar w:fldCharType="separate"/>
      </w:r>
      <w:ins w:id="110" w:author="Ademar Oliva Xavier Jr." w:date="2014-05-27T11:48:00Z">
        <w:r w:rsidR="00F56F38">
          <w:rPr>
            <w:noProof/>
            <w:webHidden/>
          </w:rPr>
          <w:t>116</w:t>
        </w:r>
      </w:ins>
      <w:del w:id="111" w:author="Ademar Oliva Xavier Jr." w:date="2014-05-19T17:11:00Z">
        <w:r w:rsidR="00A66B31" w:rsidDel="00273A30">
          <w:rPr>
            <w:noProof/>
            <w:webHidden/>
          </w:rPr>
          <w:delText>113</w:delText>
        </w:r>
      </w:del>
      <w:r w:rsidR="00A66B31">
        <w:rPr>
          <w:noProof/>
          <w:webHidden/>
        </w:rPr>
        <w:fldChar w:fldCharType="end"/>
      </w:r>
      <w:r>
        <w:rPr>
          <w:noProof/>
        </w:rPr>
        <w:fldChar w:fldCharType="end"/>
      </w:r>
    </w:p>
    <w:p w:rsidR="00A66B31" w:rsidRDefault="000D68BE">
      <w:pPr>
        <w:pStyle w:val="Sumrio1"/>
        <w:rPr>
          <w:rFonts w:asciiTheme="minorHAnsi" w:eastAsiaTheme="minorEastAsia" w:hAnsiTheme="minorHAnsi" w:cstheme="minorBidi"/>
          <w:b w:val="0"/>
          <w:caps w:val="0"/>
          <w:noProof/>
          <w:szCs w:val="22"/>
        </w:rPr>
      </w:pPr>
      <w:r>
        <w:fldChar w:fldCharType="begin"/>
      </w:r>
      <w:r>
        <w:instrText xml:space="preserve"> HYPERLINK \l "_Toc387884392" </w:instrText>
      </w:r>
      <w:r>
        <w:fldChar w:fldCharType="separate"/>
      </w:r>
      <w:r w:rsidR="00A66B31" w:rsidRPr="00B43822">
        <w:rPr>
          <w:rStyle w:val="Hyperlink"/>
          <w:noProof/>
        </w:rPr>
        <w:t>11</w:t>
      </w:r>
      <w:r w:rsidR="00A66B31">
        <w:rPr>
          <w:rFonts w:asciiTheme="minorHAnsi" w:eastAsiaTheme="minorEastAsia" w:hAnsiTheme="minorHAnsi" w:cstheme="minorBidi"/>
          <w:b w:val="0"/>
          <w:caps w:val="0"/>
          <w:noProof/>
          <w:szCs w:val="22"/>
        </w:rPr>
        <w:tab/>
      </w:r>
      <w:r w:rsidR="00A66B31" w:rsidRPr="00B43822">
        <w:rPr>
          <w:rStyle w:val="Hyperlink"/>
          <w:noProof/>
        </w:rPr>
        <w:t>BIBLIOGRAFIA</w:t>
      </w:r>
      <w:r w:rsidR="00A66B31">
        <w:rPr>
          <w:noProof/>
          <w:webHidden/>
        </w:rPr>
        <w:tab/>
      </w:r>
      <w:r w:rsidR="00A66B31">
        <w:rPr>
          <w:noProof/>
          <w:webHidden/>
        </w:rPr>
        <w:fldChar w:fldCharType="begin"/>
      </w:r>
      <w:r w:rsidR="00A66B31">
        <w:rPr>
          <w:noProof/>
          <w:webHidden/>
        </w:rPr>
        <w:instrText xml:space="preserve"> PAGEREF _Toc387884392 \h </w:instrText>
      </w:r>
      <w:r w:rsidR="00A66B31">
        <w:rPr>
          <w:noProof/>
          <w:webHidden/>
        </w:rPr>
      </w:r>
      <w:r w:rsidR="00A66B31">
        <w:rPr>
          <w:noProof/>
          <w:webHidden/>
        </w:rPr>
        <w:fldChar w:fldCharType="separate"/>
      </w:r>
      <w:ins w:id="112" w:author="Ademar Oliva Xavier Jr." w:date="2014-05-27T11:48:00Z">
        <w:r w:rsidR="00F56F38">
          <w:rPr>
            <w:noProof/>
            <w:webHidden/>
          </w:rPr>
          <w:t>116</w:t>
        </w:r>
      </w:ins>
      <w:del w:id="113" w:author="Ademar Oliva Xavier Jr." w:date="2014-05-19T17:11:00Z">
        <w:r w:rsidR="00A66B31" w:rsidDel="00273A30">
          <w:rPr>
            <w:noProof/>
            <w:webHidden/>
          </w:rPr>
          <w:delText>113</w:delText>
        </w:r>
      </w:del>
      <w:r w:rsidR="00A66B31">
        <w:rPr>
          <w:noProof/>
          <w:webHidden/>
        </w:rPr>
        <w:fldChar w:fldCharType="end"/>
      </w:r>
      <w:r>
        <w:rPr>
          <w:noProof/>
        </w:rPr>
        <w:fldChar w:fldCharType="end"/>
      </w:r>
    </w:p>
    <w:p w:rsidR="00B90B74" w:rsidRPr="00D42B9C" w:rsidRDefault="00D17D3C" w:rsidP="00B90B74">
      <w:r w:rsidRPr="00D42B9C">
        <w:fldChar w:fldCharType="end"/>
      </w:r>
    </w:p>
    <w:p w:rsidR="00B90B74" w:rsidRPr="00D42B9C" w:rsidRDefault="00B90B74" w:rsidP="00B90B74"/>
    <w:p w:rsidR="00541614" w:rsidRPr="00D42B9C" w:rsidRDefault="00541614" w:rsidP="006F60DA">
      <w:pPr>
        <w:ind w:firstLine="0"/>
      </w:pPr>
    </w:p>
    <w:p w:rsidR="00C363D5" w:rsidRPr="00D42B9C" w:rsidRDefault="002305B7" w:rsidP="004274C4">
      <w:pPr>
        <w:pStyle w:val="Ttulo1"/>
        <w:rPr>
          <w:color w:val="auto"/>
        </w:rPr>
      </w:pPr>
      <w:bookmarkStart w:id="114" w:name="_Toc327515170"/>
      <w:r w:rsidRPr="00D42B9C">
        <w:rPr>
          <w:color w:val="auto"/>
        </w:rPr>
        <w:br w:type="page"/>
      </w:r>
      <w:bookmarkStart w:id="115" w:name="_Toc327532456"/>
      <w:bookmarkStart w:id="116" w:name="_Toc387884336"/>
      <w:r w:rsidR="00C363D5" w:rsidRPr="00D42B9C">
        <w:rPr>
          <w:color w:val="auto"/>
        </w:rPr>
        <w:lastRenderedPageBreak/>
        <w:t>INTRODUÇÃO</w:t>
      </w:r>
      <w:bookmarkEnd w:id="114"/>
      <w:bookmarkEnd w:id="115"/>
      <w:bookmarkEnd w:id="116"/>
    </w:p>
    <w:p w:rsidR="002C2FE2" w:rsidRPr="00D42B9C" w:rsidRDefault="002C2FE2" w:rsidP="00177424">
      <w:pPr>
        <w:ind w:firstLine="708"/>
      </w:pPr>
    </w:p>
    <w:p w:rsidR="00930B56" w:rsidRPr="00D42B9C" w:rsidRDefault="00930B56" w:rsidP="00930B56">
      <w:pPr>
        <w:spacing w:before="240" w:after="240"/>
        <w:rPr>
          <w:szCs w:val="22"/>
        </w:rPr>
      </w:pPr>
      <w:r w:rsidRPr="00D42B9C">
        <w:rPr>
          <w:szCs w:val="22"/>
        </w:rPr>
        <w:t xml:space="preserve">A solução de software e hardware para atender o projeto de gestão de perdas e controle operacional da distribuição da água pelo </w:t>
      </w:r>
      <w:del w:id="117" w:author="Ademar Oliva Xavier Jr." w:date="2014-05-19T08:15:00Z">
        <w:r w:rsidRPr="00D42B9C" w:rsidDel="000D68BE">
          <w:rPr>
            <w:szCs w:val="22"/>
          </w:rPr>
          <w:delText xml:space="preserve">cliente final - </w:delText>
        </w:r>
      </w:del>
      <w:r w:rsidRPr="00D42B9C">
        <w:rPr>
          <w:szCs w:val="22"/>
        </w:rPr>
        <w:t>DAE-SCS, é constituída dos principais módulos de softwares:</w:t>
      </w:r>
    </w:p>
    <w:p w:rsidR="00930B56" w:rsidRPr="00D42B9C" w:rsidRDefault="00930B56" w:rsidP="006D6BFC">
      <w:pPr>
        <w:pStyle w:val="PargrafodaLista"/>
        <w:numPr>
          <w:ilvl w:val="0"/>
          <w:numId w:val="3"/>
        </w:numPr>
        <w:spacing w:before="240" w:after="240"/>
        <w:ind w:left="1134"/>
        <w:rPr>
          <w:rFonts w:cs="Times New Roman"/>
        </w:rPr>
      </w:pPr>
      <w:r w:rsidRPr="00D42B9C">
        <w:rPr>
          <w:rFonts w:cs="Times New Roman"/>
        </w:rPr>
        <w:t>Servidor de telemetria;</w:t>
      </w:r>
    </w:p>
    <w:p w:rsidR="00930B56" w:rsidRPr="00D42B9C" w:rsidRDefault="00930B56" w:rsidP="006D6BFC">
      <w:pPr>
        <w:pStyle w:val="PargrafodaLista"/>
        <w:numPr>
          <w:ilvl w:val="0"/>
          <w:numId w:val="3"/>
        </w:numPr>
        <w:spacing w:before="240" w:after="240"/>
        <w:ind w:left="1134"/>
        <w:rPr>
          <w:rFonts w:cs="Times New Roman"/>
        </w:rPr>
      </w:pPr>
      <w:r w:rsidRPr="00D42B9C">
        <w:rPr>
          <w:rFonts w:cs="Times New Roman"/>
        </w:rPr>
        <w:t xml:space="preserve">Servidor para automatismo </w:t>
      </w:r>
      <w:r w:rsidR="001E6A55" w:rsidRPr="00D42B9C">
        <w:rPr>
          <w:rFonts w:cs="Times New Roman"/>
        </w:rPr>
        <w:t>das regras</w:t>
      </w:r>
      <w:r w:rsidRPr="00D42B9C">
        <w:rPr>
          <w:rFonts w:cs="Times New Roman"/>
        </w:rPr>
        <w:t xml:space="preserve"> de negócios para gestão de perdas e controle operacional;</w:t>
      </w:r>
    </w:p>
    <w:p w:rsidR="00930B56" w:rsidRPr="00D42B9C" w:rsidRDefault="00930B56" w:rsidP="006D6BFC">
      <w:pPr>
        <w:pStyle w:val="PargrafodaLista"/>
        <w:numPr>
          <w:ilvl w:val="0"/>
          <w:numId w:val="3"/>
        </w:numPr>
        <w:spacing w:before="240" w:after="240"/>
        <w:ind w:left="1134"/>
        <w:rPr>
          <w:rFonts w:cs="Times New Roman"/>
        </w:rPr>
      </w:pPr>
      <w:r w:rsidRPr="00D42B9C">
        <w:rPr>
          <w:rFonts w:cs="Times New Roman"/>
        </w:rPr>
        <w:t>Camada/Nível apresentação para usuário final, através de interface web para visualização e consulta.</w:t>
      </w:r>
    </w:p>
    <w:p w:rsidR="00930B56" w:rsidRPr="00D42B9C" w:rsidRDefault="00930B56" w:rsidP="00930B56">
      <w:pPr>
        <w:spacing w:before="240" w:after="240"/>
        <w:rPr>
          <w:szCs w:val="22"/>
        </w:rPr>
      </w:pPr>
      <w:r w:rsidRPr="00D42B9C">
        <w:rPr>
          <w:szCs w:val="22"/>
        </w:rPr>
        <w:t>A representação esquemática abaixo, detalha a solução em níveis de camadas. Conforme, o entendimento da entidade ISA (</w:t>
      </w:r>
      <w:proofErr w:type="spellStart"/>
      <w:r w:rsidRPr="00D42B9C">
        <w:rPr>
          <w:szCs w:val="22"/>
        </w:rPr>
        <w:t>International</w:t>
      </w:r>
      <w:proofErr w:type="spellEnd"/>
      <w:r w:rsidRPr="00D42B9C">
        <w:rPr>
          <w:szCs w:val="22"/>
        </w:rPr>
        <w:t xml:space="preserve"> </w:t>
      </w:r>
      <w:proofErr w:type="spellStart"/>
      <w:r w:rsidRPr="00D42B9C">
        <w:rPr>
          <w:szCs w:val="22"/>
        </w:rPr>
        <w:t>Society</w:t>
      </w:r>
      <w:proofErr w:type="spellEnd"/>
      <w:r w:rsidRPr="00D42B9C">
        <w:rPr>
          <w:szCs w:val="22"/>
        </w:rPr>
        <w:t xml:space="preserve"> </w:t>
      </w:r>
      <w:proofErr w:type="spellStart"/>
      <w:r w:rsidRPr="00D42B9C">
        <w:rPr>
          <w:szCs w:val="22"/>
        </w:rPr>
        <w:t>of</w:t>
      </w:r>
      <w:proofErr w:type="spellEnd"/>
      <w:r w:rsidRPr="00D42B9C">
        <w:rPr>
          <w:szCs w:val="22"/>
        </w:rPr>
        <w:t xml:space="preserve"> Automation) através da norma S95.</w:t>
      </w:r>
    </w:p>
    <w:p w:rsidR="009458EB" w:rsidRPr="00D42B9C" w:rsidRDefault="009458EB" w:rsidP="00930B56">
      <w:pPr>
        <w:spacing w:before="240" w:after="240"/>
        <w:rPr>
          <w:rFonts w:cs="Arial"/>
          <w:sz w:val="24"/>
        </w:rPr>
      </w:pPr>
    </w:p>
    <w:p w:rsidR="00930B56" w:rsidRPr="00D42B9C" w:rsidRDefault="00930B56" w:rsidP="00930B56">
      <w:pPr>
        <w:spacing w:before="240" w:after="240"/>
        <w:jc w:val="center"/>
        <w:rPr>
          <w:rFonts w:cs="Arial"/>
          <w:sz w:val="24"/>
        </w:rPr>
      </w:pPr>
      <w:r w:rsidRPr="00D42B9C">
        <w:rPr>
          <w:noProof/>
        </w:rPr>
        <w:drawing>
          <wp:inline distT="0" distB="0" distL="0" distR="0" wp14:anchorId="3F359412" wp14:editId="057E4584">
            <wp:extent cx="4320000" cy="2404800"/>
            <wp:effectExtent l="0" t="0" r="444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20000" cy="2404800"/>
                    </a:xfrm>
                    <a:prstGeom prst="rect">
                      <a:avLst/>
                    </a:prstGeom>
                  </pic:spPr>
                </pic:pic>
              </a:graphicData>
            </a:graphic>
          </wp:inline>
        </w:drawing>
      </w:r>
    </w:p>
    <w:p w:rsidR="00177424" w:rsidRPr="00D42B9C" w:rsidRDefault="00930B56" w:rsidP="00930B56">
      <w:pPr>
        <w:ind w:firstLine="708"/>
      </w:pPr>
      <w:r w:rsidRPr="00D42B9C">
        <w:br w:type="page"/>
      </w:r>
    </w:p>
    <w:p w:rsidR="00177424" w:rsidRPr="00D42B9C" w:rsidRDefault="00771FA7" w:rsidP="0076418C">
      <w:pPr>
        <w:pStyle w:val="Ttulo1"/>
        <w:rPr>
          <w:color w:val="auto"/>
        </w:rPr>
      </w:pPr>
      <w:bookmarkStart w:id="118" w:name="_Toc387884337"/>
      <w:r w:rsidRPr="00D42B9C">
        <w:rPr>
          <w:color w:val="auto"/>
        </w:rPr>
        <w:lastRenderedPageBreak/>
        <w:t>Justificativa</w:t>
      </w:r>
      <w:bookmarkEnd w:id="118"/>
    </w:p>
    <w:p w:rsidR="00177424" w:rsidRPr="00D42B9C" w:rsidRDefault="00177424" w:rsidP="00177424">
      <w:pPr>
        <w:ind w:firstLine="708"/>
      </w:pPr>
    </w:p>
    <w:p w:rsidR="004004DC" w:rsidRPr="00D42B9C" w:rsidRDefault="004004DC" w:rsidP="004004DC">
      <w:pPr>
        <w:ind w:firstLine="708"/>
      </w:pPr>
      <w:del w:id="119" w:author="Ademar Oliva Xavier Jr." w:date="2014-05-19T08:33:00Z">
        <w:r w:rsidRPr="00D42B9C" w:rsidDel="00C01B56">
          <w:delText xml:space="preserve">No </w:delText>
        </w:r>
      </w:del>
      <w:ins w:id="120" w:author="Ademar Oliva Xavier Jr." w:date="2014-05-19T08:33:00Z">
        <w:r w:rsidR="00C01B56">
          <w:t>O</w:t>
        </w:r>
        <w:r w:rsidR="00C01B56" w:rsidRPr="00D42B9C">
          <w:t xml:space="preserve"> </w:t>
        </w:r>
      </w:ins>
      <w:r w:rsidRPr="00D42B9C">
        <w:t xml:space="preserve">item </w:t>
      </w:r>
      <w:del w:id="121" w:author="Ademar Oliva Xavier Jr." w:date="2014-05-19T08:34:00Z">
        <w:r w:rsidRPr="00D42B9C" w:rsidDel="00C01B56">
          <w:delText>(</w:delText>
        </w:r>
      </w:del>
      <w:r w:rsidRPr="00D42B9C">
        <w:t>V</w:t>
      </w:r>
      <w:ins w:id="122" w:author="Ademar Oliva Xavier Jr." w:date="2014-05-19T08:34:00Z">
        <w:r w:rsidR="00C01B56">
          <w:t xml:space="preserve"> </w:t>
        </w:r>
        <w:r w:rsidR="00C01B56" w:rsidRPr="00D42B9C">
          <w:t>do P</w:t>
        </w:r>
        <w:r w:rsidR="00C01B56">
          <w:t xml:space="preserve">lano </w:t>
        </w:r>
        <w:r w:rsidR="00C01B56" w:rsidRPr="00D42B9C">
          <w:t>M</w:t>
        </w:r>
        <w:r w:rsidR="00C01B56">
          <w:t xml:space="preserve">unicipal de </w:t>
        </w:r>
        <w:r w:rsidR="00C01B56" w:rsidRPr="00D42B9C">
          <w:t>S</w:t>
        </w:r>
        <w:r w:rsidR="00C01B56">
          <w:t xml:space="preserve">aneamento </w:t>
        </w:r>
        <w:r w:rsidR="00C01B56" w:rsidRPr="00D42B9C">
          <w:t>B</w:t>
        </w:r>
        <w:r w:rsidR="00C01B56">
          <w:t>ásico</w:t>
        </w:r>
        <w:r w:rsidR="00C01B56" w:rsidRPr="00D42B9C">
          <w:t>, 2010</w:t>
        </w:r>
        <w:r w:rsidR="00C01B56">
          <w:t xml:space="preserve"> (</w:t>
        </w:r>
      </w:ins>
      <w:del w:id="123" w:author="Ademar Oliva Xavier Jr." w:date="2014-05-19T08:34:00Z">
        <w:r w:rsidRPr="00D42B9C" w:rsidDel="00C01B56">
          <w:delText xml:space="preserve"> </w:delText>
        </w:r>
      </w:del>
      <w:r w:rsidRPr="00D42B9C">
        <w:t>Programas, projetos e ações necessárias para atingir os objetivos e as metas, p. 88</w:t>
      </w:r>
      <w:del w:id="124" w:author="Ademar Oliva Xavier Jr." w:date="2014-05-19T08:33:00Z">
        <w:r w:rsidRPr="00D42B9C" w:rsidDel="00C01B56">
          <w:delText>)</w:delText>
        </w:r>
      </w:del>
      <w:del w:id="125" w:author="Ademar Oliva Xavier Jr." w:date="2014-05-19T08:34:00Z">
        <w:r w:rsidRPr="00D42B9C" w:rsidDel="00C01B56">
          <w:delText xml:space="preserve"> do </w:delText>
        </w:r>
      </w:del>
      <w:del w:id="126" w:author="Ademar Oliva Xavier Jr." w:date="2014-05-19T08:33:00Z">
        <w:r w:rsidRPr="00D42B9C" w:rsidDel="00C01B56">
          <w:delText>documento (</w:delText>
        </w:r>
      </w:del>
      <w:del w:id="127" w:author="Ademar Oliva Xavier Jr." w:date="2014-05-19T08:34:00Z">
        <w:r w:rsidRPr="00D42B9C" w:rsidDel="00C01B56">
          <w:delText>PMSB, 2010</w:delText>
        </w:r>
      </w:del>
      <w:r w:rsidRPr="00D42B9C">
        <w:t xml:space="preserve">), </w:t>
      </w:r>
      <w:del w:id="128" w:author="Ademar Oliva Xavier Jr." w:date="2014-05-19T08:35:00Z">
        <w:r w:rsidRPr="00D42B9C" w:rsidDel="00C01B56">
          <w:delText xml:space="preserve">o DAE-SCS </w:delText>
        </w:r>
      </w:del>
      <w:r w:rsidRPr="00D42B9C">
        <w:t xml:space="preserve">descreve que desenvolverá programas estratégicos que se desdobrarão em planos, para fazer frente ao desafio de um risco eminente do fornecedor SABESP não conseguir aumentar o volume de fornecimento contratual de água para o município, em função do esgotamento da capacidade dos reservatórios na região metropolitana de São Paulo, descrito no </w:t>
      </w:r>
      <w:ins w:id="129" w:author="Ademar Oliva Xavier Jr." w:date="2014-05-19T08:39:00Z">
        <w:r w:rsidR="00A62C51">
          <w:t>sub</w:t>
        </w:r>
      </w:ins>
      <w:r w:rsidRPr="00D42B9C">
        <w:t xml:space="preserve">item </w:t>
      </w:r>
      <w:del w:id="130" w:author="Ademar Oliva Xavier Jr." w:date="2014-05-19T08:39:00Z">
        <w:r w:rsidRPr="00D42B9C" w:rsidDel="00A62C51">
          <w:delText>(</w:delText>
        </w:r>
      </w:del>
      <w:r w:rsidRPr="00D42B9C">
        <w:t xml:space="preserve">V.7 </w:t>
      </w:r>
      <w:ins w:id="131" w:author="Ademar Oliva Xavier Jr." w:date="2014-05-19T08:39:00Z">
        <w:r w:rsidR="00A62C51" w:rsidRPr="00D42B9C">
          <w:t>(</w:t>
        </w:r>
      </w:ins>
      <w:r w:rsidRPr="00D42B9C">
        <w:t xml:space="preserve">Compatibilidade com plano da bacia hidrográfica, p. 95) e, especificamente no subitem </w:t>
      </w:r>
      <w:del w:id="132" w:author="Ademar Oliva Xavier Jr." w:date="2014-05-19T08:39:00Z">
        <w:r w:rsidRPr="00D42B9C" w:rsidDel="00A62C51">
          <w:delText>(</w:delText>
        </w:r>
      </w:del>
      <w:r w:rsidRPr="00D42B9C">
        <w:t xml:space="preserve">V.7.2 </w:t>
      </w:r>
      <w:ins w:id="133" w:author="Ademar Oliva Xavier Jr." w:date="2014-05-19T08:39:00Z">
        <w:r w:rsidR="00A62C51" w:rsidRPr="00D42B9C">
          <w:t>(</w:t>
        </w:r>
      </w:ins>
      <w:r w:rsidRPr="00D42B9C">
        <w:t>Problemática da bacia, p. 96).</w:t>
      </w:r>
    </w:p>
    <w:p w:rsidR="004004DC" w:rsidRPr="00D42B9C" w:rsidRDefault="004004DC" w:rsidP="004004DC">
      <w:pPr>
        <w:ind w:firstLine="708"/>
      </w:pPr>
      <w:r w:rsidRPr="00D42B9C">
        <w:t xml:space="preserve">Já no item </w:t>
      </w:r>
      <w:del w:id="134" w:author="Ademar Oliva Xavier Jr." w:date="2014-05-19T08:39:00Z">
        <w:r w:rsidRPr="00D42B9C" w:rsidDel="00A62C51">
          <w:delText>(</w:delText>
        </w:r>
      </w:del>
      <w:r w:rsidRPr="00D42B9C">
        <w:t xml:space="preserve">V.4.3 </w:t>
      </w:r>
      <w:ins w:id="135" w:author="Ademar Oliva Xavier Jr." w:date="2014-05-19T08:39:00Z">
        <w:r w:rsidR="00A62C51" w:rsidRPr="00D42B9C">
          <w:t>(</w:t>
        </w:r>
      </w:ins>
      <w:r w:rsidRPr="00D42B9C">
        <w:t xml:space="preserve">Programa de controle das perdas, p. 91) do mesmo documento, descreve o programa para o controle de perdas no processo de distribuição da água, com meta desejada para perda, menor que </w:t>
      </w:r>
      <w:del w:id="136" w:author="Ademar Oliva Xavier Jr." w:date="2014-05-19T08:40:00Z">
        <w:r w:rsidRPr="00D42B9C" w:rsidDel="00A62C51">
          <w:delText>15</w:delText>
        </w:r>
      </w:del>
      <w:ins w:id="137" w:author="Ademar Oliva Xavier Jr." w:date="2014-05-19T08:40:00Z">
        <w:r w:rsidR="00A62C51">
          <w:t>2</w:t>
        </w:r>
        <w:r w:rsidR="00A62C51" w:rsidRPr="00D42B9C">
          <w:t>5</w:t>
        </w:r>
      </w:ins>
      <w:r w:rsidRPr="00D42B9C">
        <w:t>% até o exercício fiscal de 2014</w:t>
      </w:r>
      <w:del w:id="138" w:author="Ademar Oliva Xavier Jr." w:date="2014-05-19T11:37:00Z">
        <w:r w:rsidRPr="00D42B9C" w:rsidDel="00AB7D8D">
          <w:delText xml:space="preserve"> (citação do autor)</w:delText>
        </w:r>
      </w:del>
      <w:r w:rsidRPr="00D42B9C">
        <w:t>.</w:t>
      </w:r>
      <w:ins w:id="139" w:author="Ademar Oliva Xavier Jr." w:date="2014-05-19T09:01:00Z">
        <w:r w:rsidR="00AE3D6D">
          <w:t xml:space="preserve"> Entretanto</w:t>
        </w:r>
      </w:ins>
      <w:ins w:id="140" w:author="Ademar Oliva Xavier Jr." w:date="2014-05-19T10:12:00Z">
        <w:r w:rsidR="00864AE9">
          <w:t xml:space="preserve">, o </w:t>
        </w:r>
      </w:ins>
      <w:ins w:id="141" w:author="Ademar Oliva Xavier Jr." w:date="2014-05-19T11:36:00Z">
        <w:r w:rsidR="00AB7D8D">
          <w:t xml:space="preserve">atual </w:t>
        </w:r>
      </w:ins>
      <w:ins w:id="142" w:author="Ademar Oliva Xavier Jr." w:date="2014-05-19T10:12:00Z">
        <w:r w:rsidR="00864AE9">
          <w:t xml:space="preserve">Plano de Redução de Perdas </w:t>
        </w:r>
      </w:ins>
      <w:ins w:id="143" w:author="Ademar Oliva Xavier Jr." w:date="2014-05-19T11:36:00Z">
        <w:r w:rsidR="00AB7D8D">
          <w:t>do DAE</w:t>
        </w:r>
      </w:ins>
      <w:ins w:id="144" w:author="Ademar Oliva Xavier Jr." w:date="2014-05-19T11:37:00Z">
        <w:r w:rsidR="00AB7D8D">
          <w:t xml:space="preserve"> </w:t>
        </w:r>
      </w:ins>
      <w:ins w:id="145" w:author="Ademar Oliva Xavier Jr." w:date="2014-05-19T10:12:00Z">
        <w:r w:rsidR="00864AE9">
          <w:t xml:space="preserve">tem uma meta mais </w:t>
        </w:r>
      </w:ins>
      <w:ins w:id="146" w:author="Ademar Oliva Xavier Jr." w:date="2014-05-19T10:14:00Z">
        <w:r w:rsidR="00864AE9">
          <w:t>arrojada de 15% a partir da implantaç</w:t>
        </w:r>
      </w:ins>
      <w:ins w:id="147" w:author="Ademar Oliva Xavier Jr." w:date="2014-05-19T10:15:00Z">
        <w:r w:rsidR="00864AE9">
          <w:t>ão da Microsetorização do município.</w:t>
        </w:r>
      </w:ins>
    </w:p>
    <w:p w:rsidR="004004DC" w:rsidRPr="00D42B9C" w:rsidRDefault="004004DC" w:rsidP="004004DC">
      <w:pPr>
        <w:ind w:firstLine="708"/>
      </w:pPr>
      <w:r w:rsidRPr="00D42B9C">
        <w:t xml:space="preserve">Como consequência do desdobramento deste programa, </w:t>
      </w:r>
      <w:ins w:id="148" w:author="Ademar Oliva Xavier Jr." w:date="2014-05-19T11:38:00Z">
        <w:r w:rsidR="00AB7D8D">
          <w:t xml:space="preserve">será </w:t>
        </w:r>
      </w:ins>
      <w:del w:id="149" w:author="Ademar Oliva Xavier Jr." w:date="2014-05-19T11:38:00Z">
        <w:r w:rsidRPr="00D42B9C" w:rsidDel="00AB7D8D">
          <w:delText>demandará de investimentos citados no item (V Programas, projetos e ações necessárias para atingir os objetivos e as metas, p. 88) do documento (PMSB, 2010) que também é ratificado no documento (Plano de Redução de Perdas – Organon, 2013) de autoria de (Jr.); na</w:delText>
        </w:r>
      </w:del>
      <w:ins w:id="150" w:author="Ademar Oliva Xavier Jr." w:date="2014-05-19T11:38:00Z">
        <w:r w:rsidR="00AB7D8D">
          <w:t>necessária a</w:t>
        </w:r>
      </w:ins>
      <w:r w:rsidRPr="00D42B9C">
        <w:t xml:space="preserve"> instalação de equipamentos e instrumentos como: medidores de vazão/pressão</w:t>
      </w:r>
      <w:ins w:id="151" w:author="Ademar Oliva Xavier Jr." w:date="2014-05-19T11:40:00Z">
        <w:r w:rsidR="00AB7D8D">
          <w:t>/nível</w:t>
        </w:r>
      </w:ins>
      <w:r w:rsidRPr="00D42B9C">
        <w:t xml:space="preserve"> para o processo de Macro</w:t>
      </w:r>
      <w:ins w:id="152" w:author="Ademar Oliva Xavier Jr." w:date="2014-05-19T11:38:00Z">
        <w:r w:rsidR="00AB7D8D">
          <w:t>m</w:t>
        </w:r>
      </w:ins>
      <w:del w:id="153" w:author="Ademar Oliva Xavier Jr." w:date="2014-05-19T11:38:00Z">
        <w:r w:rsidRPr="00D42B9C" w:rsidDel="00AB7D8D">
          <w:delText xml:space="preserve"> M</w:delText>
        </w:r>
      </w:del>
      <w:r w:rsidRPr="00D42B9C">
        <w:t xml:space="preserve">edição; </w:t>
      </w:r>
      <w:del w:id="154" w:author="Ademar Oliva Xavier Jr." w:date="2014-05-19T11:39:00Z">
        <w:r w:rsidRPr="00D42B9C" w:rsidDel="00AB7D8D">
          <w:delText xml:space="preserve">criação </w:delText>
        </w:r>
      </w:del>
      <w:ins w:id="155" w:author="Ademar Oliva Xavier Jr." w:date="2014-05-19T11:39:00Z">
        <w:r w:rsidR="00AB7D8D">
          <w:t>instalação</w:t>
        </w:r>
        <w:r w:rsidR="00AB7D8D" w:rsidRPr="00D42B9C">
          <w:t xml:space="preserve"> </w:t>
        </w:r>
      </w:ins>
      <w:r w:rsidRPr="00D42B9C">
        <w:t>de DMC</w:t>
      </w:r>
      <w:ins w:id="156" w:author="Ademar Oliva Xavier Jr." w:date="2014-05-19T11:39:00Z">
        <w:r w:rsidR="00AB7D8D">
          <w:t>’s</w:t>
        </w:r>
      </w:ins>
      <w:r w:rsidRPr="00D42B9C">
        <w:t xml:space="preserve"> (Distrito Medição e Controle)</w:t>
      </w:r>
      <w:ins w:id="157" w:author="Ademar Oliva Xavier Jr." w:date="2014-05-19T11:39:00Z">
        <w:r w:rsidR="00AB7D8D">
          <w:t xml:space="preserve"> e </w:t>
        </w:r>
      </w:ins>
      <w:del w:id="158" w:author="Ademar Oliva Xavier Jr." w:date="2014-05-19T11:39:00Z">
        <w:r w:rsidRPr="00D42B9C" w:rsidDel="00AB7D8D">
          <w:delText xml:space="preserve">; efetivar o uso do controle da </w:delText>
        </w:r>
      </w:del>
      <w:proofErr w:type="spellStart"/>
      <w:r w:rsidRPr="00D42B9C">
        <w:t>VRP</w:t>
      </w:r>
      <w:ins w:id="159" w:author="Ademar Oliva Xavier Jr." w:date="2014-05-19T11:39:00Z">
        <w:r w:rsidR="00AB7D8D">
          <w:t>’s</w:t>
        </w:r>
      </w:ins>
      <w:proofErr w:type="spellEnd"/>
      <w:r w:rsidRPr="00D42B9C">
        <w:t xml:space="preserve"> (Válvula Reguladora de Pressão)</w:t>
      </w:r>
      <w:ins w:id="160" w:author="Ademar Oliva Xavier Jr." w:date="2014-05-19T11:40:00Z">
        <w:r w:rsidR="00AB7D8D">
          <w:t xml:space="preserve"> </w:t>
        </w:r>
        <w:r w:rsidR="00AB7D8D" w:rsidRPr="00D42B9C">
          <w:t>para o processo de</w:t>
        </w:r>
        <w:r w:rsidR="00AB7D8D">
          <w:t xml:space="preserve"> Microsetorização</w:t>
        </w:r>
      </w:ins>
      <w:r w:rsidRPr="00D42B9C">
        <w:t>; Pesquisa de vazamento assertiva para localizar os locais com de perda de água</w:t>
      </w:r>
      <w:ins w:id="161" w:author="Ademar Oliva Xavier Jr." w:date="2014-05-19T11:41:00Z">
        <w:r w:rsidR="00AB7D8D">
          <w:t xml:space="preserve">; Remanejamento de redes de água para o passeio; e Instalação de </w:t>
        </w:r>
        <w:proofErr w:type="spellStart"/>
        <w:r w:rsidR="00AB7D8D">
          <w:t>ULMC’s</w:t>
        </w:r>
        <w:proofErr w:type="spellEnd"/>
        <w:r w:rsidR="00AB7D8D">
          <w:t xml:space="preserve"> </w:t>
        </w:r>
      </w:ins>
      <w:ins w:id="162" w:author="Ademar Oliva Xavier Jr." w:date="2014-05-19T11:48:00Z">
        <w:r w:rsidR="00B87B27">
          <w:t>(Unidades de Ligação, Medição e Controle) para redução do nível de perdas em ramais</w:t>
        </w:r>
      </w:ins>
      <w:r w:rsidRPr="00D42B9C">
        <w:t>.</w:t>
      </w:r>
    </w:p>
    <w:p w:rsidR="004004DC" w:rsidRDefault="004004DC" w:rsidP="004004DC">
      <w:pPr>
        <w:ind w:firstLine="708"/>
        <w:rPr>
          <w:ins w:id="163" w:author="Ademar Oliva Xavier Jr." w:date="2014-05-22T11:23:00Z"/>
        </w:rPr>
      </w:pPr>
      <w:r w:rsidRPr="00D42B9C">
        <w:t>Acrescentar-se ainda</w:t>
      </w:r>
      <w:ins w:id="164" w:author="Ademar Oliva Xavier Jr." w:date="2014-05-19T12:06:00Z">
        <w:r w:rsidR="00977478">
          <w:t xml:space="preserve"> que</w:t>
        </w:r>
      </w:ins>
      <w:r w:rsidRPr="00D42B9C">
        <w:t xml:space="preserve">, para dar eficiência ao programa citado, </w:t>
      </w:r>
      <w:del w:id="165" w:author="Ademar Oliva Xavier Jr." w:date="2014-05-19T12:06:00Z">
        <w:r w:rsidRPr="00D42B9C" w:rsidDel="00977478">
          <w:delText xml:space="preserve">a </w:delText>
        </w:r>
      </w:del>
      <w:ins w:id="166" w:author="Ademar Oliva Xavier Jr." w:date="2014-05-19T12:06:00Z">
        <w:r w:rsidR="00977478">
          <w:t>será</w:t>
        </w:r>
        <w:r w:rsidR="00977478" w:rsidRPr="00D42B9C">
          <w:t xml:space="preserve"> </w:t>
        </w:r>
      </w:ins>
      <w:r w:rsidRPr="00D42B9C">
        <w:t>necess</w:t>
      </w:r>
      <w:ins w:id="167" w:author="Ademar Oliva Xavier Jr." w:date="2014-05-19T12:06:00Z">
        <w:r w:rsidR="00977478">
          <w:t>ária a</w:t>
        </w:r>
      </w:ins>
      <w:del w:id="168" w:author="Ademar Oliva Xavier Jr." w:date="2014-05-19T12:06:00Z">
        <w:r w:rsidRPr="00D42B9C" w:rsidDel="00977478">
          <w:delText>idade</w:delText>
        </w:r>
      </w:del>
      <w:del w:id="169" w:author="Ademar Oliva Xavier Jr." w:date="2014-05-19T12:07:00Z">
        <w:r w:rsidRPr="00D42B9C" w:rsidDel="00977478">
          <w:delText xml:space="preserve"> de</w:delText>
        </w:r>
      </w:del>
      <w:r w:rsidRPr="00D42B9C">
        <w:t xml:space="preserve"> implantação d</w:t>
      </w:r>
      <w:ins w:id="170" w:author="Ademar Oliva Xavier Jr." w:date="2014-05-19T12:07:00Z">
        <w:r w:rsidR="00977478">
          <w:t>o</w:t>
        </w:r>
      </w:ins>
      <w:del w:id="171" w:author="Ademar Oliva Xavier Jr." w:date="2014-05-19T12:07:00Z">
        <w:r w:rsidRPr="00D42B9C" w:rsidDel="00977478">
          <w:delText>e um</w:delText>
        </w:r>
      </w:del>
      <w:r w:rsidRPr="00D42B9C">
        <w:t xml:space="preserve"> </w:t>
      </w:r>
      <w:del w:id="172" w:author="Ademar Oliva Xavier Jr." w:date="2014-05-19T12:07:00Z">
        <w:r w:rsidRPr="00D42B9C" w:rsidDel="00977478">
          <w:delText xml:space="preserve">CCO </w:delText>
        </w:r>
      </w:del>
      <w:ins w:id="173" w:author="Ademar Oliva Xavier Jr." w:date="2014-05-19T12:07:00Z">
        <w:r w:rsidR="00977478">
          <w:t>G</w:t>
        </w:r>
        <w:r w:rsidR="00977478" w:rsidRPr="00D42B9C">
          <w:t xml:space="preserve">CO </w:t>
        </w:r>
      </w:ins>
      <w:r w:rsidRPr="00D42B9C">
        <w:t>(</w:t>
      </w:r>
      <w:ins w:id="174" w:author="Ademar Oliva Xavier Jr." w:date="2014-05-19T12:07:00Z">
        <w:r w:rsidR="00977478">
          <w:t>setor de Ge</w:t>
        </w:r>
      </w:ins>
      <w:ins w:id="175" w:author="Ademar Oliva Xavier Jr." w:date="2014-05-19T12:22:00Z">
        <w:r w:rsidR="004E2966">
          <w:t>renciamento</w:t>
        </w:r>
      </w:ins>
      <w:ins w:id="176" w:author="Ademar Oliva Xavier Jr." w:date="2014-05-19T12:07:00Z">
        <w:r w:rsidR="00977478">
          <w:t xml:space="preserve"> </w:t>
        </w:r>
      </w:ins>
      <w:del w:id="177" w:author="Ademar Oliva Xavier Jr." w:date="2014-05-19T12:07:00Z">
        <w:r w:rsidRPr="00D42B9C" w:rsidDel="00977478">
          <w:delText>Centro de</w:delText>
        </w:r>
      </w:del>
      <w:del w:id="178" w:author="Ademar Oliva Xavier Jr." w:date="2014-05-19T12:08:00Z">
        <w:r w:rsidRPr="00D42B9C" w:rsidDel="00977478">
          <w:delText xml:space="preserve"> Controle</w:delText>
        </w:r>
      </w:del>
      <w:ins w:id="179" w:author="Ademar Oliva Xavier Jr." w:date="2014-05-19T12:08:00Z">
        <w:r w:rsidR="00977478">
          <w:t>e Controle</w:t>
        </w:r>
      </w:ins>
      <w:r w:rsidRPr="00D42B9C">
        <w:t xml:space="preserve"> Operacional) para a visualização das variáveis do processo, que são ou serão monitorados ou controlados pelos equipamentos citados acima. Pois, através da monitoração destas variáveis do processo é que </w:t>
      </w:r>
      <w:ins w:id="180" w:author="Ademar Oliva Xavier Jr." w:date="2014-05-19T12:07:00Z">
        <w:r w:rsidR="00977478">
          <w:t xml:space="preserve">se </w:t>
        </w:r>
      </w:ins>
      <w:r w:rsidRPr="00D42B9C">
        <w:t xml:space="preserve">possibilitará o controle mais inteligente que colaborará na redução </w:t>
      </w:r>
      <w:del w:id="181" w:author="Ademar Oliva Xavier Jr." w:date="2014-05-19T12:08:00Z">
        <w:r w:rsidRPr="00D42B9C" w:rsidDel="00977478">
          <w:delText xml:space="preserve">da </w:delText>
        </w:r>
      </w:del>
      <w:ins w:id="182" w:author="Ademar Oliva Xavier Jr." w:date="2014-05-19T12:08:00Z">
        <w:r w:rsidR="00977478" w:rsidRPr="00D42B9C">
          <w:t>d</w:t>
        </w:r>
        <w:r w:rsidR="00977478">
          <w:t>e</w:t>
        </w:r>
        <w:r w:rsidR="00977478" w:rsidRPr="00D42B9C">
          <w:t xml:space="preserve"> </w:t>
        </w:r>
      </w:ins>
      <w:r w:rsidRPr="00D42B9C">
        <w:t>perda</w:t>
      </w:r>
      <w:ins w:id="183" w:author="Ademar Oliva Xavier Jr." w:date="2014-05-19T12:08:00Z">
        <w:r w:rsidR="00977478">
          <w:t>s, levando a uma</w:t>
        </w:r>
      </w:ins>
      <w:del w:id="184" w:author="Ademar Oliva Xavier Jr." w:date="2014-05-19T12:08:00Z">
        <w:r w:rsidRPr="00D42B9C" w:rsidDel="00977478">
          <w:delText xml:space="preserve"> –</w:delText>
        </w:r>
      </w:del>
      <w:r w:rsidRPr="00D42B9C">
        <w:t xml:space="preserve"> Excelência Operacional.</w:t>
      </w:r>
    </w:p>
    <w:p w:rsidR="006600BE" w:rsidRPr="006600BE" w:rsidRDefault="006600BE" w:rsidP="006600BE">
      <w:pPr>
        <w:ind w:firstLine="708"/>
        <w:rPr>
          <w:ins w:id="185" w:author="Ademar Oliva Xavier Jr." w:date="2014-05-22T11:23:00Z"/>
        </w:rPr>
      </w:pPr>
      <w:ins w:id="186" w:author="Ademar Oliva Xavier Jr." w:date="2014-05-22T11:23:00Z">
        <w:r w:rsidRPr="006600BE">
          <w:t>Por meio de programas pré-estabelecidos, associados a medidores de vazão, será possível controlar as vazões e pressões das entradas e saídas dos subsetores de maneira a sustentar as condições essenciais de abastecimento de água em toda a rede ao longo do dia, possibilitando reduções dos volumes perdidos em vazamentos e da incidência de rupturas nas tubulações, gerando diminuição nos custos operacionais, de energia elétrica e de despesas inerentes aos serviços de manutenção.</w:t>
        </w:r>
      </w:ins>
    </w:p>
    <w:p w:rsidR="006600BE" w:rsidRPr="00D42B9C" w:rsidDel="006600BE" w:rsidRDefault="006600BE" w:rsidP="004004DC">
      <w:pPr>
        <w:ind w:firstLine="708"/>
        <w:rPr>
          <w:del w:id="187" w:author="Ademar Oliva Xavier Jr." w:date="2014-05-22T11:23:00Z"/>
        </w:rPr>
      </w:pPr>
    </w:p>
    <w:p w:rsidR="004004DC" w:rsidRPr="00D42B9C" w:rsidRDefault="004004DC" w:rsidP="004004DC">
      <w:pPr>
        <w:ind w:firstLine="708"/>
      </w:pPr>
      <w:r w:rsidRPr="00D42B9C">
        <w:t>Para eficácia do programa, complementa-se</w:t>
      </w:r>
      <w:del w:id="188" w:author="Ademar Oliva Xavier Jr." w:date="2014-05-19T12:08:00Z">
        <w:r w:rsidRPr="00D42B9C" w:rsidDel="00977478">
          <w:delText xml:space="preserve">; </w:delText>
        </w:r>
      </w:del>
      <w:ins w:id="189" w:author="Ademar Oliva Xavier Jr." w:date="2014-05-19T12:08:00Z">
        <w:r w:rsidR="00977478">
          <w:t xml:space="preserve"> que e</w:t>
        </w:r>
      </w:ins>
      <w:del w:id="190" w:author="Ademar Oliva Xavier Jr." w:date="2014-05-19T12:08:00Z">
        <w:r w:rsidRPr="00D42B9C" w:rsidDel="00977478">
          <w:delText>E</w:delText>
        </w:r>
      </w:del>
      <w:r w:rsidRPr="00D42B9C">
        <w:t>stas variáveis do processo</w:t>
      </w:r>
      <w:del w:id="191" w:author="Ademar Oliva Xavier Jr." w:date="2014-05-19T12:08:00Z">
        <w:r w:rsidRPr="00D42B9C" w:rsidDel="00977478">
          <w:delText>,</w:delText>
        </w:r>
      </w:del>
      <w:r w:rsidRPr="00D42B9C">
        <w:t xml:space="preserve"> também serão registradas (banco de dados) para possibilitar pesquisa operacional, e, na criação de base de conhecimento do negócio que contextualize as variáveis do processo em informações do processo </w:t>
      </w:r>
      <w:del w:id="192" w:author="Ademar Oliva Xavier Jr." w:date="2014-05-19T12:09:00Z">
        <w:r w:rsidRPr="00D42B9C" w:rsidDel="00977478">
          <w:delText xml:space="preserve">em </w:delText>
        </w:r>
      </w:del>
      <w:ins w:id="193" w:author="Ademar Oliva Xavier Jr." w:date="2014-05-19T12:09:00Z">
        <w:r w:rsidR="00977478">
          <w:t>co</w:t>
        </w:r>
        <w:r w:rsidR="00977478" w:rsidRPr="00D42B9C">
          <w:t xml:space="preserve">m </w:t>
        </w:r>
      </w:ins>
      <w:r w:rsidRPr="00D42B9C">
        <w:t>indicadores de desempenho, que habilite os gestores na tomada de decisão, tanto a nível operacional como no nível de manutenção dos ativos (redes - tubulações e equipamentos).</w:t>
      </w:r>
    </w:p>
    <w:p w:rsidR="004004DC" w:rsidRPr="00D42B9C" w:rsidRDefault="004004DC" w:rsidP="004004DC">
      <w:pPr>
        <w:ind w:firstLine="708"/>
      </w:pPr>
      <w:r w:rsidRPr="00D42B9C">
        <w:t xml:space="preserve">Também, demandará a integração deste </w:t>
      </w:r>
      <w:del w:id="194" w:author="Ademar Oliva Xavier Jr." w:date="2014-05-19T12:10:00Z">
        <w:r w:rsidRPr="00D42B9C" w:rsidDel="00977478">
          <w:delText xml:space="preserve">CCO </w:delText>
        </w:r>
      </w:del>
      <w:ins w:id="195" w:author="Ademar Oliva Xavier Jr." w:date="2014-05-19T12:10:00Z">
        <w:r w:rsidR="00977478">
          <w:t>G</w:t>
        </w:r>
        <w:r w:rsidR="00977478" w:rsidRPr="00D42B9C">
          <w:t xml:space="preserve">CO </w:t>
        </w:r>
      </w:ins>
      <w:r w:rsidRPr="00D42B9C">
        <w:t>com alguns dos outros sistemas informatizados existentes, que compõem o ecossistema de gestão no DAE-SCS como, por exemplo: sistema comercial, sistema GIS, sistema de operação &amp; manutenção e outros que vise</w:t>
      </w:r>
      <w:ins w:id="196" w:author="Ademar Oliva Xavier Jr." w:date="2014-05-19T12:10:00Z">
        <w:r w:rsidR="00977478">
          <w:t>m</w:t>
        </w:r>
      </w:ins>
      <w:r w:rsidRPr="00D42B9C">
        <w:t xml:space="preserve"> à troca de </w:t>
      </w:r>
      <w:del w:id="197" w:author="Ademar Oliva Xavier Jr." w:date="2014-05-19T12:10:00Z">
        <w:r w:rsidRPr="00D42B9C" w:rsidDel="00977478">
          <w:delText xml:space="preserve">informação </w:delText>
        </w:r>
      </w:del>
      <w:ins w:id="198" w:author="Ademar Oliva Xavier Jr." w:date="2014-05-19T12:10:00Z">
        <w:r w:rsidR="00977478" w:rsidRPr="00D42B9C">
          <w:t>informaç</w:t>
        </w:r>
        <w:r w:rsidR="00977478">
          <w:t>ões</w:t>
        </w:r>
        <w:r w:rsidR="00977478" w:rsidRPr="00D42B9C">
          <w:t xml:space="preserve"> </w:t>
        </w:r>
      </w:ins>
      <w:r w:rsidRPr="00D42B9C">
        <w:t xml:space="preserve">de forma </w:t>
      </w:r>
      <w:del w:id="199" w:author="Ademar Oliva Xavier Jr." w:date="2014-05-19T12:10:00Z">
        <w:r w:rsidRPr="00D42B9C" w:rsidDel="00977478">
          <w:delText>‘</w:delText>
        </w:r>
      </w:del>
      <w:ins w:id="200" w:author="Ademar Oliva Xavier Jr." w:date="2014-05-19T12:10:00Z">
        <w:r w:rsidR="00977478">
          <w:t>“</w:t>
        </w:r>
      </w:ins>
      <w:del w:id="201" w:author="Ademar Oliva Xavier Jr." w:date="2014-05-19T12:10:00Z">
        <w:r w:rsidRPr="00D42B9C" w:rsidDel="00977478">
          <w:delText xml:space="preserve">online’ </w:delText>
        </w:r>
      </w:del>
      <w:ins w:id="202" w:author="Ademar Oliva Xavier Jr." w:date="2014-05-19T12:10:00Z">
        <w:r w:rsidR="00977478" w:rsidRPr="00D42B9C">
          <w:t>online</w:t>
        </w:r>
        <w:r w:rsidR="00977478">
          <w:t>”</w:t>
        </w:r>
        <w:r w:rsidR="00977478" w:rsidRPr="00D42B9C">
          <w:t xml:space="preserve"> </w:t>
        </w:r>
      </w:ins>
      <w:r w:rsidRPr="00D42B9C">
        <w:t>para simplificar as atividades e evitar os erros operacionais.</w:t>
      </w:r>
    </w:p>
    <w:p w:rsidR="004004DC" w:rsidRPr="00D42B9C" w:rsidRDefault="004004DC" w:rsidP="004004DC">
      <w:pPr>
        <w:ind w:firstLine="708"/>
      </w:pPr>
      <w:r w:rsidRPr="00D42B9C">
        <w:lastRenderedPageBreak/>
        <w:t xml:space="preserve">A consecução dos Programas do PMSB dá a </w:t>
      </w:r>
      <w:proofErr w:type="spellStart"/>
      <w:r w:rsidRPr="00D42B9C">
        <w:t>complenitude</w:t>
      </w:r>
      <w:proofErr w:type="spellEnd"/>
      <w:r w:rsidRPr="00D42B9C">
        <w:t xml:space="preserve"> das ações que visará à continuidade do serviço de distribuição de água e coleta do esgoto, visando à mitigação do risco da </w:t>
      </w:r>
      <w:proofErr w:type="spellStart"/>
      <w:r w:rsidRPr="00D42B9C">
        <w:t>disruptura</w:t>
      </w:r>
      <w:proofErr w:type="spellEnd"/>
      <w:r w:rsidRPr="00D42B9C">
        <w:t xml:space="preserve"> no aumento da capacidade no recebimento da água fornecida pela SABESP ou do aumento do consumo pelos munícipes.</w:t>
      </w:r>
    </w:p>
    <w:p w:rsidR="00771FA7" w:rsidRPr="00D42B9C" w:rsidRDefault="00771FA7" w:rsidP="00771FA7">
      <w:pPr>
        <w:ind w:firstLine="0"/>
        <w:jc w:val="left"/>
      </w:pPr>
      <w:r w:rsidRPr="00D42B9C">
        <w:br w:type="page"/>
      </w:r>
    </w:p>
    <w:p w:rsidR="00771FA7" w:rsidRPr="00D42B9C" w:rsidRDefault="00771FA7" w:rsidP="00771FA7">
      <w:pPr>
        <w:pStyle w:val="Ttulo2"/>
        <w:rPr>
          <w:color w:val="auto"/>
        </w:rPr>
      </w:pPr>
      <w:bookmarkStart w:id="203" w:name="_Toc387884338"/>
      <w:r w:rsidRPr="00D42B9C">
        <w:rPr>
          <w:color w:val="auto"/>
        </w:rPr>
        <w:lastRenderedPageBreak/>
        <w:t>Formulação do Problema:</w:t>
      </w:r>
      <w:bookmarkEnd w:id="203"/>
    </w:p>
    <w:p w:rsidR="00771FA7" w:rsidRPr="00D42B9C" w:rsidRDefault="00771FA7" w:rsidP="00771FA7">
      <w:pPr>
        <w:ind w:firstLine="0"/>
      </w:pPr>
    </w:p>
    <w:p w:rsidR="00771FA7" w:rsidRPr="00D42B9C" w:rsidRDefault="00771FA7" w:rsidP="00771FA7">
      <w:pPr>
        <w:ind w:firstLine="0"/>
      </w:pPr>
      <w:r w:rsidRPr="00D42B9C">
        <w:t>Sob a perspectiva do DAE-SCS, na interpretação e, aplicação da Lei 11.445/07 pode-se identificar três grandes necessidades (problemas) a serem resolvidos:</w:t>
      </w:r>
    </w:p>
    <w:p w:rsidR="00771FA7" w:rsidRPr="00D42B9C" w:rsidRDefault="00771FA7" w:rsidP="00771FA7">
      <w:pPr>
        <w:ind w:firstLine="0"/>
      </w:pPr>
    </w:p>
    <w:p w:rsidR="00771FA7" w:rsidRPr="00D42B9C" w:rsidRDefault="00771FA7" w:rsidP="00E11230">
      <w:pPr>
        <w:pStyle w:val="PargrafodaLista"/>
        <w:numPr>
          <w:ilvl w:val="0"/>
          <w:numId w:val="55"/>
        </w:numPr>
        <w:spacing w:line="360" w:lineRule="auto"/>
      </w:pPr>
      <w:r w:rsidRPr="00D42B9C">
        <w:t>A universalização dos serviços,</w:t>
      </w:r>
    </w:p>
    <w:p w:rsidR="00771FA7" w:rsidRPr="00D42B9C" w:rsidRDefault="00771FA7" w:rsidP="00E11230">
      <w:pPr>
        <w:pStyle w:val="PargrafodaLista"/>
        <w:numPr>
          <w:ilvl w:val="0"/>
          <w:numId w:val="55"/>
        </w:numPr>
        <w:spacing w:line="360" w:lineRule="auto"/>
      </w:pPr>
      <w:r w:rsidRPr="00D42B9C">
        <w:t>A qualidade e eficiência da prestação dos serviços e</w:t>
      </w:r>
    </w:p>
    <w:p w:rsidR="00771FA7" w:rsidRPr="00D42B9C" w:rsidRDefault="00771FA7" w:rsidP="00E11230">
      <w:pPr>
        <w:pStyle w:val="PargrafodaLista"/>
        <w:numPr>
          <w:ilvl w:val="0"/>
          <w:numId w:val="55"/>
        </w:numPr>
        <w:spacing w:line="360" w:lineRule="auto"/>
      </w:pPr>
      <w:r w:rsidRPr="00D42B9C">
        <w:t>A modicidade tarifária.</w:t>
      </w:r>
    </w:p>
    <w:p w:rsidR="00771FA7" w:rsidRPr="00D42B9C" w:rsidRDefault="00771FA7" w:rsidP="00771FA7">
      <w:pPr>
        <w:ind w:firstLine="0"/>
      </w:pPr>
    </w:p>
    <w:p w:rsidR="00771FA7" w:rsidRPr="00D42B9C" w:rsidRDefault="00771FA7" w:rsidP="00771FA7">
      <w:pPr>
        <w:ind w:firstLine="0"/>
      </w:pPr>
      <w:r w:rsidRPr="00D42B9C">
        <w:t xml:space="preserve">Citados no item </w:t>
      </w:r>
      <w:del w:id="204" w:author="Ademar Oliva Xavier Jr." w:date="2014-05-19T12:11:00Z">
        <w:r w:rsidRPr="00D42B9C" w:rsidDel="00977478">
          <w:delText>(</w:delText>
        </w:r>
      </w:del>
      <w:r w:rsidRPr="00D42B9C">
        <w:t>VII</w:t>
      </w:r>
      <w:ins w:id="205" w:author="Ademar Oliva Xavier Jr." w:date="2014-05-19T12:11:00Z">
        <w:r w:rsidR="00977478">
          <w:t xml:space="preserve"> </w:t>
        </w:r>
        <w:r w:rsidR="00977478" w:rsidRPr="00D42B9C">
          <w:t>(</w:t>
        </w:r>
      </w:ins>
      <w:del w:id="206" w:author="Ademar Oliva Xavier Jr." w:date="2014-05-19T12:11:00Z">
        <w:r w:rsidRPr="00D42B9C" w:rsidDel="00977478">
          <w:delText xml:space="preserve"> </w:delText>
        </w:r>
      </w:del>
      <w:r w:rsidRPr="00D42B9C">
        <w:t>Mecanismos e procedimentos para a avaliação sistemática da eficiência e eficácia das ações, p. 104) no documento (PMSB, 2010) pode-se, elencar pelas seguintes questões:</w:t>
      </w:r>
    </w:p>
    <w:p w:rsidR="00771FA7" w:rsidRPr="00D42B9C" w:rsidRDefault="00771FA7" w:rsidP="00771FA7">
      <w:pPr>
        <w:ind w:firstLine="0"/>
      </w:pPr>
    </w:p>
    <w:p w:rsidR="00771FA7" w:rsidRPr="00D42B9C" w:rsidRDefault="00771FA7" w:rsidP="00E11230">
      <w:pPr>
        <w:pStyle w:val="PargrafodaLista"/>
        <w:numPr>
          <w:ilvl w:val="0"/>
          <w:numId w:val="51"/>
        </w:numPr>
        <w:spacing w:line="360" w:lineRule="auto"/>
      </w:pPr>
      <w:r w:rsidRPr="00D42B9C">
        <w:t>Quais os indicadores de desempenho atual e desejado para o negócio?</w:t>
      </w:r>
      <w:r w:rsidR="00B15D93" w:rsidRPr="00D42B9C">
        <w:t xml:space="preserve"> </w:t>
      </w:r>
      <w:r w:rsidR="00B15D93" w:rsidRPr="00D42B9C">
        <w:rPr>
          <w:sz w:val="18"/>
        </w:rPr>
        <w:t xml:space="preserve">Descrito no subitem </w:t>
      </w:r>
      <w:del w:id="207" w:author="Ademar Oliva Xavier Jr." w:date="2014-05-19T12:12:00Z">
        <w:r w:rsidR="00B15D93" w:rsidRPr="00D42B9C" w:rsidDel="00977478">
          <w:rPr>
            <w:sz w:val="18"/>
          </w:rPr>
          <w:delText>(</w:delText>
        </w:r>
      </w:del>
      <w:r w:rsidR="00B15D93" w:rsidRPr="00D42B9C">
        <w:rPr>
          <w:sz w:val="18"/>
        </w:rPr>
        <w:t xml:space="preserve">VII.2 </w:t>
      </w:r>
      <w:ins w:id="208" w:author="Ademar Oliva Xavier Jr." w:date="2014-05-19T12:12:00Z">
        <w:r w:rsidR="00977478" w:rsidRPr="00D42B9C">
          <w:rPr>
            <w:sz w:val="18"/>
          </w:rPr>
          <w:t>(</w:t>
        </w:r>
      </w:ins>
      <w:r w:rsidR="00B15D93" w:rsidRPr="00D42B9C">
        <w:rPr>
          <w:sz w:val="18"/>
        </w:rPr>
        <w:t>Indicadores técnicos para o sistema de abastecimento de água, p. 105) e nos seus subitens.</w:t>
      </w:r>
    </w:p>
    <w:p w:rsidR="00B15D93" w:rsidRPr="00D42B9C" w:rsidRDefault="00B15D93" w:rsidP="00B15D93">
      <w:pPr>
        <w:pStyle w:val="PargrafodaLista"/>
        <w:numPr>
          <w:ilvl w:val="0"/>
          <w:numId w:val="0"/>
        </w:numPr>
        <w:spacing w:line="360" w:lineRule="auto"/>
        <w:ind w:left="720"/>
      </w:pPr>
    </w:p>
    <w:p w:rsidR="00771FA7" w:rsidRPr="00D42B9C" w:rsidRDefault="00771FA7" w:rsidP="00E11230">
      <w:pPr>
        <w:pStyle w:val="PargrafodaLista"/>
        <w:numPr>
          <w:ilvl w:val="0"/>
          <w:numId w:val="51"/>
        </w:numPr>
        <w:spacing w:line="360" w:lineRule="auto"/>
      </w:pPr>
      <w:r w:rsidRPr="00D42B9C">
        <w:t>Sustentabilidade para garantir e manter a universalização do serviço?</w:t>
      </w:r>
    </w:p>
    <w:p w:rsidR="00B15D93" w:rsidRPr="00D42B9C" w:rsidRDefault="00B15D93" w:rsidP="00B15D93">
      <w:pPr>
        <w:pStyle w:val="PargrafodaLista"/>
        <w:numPr>
          <w:ilvl w:val="0"/>
          <w:numId w:val="0"/>
        </w:numPr>
        <w:ind w:left="709"/>
        <w:rPr>
          <w:sz w:val="18"/>
        </w:rPr>
      </w:pPr>
      <w:r w:rsidRPr="00D42B9C">
        <w:rPr>
          <w:sz w:val="18"/>
        </w:rPr>
        <w:t xml:space="preserve">Descrito no subitem </w:t>
      </w:r>
      <w:del w:id="209" w:author="Ademar Oliva Xavier Jr." w:date="2014-05-19T12:12:00Z">
        <w:r w:rsidRPr="00D42B9C" w:rsidDel="00977478">
          <w:rPr>
            <w:sz w:val="18"/>
          </w:rPr>
          <w:delText>(</w:delText>
        </w:r>
      </w:del>
      <w:r w:rsidRPr="00D42B9C">
        <w:rPr>
          <w:sz w:val="18"/>
        </w:rPr>
        <w:t xml:space="preserve">VII.2 </w:t>
      </w:r>
      <w:ins w:id="210" w:author="Ademar Oliva Xavier Jr." w:date="2014-05-19T12:12:00Z">
        <w:r w:rsidR="00977478" w:rsidRPr="00D42B9C">
          <w:rPr>
            <w:sz w:val="18"/>
          </w:rPr>
          <w:t>(</w:t>
        </w:r>
      </w:ins>
      <w:r w:rsidRPr="00D42B9C">
        <w:rPr>
          <w:sz w:val="18"/>
        </w:rPr>
        <w:t>Indicadores técnicos para o sistema de abastecimento de água, p. 105) e nos seus subitens.</w:t>
      </w:r>
    </w:p>
    <w:p w:rsidR="00B15D93" w:rsidRPr="00D42B9C" w:rsidRDefault="00B15D93" w:rsidP="00B15D93">
      <w:pPr>
        <w:spacing w:line="360" w:lineRule="auto"/>
      </w:pPr>
    </w:p>
    <w:p w:rsidR="00771FA7" w:rsidRPr="00D42B9C" w:rsidRDefault="00771FA7" w:rsidP="00E11230">
      <w:pPr>
        <w:pStyle w:val="PargrafodaLista"/>
        <w:numPr>
          <w:ilvl w:val="0"/>
          <w:numId w:val="51"/>
        </w:numPr>
        <w:spacing w:line="360" w:lineRule="auto"/>
      </w:pPr>
      <w:r w:rsidRPr="00D42B9C">
        <w:t>Aprimoramento do atendimento ao público;</w:t>
      </w:r>
    </w:p>
    <w:p w:rsidR="00B15D93" w:rsidRPr="00D42B9C" w:rsidRDefault="00B15D93" w:rsidP="00B15D93">
      <w:pPr>
        <w:pStyle w:val="PargrafodaLista"/>
        <w:numPr>
          <w:ilvl w:val="0"/>
          <w:numId w:val="0"/>
        </w:numPr>
        <w:spacing w:line="360" w:lineRule="auto"/>
        <w:ind w:left="720"/>
        <w:rPr>
          <w:sz w:val="18"/>
        </w:rPr>
      </w:pPr>
      <w:r w:rsidRPr="00D42B9C">
        <w:rPr>
          <w:sz w:val="18"/>
        </w:rPr>
        <w:t xml:space="preserve">Descrito no subitem </w:t>
      </w:r>
      <w:del w:id="211" w:author="Ademar Oliva Xavier Jr." w:date="2014-05-19T12:12:00Z">
        <w:r w:rsidRPr="00D42B9C" w:rsidDel="00977478">
          <w:rPr>
            <w:sz w:val="18"/>
          </w:rPr>
          <w:delText>(</w:delText>
        </w:r>
      </w:del>
      <w:r w:rsidRPr="00D42B9C">
        <w:rPr>
          <w:sz w:val="18"/>
        </w:rPr>
        <w:t xml:space="preserve">VII.4.3 </w:t>
      </w:r>
      <w:ins w:id="212" w:author="Ademar Oliva Xavier Jr." w:date="2014-05-19T12:12:00Z">
        <w:r w:rsidR="00977478" w:rsidRPr="00D42B9C">
          <w:rPr>
            <w:sz w:val="18"/>
          </w:rPr>
          <w:t>(</w:t>
        </w:r>
      </w:ins>
      <w:r w:rsidRPr="00D42B9C">
        <w:rPr>
          <w:sz w:val="18"/>
        </w:rPr>
        <w:t>Indicador do nível de cortesia e de qualidade percebida pelos usuários na prestação dos serviços, p. 123).</w:t>
      </w:r>
    </w:p>
    <w:p w:rsidR="00B15D93" w:rsidRPr="00D42B9C" w:rsidRDefault="00B15D93" w:rsidP="00B15D93">
      <w:pPr>
        <w:spacing w:line="360" w:lineRule="auto"/>
        <w:ind w:left="360" w:firstLine="0"/>
      </w:pPr>
    </w:p>
    <w:p w:rsidR="00771FA7" w:rsidRPr="00D42B9C" w:rsidRDefault="00771FA7" w:rsidP="00E11230">
      <w:pPr>
        <w:pStyle w:val="PargrafodaLista"/>
        <w:numPr>
          <w:ilvl w:val="0"/>
          <w:numId w:val="51"/>
        </w:numPr>
        <w:spacing w:line="360" w:lineRule="auto"/>
      </w:pPr>
      <w:r w:rsidRPr="00D42B9C">
        <w:t>Aprimoramento da política de recursos humanos;</w:t>
      </w:r>
    </w:p>
    <w:p w:rsidR="00B15D93" w:rsidRPr="00D42B9C" w:rsidRDefault="00B15D93" w:rsidP="00B15D93">
      <w:pPr>
        <w:pStyle w:val="PargrafodaLista"/>
        <w:numPr>
          <w:ilvl w:val="0"/>
          <w:numId w:val="0"/>
        </w:numPr>
        <w:spacing w:line="360" w:lineRule="auto"/>
        <w:ind w:left="720"/>
        <w:rPr>
          <w:sz w:val="18"/>
        </w:rPr>
      </w:pPr>
      <w:r w:rsidRPr="00D42B9C">
        <w:rPr>
          <w:sz w:val="18"/>
        </w:rPr>
        <w:t xml:space="preserve">Descrito no subitem </w:t>
      </w:r>
      <w:del w:id="213" w:author="Ademar Oliva Xavier Jr." w:date="2014-05-19T12:12:00Z">
        <w:r w:rsidRPr="00D42B9C" w:rsidDel="00977478">
          <w:rPr>
            <w:sz w:val="18"/>
          </w:rPr>
          <w:delText>(</w:delText>
        </w:r>
      </w:del>
      <w:r w:rsidRPr="00D42B9C">
        <w:rPr>
          <w:sz w:val="18"/>
        </w:rPr>
        <w:t xml:space="preserve">V.6 </w:t>
      </w:r>
      <w:ins w:id="214" w:author="Ademar Oliva Xavier Jr." w:date="2014-05-19T12:12:00Z">
        <w:r w:rsidR="00977478" w:rsidRPr="00D42B9C">
          <w:rPr>
            <w:sz w:val="18"/>
          </w:rPr>
          <w:t>(</w:t>
        </w:r>
      </w:ins>
      <w:r w:rsidRPr="00D42B9C">
        <w:rPr>
          <w:sz w:val="18"/>
        </w:rPr>
        <w:t>Ações institucionais relativas à gestão, p. 95).</w:t>
      </w:r>
    </w:p>
    <w:p w:rsidR="00B15D93" w:rsidRPr="00D42B9C" w:rsidRDefault="00B15D93" w:rsidP="00B15D93">
      <w:pPr>
        <w:pStyle w:val="PargrafodaLista"/>
        <w:numPr>
          <w:ilvl w:val="0"/>
          <w:numId w:val="0"/>
        </w:numPr>
        <w:spacing w:line="360" w:lineRule="auto"/>
        <w:ind w:left="720"/>
      </w:pPr>
    </w:p>
    <w:p w:rsidR="00771FA7" w:rsidRPr="00D42B9C" w:rsidRDefault="00771FA7" w:rsidP="00E11230">
      <w:pPr>
        <w:pStyle w:val="PargrafodaLista"/>
        <w:numPr>
          <w:ilvl w:val="0"/>
          <w:numId w:val="51"/>
        </w:numPr>
        <w:spacing w:line="360" w:lineRule="auto"/>
      </w:pPr>
      <w:r w:rsidRPr="00D42B9C">
        <w:t>Integração da ferramenta GIS com as outras áreas do negócio;</w:t>
      </w:r>
    </w:p>
    <w:p w:rsidR="00B15D93" w:rsidRPr="00D42B9C" w:rsidRDefault="00B15D93" w:rsidP="00B15D93">
      <w:pPr>
        <w:pStyle w:val="PargrafodaLista"/>
        <w:numPr>
          <w:ilvl w:val="0"/>
          <w:numId w:val="0"/>
        </w:numPr>
        <w:spacing w:line="360" w:lineRule="auto"/>
        <w:ind w:left="720"/>
        <w:rPr>
          <w:sz w:val="18"/>
        </w:rPr>
      </w:pPr>
      <w:r w:rsidRPr="00D42B9C">
        <w:rPr>
          <w:sz w:val="18"/>
        </w:rPr>
        <w:t xml:space="preserve">Descrito no subitem </w:t>
      </w:r>
      <w:del w:id="215" w:author="Ademar Oliva Xavier Jr." w:date="2014-05-19T12:13:00Z">
        <w:r w:rsidRPr="00D42B9C" w:rsidDel="00977478">
          <w:rPr>
            <w:sz w:val="18"/>
          </w:rPr>
          <w:delText>(</w:delText>
        </w:r>
      </w:del>
      <w:r w:rsidRPr="00D42B9C">
        <w:rPr>
          <w:sz w:val="18"/>
        </w:rPr>
        <w:t xml:space="preserve">V.6 </w:t>
      </w:r>
      <w:ins w:id="216" w:author="Ademar Oliva Xavier Jr." w:date="2014-05-19T12:13:00Z">
        <w:r w:rsidR="00977478" w:rsidRPr="00D42B9C">
          <w:rPr>
            <w:sz w:val="18"/>
          </w:rPr>
          <w:t>(</w:t>
        </w:r>
      </w:ins>
      <w:r w:rsidRPr="00D42B9C">
        <w:rPr>
          <w:sz w:val="18"/>
        </w:rPr>
        <w:t>Ações institucionais relativas à gestão, p. 95).</w:t>
      </w:r>
    </w:p>
    <w:p w:rsidR="00B15D93" w:rsidRPr="00D42B9C" w:rsidRDefault="00B15D93" w:rsidP="00B15D93">
      <w:pPr>
        <w:pStyle w:val="PargrafodaLista"/>
        <w:numPr>
          <w:ilvl w:val="0"/>
          <w:numId w:val="0"/>
        </w:numPr>
        <w:spacing w:line="360" w:lineRule="auto"/>
        <w:ind w:left="720"/>
      </w:pPr>
    </w:p>
    <w:p w:rsidR="00771FA7" w:rsidRPr="00D42B9C" w:rsidRDefault="00771FA7" w:rsidP="00E11230">
      <w:pPr>
        <w:pStyle w:val="PargrafodaLista"/>
        <w:numPr>
          <w:ilvl w:val="0"/>
          <w:numId w:val="51"/>
        </w:numPr>
        <w:spacing w:line="360" w:lineRule="auto"/>
      </w:pPr>
      <w:r w:rsidRPr="00D42B9C">
        <w:t>Ações para emergências e contingências.</w:t>
      </w:r>
    </w:p>
    <w:p w:rsidR="00877FA0" w:rsidRPr="00D42B9C" w:rsidRDefault="00877FA0" w:rsidP="00877FA0">
      <w:pPr>
        <w:pStyle w:val="PargrafodaLista"/>
        <w:numPr>
          <w:ilvl w:val="0"/>
          <w:numId w:val="0"/>
        </w:numPr>
        <w:spacing w:line="360" w:lineRule="auto"/>
        <w:ind w:left="720"/>
        <w:rPr>
          <w:sz w:val="18"/>
        </w:rPr>
      </w:pPr>
      <w:r w:rsidRPr="00D42B9C">
        <w:rPr>
          <w:sz w:val="18"/>
        </w:rPr>
        <w:t xml:space="preserve">Descrito no subitem </w:t>
      </w:r>
      <w:del w:id="217" w:author="Ademar Oliva Xavier Jr." w:date="2014-05-19T12:13:00Z">
        <w:r w:rsidRPr="00D42B9C" w:rsidDel="00977478">
          <w:rPr>
            <w:sz w:val="18"/>
          </w:rPr>
          <w:delText>(</w:delText>
        </w:r>
      </w:del>
      <w:r w:rsidRPr="00D42B9C">
        <w:rPr>
          <w:sz w:val="18"/>
        </w:rPr>
        <w:t xml:space="preserve">VI.2 </w:t>
      </w:r>
      <w:ins w:id="218" w:author="Ademar Oliva Xavier Jr." w:date="2014-05-19T12:13:00Z">
        <w:r w:rsidR="00977478" w:rsidRPr="00D42B9C">
          <w:rPr>
            <w:sz w:val="18"/>
          </w:rPr>
          <w:t>(</w:t>
        </w:r>
      </w:ins>
      <w:r w:rsidRPr="00D42B9C">
        <w:rPr>
          <w:sz w:val="18"/>
        </w:rPr>
        <w:t>Ações para emergências e contingências, p. 100).</w:t>
      </w:r>
    </w:p>
    <w:p w:rsidR="00771FA7" w:rsidRPr="00D42B9C" w:rsidRDefault="00771FA7" w:rsidP="00771FA7">
      <w:pPr>
        <w:ind w:firstLine="0"/>
      </w:pPr>
    </w:p>
    <w:p w:rsidR="00771FA7" w:rsidRPr="00D42B9C" w:rsidRDefault="00771FA7" w:rsidP="00771FA7">
      <w:pPr>
        <w:ind w:firstLine="0"/>
      </w:pPr>
      <w:r w:rsidRPr="00D42B9C">
        <w:t xml:space="preserve">Acrescentam-se outras questões, dadas pelas reflexões realizadas pela Divisão Técnica do DAE-SCS, descrita no item (Controle de Perdas de Água, p. 3) do documento (Plano de Redução </w:t>
      </w:r>
      <w:r w:rsidR="00B15D93" w:rsidRPr="00D42B9C">
        <w:t>de Perdas – Organon, 2013)</w:t>
      </w:r>
      <w:r w:rsidRPr="00D42B9C">
        <w:t>.</w:t>
      </w:r>
    </w:p>
    <w:p w:rsidR="00771FA7" w:rsidRPr="00D42B9C" w:rsidRDefault="00771FA7" w:rsidP="00771FA7">
      <w:pPr>
        <w:ind w:firstLine="0"/>
      </w:pPr>
    </w:p>
    <w:p w:rsidR="00771FA7" w:rsidRPr="00D42B9C" w:rsidRDefault="00771FA7" w:rsidP="00E11230">
      <w:pPr>
        <w:pStyle w:val="PargrafodaLista"/>
        <w:numPr>
          <w:ilvl w:val="0"/>
          <w:numId w:val="52"/>
        </w:numPr>
        <w:spacing w:line="360" w:lineRule="auto"/>
      </w:pPr>
      <w:r w:rsidRPr="00D42B9C">
        <w:t xml:space="preserve">Não se sabe exatamente quanto se perde por não sabermos o volume de fornecimento real da Sabesp, somente o quanto </w:t>
      </w:r>
      <w:proofErr w:type="gramStart"/>
      <w:r w:rsidRPr="00D42B9C">
        <w:t>nos cobra</w:t>
      </w:r>
      <w:proofErr w:type="gramEnd"/>
      <w:r w:rsidRPr="00D42B9C">
        <w:t>;</w:t>
      </w:r>
    </w:p>
    <w:p w:rsidR="00771FA7" w:rsidRPr="00D42B9C" w:rsidRDefault="00771FA7" w:rsidP="00E11230">
      <w:pPr>
        <w:pStyle w:val="PargrafodaLista"/>
        <w:numPr>
          <w:ilvl w:val="0"/>
          <w:numId w:val="52"/>
        </w:numPr>
        <w:spacing w:line="360" w:lineRule="auto"/>
      </w:pPr>
      <w:r w:rsidRPr="00D42B9C">
        <w:t>A quantificação sistêmica do fornecimento não é confiável, devido à imprecisão dos medidores da Sabesp;</w:t>
      </w:r>
    </w:p>
    <w:p w:rsidR="00771FA7" w:rsidRPr="00D42B9C" w:rsidRDefault="00771FA7" w:rsidP="00E11230">
      <w:pPr>
        <w:pStyle w:val="PargrafodaLista"/>
        <w:numPr>
          <w:ilvl w:val="0"/>
          <w:numId w:val="52"/>
        </w:numPr>
        <w:spacing w:line="360" w:lineRule="auto"/>
      </w:pPr>
      <w:r w:rsidRPr="00D42B9C">
        <w:lastRenderedPageBreak/>
        <w:t>Não se sabe o quanto se vende já que nem todas as ligações domiciliares têm hidrômetros (clandestinas);</w:t>
      </w:r>
    </w:p>
    <w:p w:rsidR="00771FA7" w:rsidRPr="00D42B9C" w:rsidRDefault="00771FA7" w:rsidP="00E11230">
      <w:pPr>
        <w:pStyle w:val="PargrafodaLista"/>
        <w:numPr>
          <w:ilvl w:val="0"/>
          <w:numId w:val="52"/>
        </w:numPr>
        <w:spacing w:line="360" w:lineRule="auto"/>
      </w:pPr>
      <w:r w:rsidRPr="00D42B9C">
        <w:t>Não temos controle sobre vazamentos e expurgos nos reservatórios;</w:t>
      </w:r>
    </w:p>
    <w:p w:rsidR="00771FA7" w:rsidRPr="00D42B9C" w:rsidRDefault="00771FA7" w:rsidP="00E11230">
      <w:pPr>
        <w:pStyle w:val="PargrafodaLista"/>
        <w:numPr>
          <w:ilvl w:val="0"/>
          <w:numId w:val="52"/>
        </w:numPr>
        <w:spacing w:line="360" w:lineRule="auto"/>
      </w:pPr>
      <w:r w:rsidRPr="00D42B9C">
        <w:t>Buscam-se hoje vazamentos, porém convive-se com as causas que provocavam estes efeitos indesejados;</w:t>
      </w:r>
    </w:p>
    <w:p w:rsidR="00771FA7" w:rsidRPr="00D42B9C" w:rsidRDefault="00771FA7" w:rsidP="00E11230">
      <w:pPr>
        <w:pStyle w:val="PargrafodaLista"/>
        <w:numPr>
          <w:ilvl w:val="0"/>
          <w:numId w:val="52"/>
        </w:numPr>
        <w:spacing w:line="360" w:lineRule="auto"/>
      </w:pPr>
      <w:r w:rsidRPr="00D42B9C">
        <w:t>Buscam-se vazamentos não aparentes, porém a periodicidade desta busca (campanha anual) não é compatível com a nossa necessidade. Existe um círculo vicioso de reparo, aumento da pressão devido ao reparo e novo rompimento devido ao acréscimo de pressão da linha;</w:t>
      </w:r>
    </w:p>
    <w:p w:rsidR="00771FA7" w:rsidRPr="00D42B9C" w:rsidRDefault="00771FA7" w:rsidP="00E11230">
      <w:pPr>
        <w:pStyle w:val="PargrafodaLista"/>
        <w:numPr>
          <w:ilvl w:val="0"/>
          <w:numId w:val="52"/>
        </w:numPr>
        <w:spacing w:line="360" w:lineRule="auto"/>
      </w:pPr>
      <w:r w:rsidRPr="00D42B9C">
        <w:t>Identificam-se vazamentos aparentes, porém os mesmos não são reparados num prazo adequado;</w:t>
      </w:r>
    </w:p>
    <w:p w:rsidR="00771FA7" w:rsidRPr="00D42B9C" w:rsidRDefault="00771FA7" w:rsidP="00E11230">
      <w:pPr>
        <w:pStyle w:val="PargrafodaLista"/>
        <w:numPr>
          <w:ilvl w:val="0"/>
          <w:numId w:val="52"/>
        </w:numPr>
        <w:spacing w:line="360" w:lineRule="auto"/>
      </w:pPr>
      <w:r w:rsidRPr="00D42B9C">
        <w:t>A cada conserto de vazamento dão-se descargas de redes por não se contar com micro setorização da distribuição;</w:t>
      </w:r>
    </w:p>
    <w:p w:rsidR="00771FA7" w:rsidRPr="00D42B9C" w:rsidRDefault="00771FA7" w:rsidP="00E11230">
      <w:pPr>
        <w:pStyle w:val="PargrafodaLista"/>
        <w:numPr>
          <w:ilvl w:val="0"/>
          <w:numId w:val="52"/>
        </w:numPr>
        <w:spacing w:line="360" w:lineRule="auto"/>
      </w:pPr>
      <w:r w:rsidRPr="00D42B9C">
        <w:t xml:space="preserve">Os vazamentos, na sua grande maioria, são identificados pelo consumidor que se obriga a comunicar com a empresa, avisando-a de sua deficiência e </w:t>
      </w:r>
      <w:proofErr w:type="spellStart"/>
      <w:r w:rsidRPr="00D42B9C">
        <w:t>desgastando-lhe</w:t>
      </w:r>
      <w:proofErr w:type="spellEnd"/>
      <w:r w:rsidRPr="00D42B9C">
        <w:t xml:space="preserve"> a imagem;</w:t>
      </w:r>
    </w:p>
    <w:p w:rsidR="00771FA7" w:rsidRPr="00D42B9C" w:rsidRDefault="00771FA7" w:rsidP="00E11230">
      <w:pPr>
        <w:pStyle w:val="PargrafodaLista"/>
        <w:numPr>
          <w:ilvl w:val="0"/>
          <w:numId w:val="52"/>
        </w:numPr>
        <w:spacing w:line="360" w:lineRule="auto"/>
      </w:pPr>
      <w:r w:rsidRPr="00D42B9C">
        <w:t>Vários organismos públicos e privados se utilizam das redes de distribuição sem o devido controle e apropriação de custos;</w:t>
      </w:r>
    </w:p>
    <w:p w:rsidR="00771FA7" w:rsidRPr="00D42B9C" w:rsidRDefault="00771FA7" w:rsidP="00E11230">
      <w:pPr>
        <w:pStyle w:val="PargrafodaLista"/>
        <w:numPr>
          <w:ilvl w:val="0"/>
          <w:numId w:val="52"/>
        </w:numPr>
        <w:spacing w:line="360" w:lineRule="auto"/>
      </w:pPr>
      <w:r w:rsidRPr="00D42B9C">
        <w:t>O controle de perdas também tem um aspecto de comprometimento dos funcionários do DAE-SCS, pois é necessário o comprometimento de todos, desde o estabelecimento de metas e objetivos, quanto na busca pelo resultado. Este é fundamentalmente o de cumprir com eficiência o papel de gerenciamento de um bem precioso para a vida humana: a água.</w:t>
      </w:r>
    </w:p>
    <w:p w:rsidR="00771FA7" w:rsidRPr="00D42B9C" w:rsidRDefault="00771FA7" w:rsidP="00771FA7">
      <w:pPr>
        <w:ind w:firstLine="0"/>
      </w:pPr>
    </w:p>
    <w:p w:rsidR="00771FA7" w:rsidRPr="00D42B9C" w:rsidRDefault="00771FA7" w:rsidP="00725319">
      <w:pPr>
        <w:pStyle w:val="Ttulo3"/>
      </w:pPr>
      <w:bookmarkStart w:id="219" w:name="_Toc387884339"/>
      <w:r w:rsidRPr="00D42B9C">
        <w:t>Levantamento da Hipótese:</w:t>
      </w:r>
      <w:bookmarkEnd w:id="219"/>
    </w:p>
    <w:p w:rsidR="00771FA7" w:rsidRPr="00D42B9C" w:rsidRDefault="00771FA7" w:rsidP="00771FA7">
      <w:pPr>
        <w:ind w:firstLine="0"/>
      </w:pPr>
    </w:p>
    <w:p w:rsidR="00771FA7" w:rsidRPr="00D42B9C" w:rsidRDefault="00771FA7" w:rsidP="00771FA7">
      <w:pPr>
        <w:ind w:firstLine="0"/>
      </w:pPr>
      <w:r w:rsidRPr="00D42B9C">
        <w:t>Para orientar as atividades</w:t>
      </w:r>
      <w:del w:id="220" w:author="Ademar Oliva Xavier Jr." w:date="2014-05-19T12:50:00Z">
        <w:r w:rsidRPr="00D42B9C" w:rsidDel="00B103A8">
          <w:delText xml:space="preserve"> do Relatório R1</w:delText>
        </w:r>
      </w:del>
      <w:r w:rsidRPr="00D42B9C">
        <w:t>, tomamos como base</w:t>
      </w:r>
      <w:del w:id="221" w:author="Ademar Oliva Xavier Jr." w:date="2014-05-19T12:50:00Z">
        <w:r w:rsidRPr="00D42B9C" w:rsidDel="00B103A8">
          <w:delText xml:space="preserve">, </w:delText>
        </w:r>
      </w:del>
      <w:ins w:id="222" w:author="Ademar Oliva Xavier Jr." w:date="2014-05-19T12:50:00Z">
        <w:r w:rsidR="00B103A8">
          <w:t xml:space="preserve"> </w:t>
        </w:r>
      </w:ins>
      <w:r w:rsidRPr="00D42B9C">
        <w:t>os conceitos e boas práticas, preconizados pelas instituições como:</w:t>
      </w:r>
    </w:p>
    <w:p w:rsidR="00771FA7" w:rsidRPr="00D42B9C" w:rsidRDefault="00771FA7" w:rsidP="00771FA7">
      <w:pPr>
        <w:ind w:firstLine="0"/>
      </w:pPr>
    </w:p>
    <w:p w:rsidR="00771FA7" w:rsidRPr="00D42B9C" w:rsidRDefault="00771FA7" w:rsidP="00E11230">
      <w:pPr>
        <w:pStyle w:val="PargrafodaLista"/>
        <w:numPr>
          <w:ilvl w:val="0"/>
          <w:numId w:val="53"/>
        </w:numPr>
        <w:spacing w:line="360" w:lineRule="auto"/>
      </w:pPr>
      <w:r w:rsidRPr="00D42B9C">
        <w:t>Secretaria Nacional de Saneamento Ambiental (SNSA) do Ministério das Cidades do Governo Federal;</w:t>
      </w:r>
    </w:p>
    <w:p w:rsidR="00771FA7" w:rsidRPr="00D42B9C" w:rsidRDefault="00771FA7" w:rsidP="00E11230">
      <w:pPr>
        <w:pStyle w:val="PargrafodaLista"/>
        <w:numPr>
          <w:ilvl w:val="0"/>
          <w:numId w:val="53"/>
        </w:numPr>
        <w:spacing w:line="360" w:lineRule="auto"/>
      </w:pPr>
      <w:r w:rsidRPr="00D42B9C">
        <w:t>Fundação Nacional da Qualidade (FNQ);</w:t>
      </w:r>
    </w:p>
    <w:p w:rsidR="00771FA7" w:rsidRPr="00D42B9C" w:rsidRDefault="00771FA7" w:rsidP="00E11230">
      <w:pPr>
        <w:pStyle w:val="PargrafodaLista"/>
        <w:numPr>
          <w:ilvl w:val="0"/>
          <w:numId w:val="53"/>
        </w:numPr>
        <w:spacing w:line="360" w:lineRule="auto"/>
        <w:rPr>
          <w:lang w:val="en-US"/>
        </w:rPr>
      </w:pPr>
      <w:r w:rsidRPr="00D42B9C">
        <w:rPr>
          <w:lang w:val="en-US"/>
        </w:rPr>
        <w:t>International Society of Automation (ISA) e</w:t>
      </w:r>
    </w:p>
    <w:p w:rsidR="00771FA7" w:rsidRPr="00D42B9C" w:rsidRDefault="00771FA7" w:rsidP="00E11230">
      <w:pPr>
        <w:pStyle w:val="PargrafodaLista"/>
        <w:numPr>
          <w:ilvl w:val="0"/>
          <w:numId w:val="53"/>
        </w:numPr>
        <w:spacing w:line="360" w:lineRule="auto"/>
      </w:pPr>
      <w:r w:rsidRPr="00D42B9C">
        <w:t>Associação Brasileira de Normas Técnicas (ABNT).</w:t>
      </w:r>
    </w:p>
    <w:p w:rsidR="00771FA7" w:rsidRPr="00D42B9C" w:rsidRDefault="00771FA7" w:rsidP="00771FA7">
      <w:pPr>
        <w:ind w:firstLine="0"/>
      </w:pPr>
    </w:p>
    <w:p w:rsidR="00771FA7" w:rsidRPr="00D42B9C" w:rsidRDefault="00771FA7" w:rsidP="00771FA7">
      <w:pPr>
        <w:ind w:firstLine="0"/>
      </w:pPr>
      <w:r w:rsidRPr="00D42B9C">
        <w:t>Através, de suas publicações abaixo:</w:t>
      </w:r>
    </w:p>
    <w:p w:rsidR="00771FA7" w:rsidRPr="00D42B9C" w:rsidRDefault="00771FA7" w:rsidP="00771FA7">
      <w:pPr>
        <w:ind w:firstLine="0"/>
      </w:pPr>
    </w:p>
    <w:p w:rsidR="00771FA7" w:rsidRPr="00D42B9C" w:rsidRDefault="00771FA7" w:rsidP="00E11230">
      <w:pPr>
        <w:pStyle w:val="PargrafodaLista"/>
        <w:numPr>
          <w:ilvl w:val="0"/>
          <w:numId w:val="54"/>
        </w:numPr>
        <w:spacing w:line="360" w:lineRule="auto"/>
      </w:pPr>
      <w:r w:rsidRPr="00D42B9C">
        <w:lastRenderedPageBreak/>
        <w:t>Técnicas de operação em sistemas de abastecimento de água do Programa de Modernização do Setor Saneamento - PMSS (M</w:t>
      </w:r>
      <w:ins w:id="223" w:author="Ademar Oliva Xavier Jr." w:date="2014-05-19T12:50:00Z">
        <w:r w:rsidR="00B103A8">
          <w:t xml:space="preserve">inistério das </w:t>
        </w:r>
      </w:ins>
      <w:r w:rsidRPr="00D42B9C">
        <w:t>Cidades, 2008);</w:t>
      </w:r>
    </w:p>
    <w:p w:rsidR="00771FA7" w:rsidRPr="00D42B9C" w:rsidRDefault="00771FA7" w:rsidP="00E11230">
      <w:pPr>
        <w:pStyle w:val="PargrafodaLista"/>
        <w:numPr>
          <w:ilvl w:val="0"/>
          <w:numId w:val="54"/>
        </w:numPr>
        <w:spacing w:line="360" w:lineRule="auto"/>
      </w:pPr>
      <w:r w:rsidRPr="00D42B9C">
        <w:t>Conceitos Fundamentais da Excelência em Gestão (FNQ, 2010);</w:t>
      </w:r>
    </w:p>
    <w:p w:rsidR="00771FA7" w:rsidRPr="00D42B9C" w:rsidRDefault="00771FA7" w:rsidP="00E11230">
      <w:pPr>
        <w:pStyle w:val="PargrafodaLista"/>
        <w:numPr>
          <w:ilvl w:val="0"/>
          <w:numId w:val="54"/>
        </w:numPr>
        <w:spacing w:line="360" w:lineRule="auto"/>
        <w:rPr>
          <w:lang w:val="en-US"/>
        </w:rPr>
      </w:pPr>
      <w:r w:rsidRPr="00D42B9C">
        <w:rPr>
          <w:lang w:val="en-US"/>
        </w:rPr>
        <w:t>ANSI/ISA–S95.00.01 - Enterprise-Control System Integration Part 1: Models and Terminology (ISA, 2000);</w:t>
      </w:r>
    </w:p>
    <w:p w:rsidR="00771FA7" w:rsidRPr="00D42B9C" w:rsidRDefault="00771FA7" w:rsidP="00E11230">
      <w:pPr>
        <w:pStyle w:val="PargrafodaLista"/>
        <w:numPr>
          <w:ilvl w:val="0"/>
          <w:numId w:val="54"/>
        </w:numPr>
        <w:spacing w:line="360" w:lineRule="auto"/>
      </w:pPr>
      <w:r w:rsidRPr="00D42B9C">
        <w:t>ABNT NBR ISO 24510 - As Diretrizes para os Serviços de Água e Esgoto (ABNT NBR, 2012);</w:t>
      </w:r>
    </w:p>
    <w:p w:rsidR="00771FA7" w:rsidRPr="00D42B9C" w:rsidRDefault="00771FA7" w:rsidP="00E11230">
      <w:pPr>
        <w:pStyle w:val="PargrafodaLista"/>
        <w:numPr>
          <w:ilvl w:val="0"/>
          <w:numId w:val="54"/>
        </w:numPr>
        <w:spacing w:line="360" w:lineRule="auto"/>
      </w:pPr>
      <w:r w:rsidRPr="00D42B9C">
        <w:t>Plano Municipal de Saneamento Serviços de Abastecimento de Água e Esgotamento Sanitário – PMSB (USCS, 2010).</w:t>
      </w:r>
    </w:p>
    <w:p w:rsidR="00771FA7" w:rsidRPr="00D42B9C" w:rsidRDefault="00771FA7" w:rsidP="00771FA7">
      <w:pPr>
        <w:ind w:firstLine="0"/>
      </w:pPr>
    </w:p>
    <w:p w:rsidR="00C03E79" w:rsidRPr="00D42B9C" w:rsidRDefault="00C03E79" w:rsidP="00C03E79">
      <w:pPr>
        <w:pStyle w:val="Ttulo1"/>
        <w:rPr>
          <w:color w:val="auto"/>
        </w:rPr>
      </w:pPr>
      <w:bookmarkStart w:id="224" w:name="_Toc387884340"/>
      <w:r w:rsidRPr="00D42B9C">
        <w:rPr>
          <w:color w:val="auto"/>
        </w:rPr>
        <w:t>Orientações Gerais</w:t>
      </w:r>
      <w:bookmarkEnd w:id="224"/>
    </w:p>
    <w:p w:rsidR="00911AB9" w:rsidRPr="00D42B9C" w:rsidRDefault="00911AB9" w:rsidP="00911AB9"/>
    <w:p w:rsidR="00EC7D32" w:rsidRPr="00D42B9C" w:rsidRDefault="00EC7D32" w:rsidP="00EC7D32">
      <w:r w:rsidRPr="00D42B9C">
        <w:t xml:space="preserve">A </w:t>
      </w:r>
      <w:r w:rsidR="00BE19A2" w:rsidRPr="00D42B9C">
        <w:t>Proponente</w:t>
      </w:r>
      <w:r w:rsidRPr="00D42B9C">
        <w:t xml:space="preserve"> deverá estar organizada e ter condições para exercer todas as tarefas técnicas e administrativas referentes à execução dos serviços aqui mencionados, além de ter plenas condições de alocar facilidades e pessoal qualificado. A </w:t>
      </w:r>
      <w:r w:rsidR="00BE19A2" w:rsidRPr="00D42B9C">
        <w:t>Proponente</w:t>
      </w:r>
      <w:r w:rsidRPr="00D42B9C">
        <w:t xml:space="preserve"> deverá manter fluxo contínuo de informação junto à Coordenação.</w:t>
      </w:r>
    </w:p>
    <w:p w:rsidR="006D5AC9" w:rsidRPr="00D42B9C" w:rsidRDefault="006D5AC9" w:rsidP="00EC7D32"/>
    <w:p w:rsidR="006D5AC9" w:rsidRPr="00D42B9C" w:rsidRDefault="006D5AC9" w:rsidP="006D5AC9">
      <w:r w:rsidRPr="00D42B9C">
        <w:t>Deverão ser consideradas todas as adequações necessárias para realização da validação do projeto.</w:t>
      </w:r>
    </w:p>
    <w:p w:rsidR="006D5AC9" w:rsidRPr="00D42B9C" w:rsidRDefault="006D5AC9" w:rsidP="006D5AC9"/>
    <w:p w:rsidR="006D5AC9" w:rsidRPr="00D42B9C" w:rsidRDefault="006D5AC9" w:rsidP="006D5AC9">
      <w:r w:rsidRPr="00D42B9C">
        <w:t xml:space="preserve">As atas das reuniões de trabalho deverão ser feitas pela </w:t>
      </w:r>
      <w:r w:rsidR="00BE19A2" w:rsidRPr="00D42B9C">
        <w:t>Proponente</w:t>
      </w:r>
      <w:r w:rsidRPr="00D42B9C">
        <w:t>.</w:t>
      </w:r>
    </w:p>
    <w:p w:rsidR="00EC7D32" w:rsidRPr="00D42B9C" w:rsidRDefault="00EC7D32" w:rsidP="006C6FA5">
      <w:pPr>
        <w:ind w:firstLine="0"/>
      </w:pPr>
    </w:p>
    <w:p w:rsidR="002C2FE2" w:rsidRPr="00D42B9C" w:rsidRDefault="00177424" w:rsidP="006F60DA">
      <w:pPr>
        <w:pStyle w:val="Ttulo1"/>
        <w:rPr>
          <w:color w:val="auto"/>
        </w:rPr>
      </w:pPr>
      <w:bookmarkStart w:id="225" w:name="_Toc325641978"/>
      <w:bookmarkStart w:id="226" w:name="_Toc387884341"/>
      <w:r w:rsidRPr="00D42B9C">
        <w:rPr>
          <w:color w:val="auto"/>
        </w:rPr>
        <w:t>Escopo</w:t>
      </w:r>
      <w:bookmarkEnd w:id="225"/>
      <w:bookmarkEnd w:id="226"/>
      <w:r w:rsidRPr="00D42B9C">
        <w:rPr>
          <w:color w:val="auto"/>
        </w:rPr>
        <w:t xml:space="preserve"> </w:t>
      </w:r>
    </w:p>
    <w:p w:rsidR="002C2FE2" w:rsidRPr="00D42B9C" w:rsidRDefault="00756172" w:rsidP="009458EB">
      <w:pPr>
        <w:spacing w:before="240" w:after="240"/>
        <w:ind w:firstLine="0"/>
        <w:rPr>
          <w:rFonts w:cs="Arial"/>
          <w:szCs w:val="22"/>
        </w:rPr>
      </w:pPr>
      <w:r w:rsidRPr="00D42B9C">
        <w:rPr>
          <w:rFonts w:cs="Arial"/>
          <w:szCs w:val="22"/>
        </w:rPr>
        <w:t>O</w:t>
      </w:r>
      <w:r w:rsidR="002C2FE2" w:rsidRPr="00D42B9C">
        <w:rPr>
          <w:rFonts w:cs="Arial"/>
          <w:szCs w:val="22"/>
        </w:rPr>
        <w:t xml:space="preserve"> Sistema de Gerenciamento e Controle Operacional </w:t>
      </w:r>
      <w:r w:rsidR="00911AB9" w:rsidRPr="00D42B9C">
        <w:rPr>
          <w:rFonts w:cs="Arial"/>
          <w:szCs w:val="22"/>
        </w:rPr>
        <w:t xml:space="preserve">(GCO) </w:t>
      </w:r>
      <w:r w:rsidR="002C2FE2" w:rsidRPr="00D42B9C">
        <w:rPr>
          <w:rFonts w:cs="Arial"/>
          <w:szCs w:val="22"/>
        </w:rPr>
        <w:t>será composto por um conjunto de soluções de hardware e software com a finalidade de atender o projeto de Gestão de Perdas e Controle Operacional da distribuição da água - DAE-SCS, e será constituída dos principais módulos de softwares e hardware:</w:t>
      </w:r>
    </w:p>
    <w:p w:rsidR="002C2FE2" w:rsidRPr="00D42B9C" w:rsidRDefault="00911AB9" w:rsidP="006D6BFC">
      <w:pPr>
        <w:pStyle w:val="PargrafodaLista"/>
        <w:numPr>
          <w:ilvl w:val="0"/>
          <w:numId w:val="5"/>
        </w:numPr>
        <w:spacing w:before="240" w:after="240"/>
      </w:pPr>
      <w:r w:rsidRPr="00D42B9C">
        <w:t>PEA – Painel Elétrico de Automação</w:t>
      </w:r>
      <w:r w:rsidR="002C2FE2" w:rsidRPr="00D42B9C">
        <w:t>;</w:t>
      </w:r>
    </w:p>
    <w:p w:rsidR="002C2FE2" w:rsidRPr="00D42B9C" w:rsidRDefault="00911AB9" w:rsidP="006D6BFC">
      <w:pPr>
        <w:pStyle w:val="PargrafodaLista"/>
        <w:numPr>
          <w:ilvl w:val="0"/>
          <w:numId w:val="5"/>
        </w:numPr>
        <w:spacing w:before="240" w:after="240"/>
      </w:pPr>
      <w:del w:id="227" w:author="Ademar Oliva Xavier Jr." w:date="2014-05-22T11:25:00Z">
        <w:r w:rsidRPr="00D42B9C" w:rsidDel="006600BE">
          <w:delText>GCD</w:delText>
        </w:r>
      </w:del>
      <w:ins w:id="228" w:author="Ademar Oliva Xavier Jr." w:date="2014-05-22T11:25:00Z">
        <w:r w:rsidR="006600BE">
          <w:t>GCO</w:t>
        </w:r>
      </w:ins>
      <w:r w:rsidRPr="00D42B9C">
        <w:t xml:space="preserve"> – Gerenciador de Comunicação de dados</w:t>
      </w:r>
      <w:r w:rsidR="002C2FE2" w:rsidRPr="00D42B9C">
        <w:t>;</w:t>
      </w:r>
    </w:p>
    <w:p w:rsidR="00911AB9" w:rsidRPr="00D42B9C" w:rsidRDefault="00911AB9" w:rsidP="006D6BFC">
      <w:pPr>
        <w:pStyle w:val="PargrafodaLista"/>
        <w:numPr>
          <w:ilvl w:val="0"/>
          <w:numId w:val="5"/>
        </w:numPr>
        <w:spacing w:before="240" w:after="240"/>
      </w:pPr>
      <w:r w:rsidRPr="00D42B9C">
        <w:t>GAI – Gerenciador Automático de Indicadores</w:t>
      </w:r>
      <w:r w:rsidR="00985F86" w:rsidRPr="00D42B9C">
        <w:t>;</w:t>
      </w:r>
      <w:r w:rsidRPr="00D42B9C">
        <w:t xml:space="preserve"> </w:t>
      </w:r>
    </w:p>
    <w:p w:rsidR="002C2FE2" w:rsidRPr="00D42B9C" w:rsidRDefault="00985F86" w:rsidP="006D6BFC">
      <w:pPr>
        <w:pStyle w:val="PargrafodaLista"/>
        <w:numPr>
          <w:ilvl w:val="0"/>
          <w:numId w:val="5"/>
        </w:numPr>
        <w:spacing w:before="240" w:after="240"/>
      </w:pPr>
      <w:r w:rsidRPr="00D42B9C">
        <w:t>GIS</w:t>
      </w:r>
      <w:r w:rsidR="00911AB9" w:rsidRPr="00D42B9C">
        <w:t xml:space="preserve"> – </w:t>
      </w:r>
      <w:r w:rsidRPr="00D42B9C">
        <w:t>Sistema de Georeferenciamento</w:t>
      </w:r>
      <w:r w:rsidR="002C2FE2" w:rsidRPr="00D42B9C">
        <w:t>;</w:t>
      </w:r>
    </w:p>
    <w:p w:rsidR="00985F86" w:rsidRPr="00D42B9C" w:rsidRDefault="00985F86" w:rsidP="006D6BFC">
      <w:pPr>
        <w:pStyle w:val="PargrafodaLista"/>
        <w:numPr>
          <w:ilvl w:val="0"/>
          <w:numId w:val="5"/>
        </w:numPr>
        <w:spacing w:before="240" w:after="240"/>
      </w:pPr>
      <w:r w:rsidRPr="00D42B9C">
        <w:t>GRV – Gerenciador de Rastreamento de veículos;</w:t>
      </w:r>
    </w:p>
    <w:p w:rsidR="002C2FE2" w:rsidRPr="00D42B9C" w:rsidRDefault="00985F86" w:rsidP="006D6BFC">
      <w:pPr>
        <w:pStyle w:val="PargrafodaLista"/>
        <w:numPr>
          <w:ilvl w:val="0"/>
          <w:numId w:val="5"/>
        </w:numPr>
        <w:spacing w:before="240" w:after="240"/>
      </w:pPr>
      <w:proofErr w:type="spellStart"/>
      <w:r w:rsidRPr="00D42B9C">
        <w:t>SGIweb</w:t>
      </w:r>
      <w:proofErr w:type="spellEnd"/>
      <w:r w:rsidR="00911AB9" w:rsidRPr="00D42B9C">
        <w:t xml:space="preserve"> –</w:t>
      </w:r>
      <w:r w:rsidRPr="00D42B9C">
        <w:t xml:space="preserve"> Sistema de Gestão Integrada via WEB.</w:t>
      </w:r>
    </w:p>
    <w:p w:rsidR="002C2FE2" w:rsidRPr="00D42B9C" w:rsidRDefault="002C2FE2" w:rsidP="002C2FE2">
      <w:pPr>
        <w:rPr>
          <w:sz w:val="20"/>
          <w:szCs w:val="20"/>
          <w:lang w:val="pt-PT"/>
        </w:rPr>
      </w:pPr>
    </w:p>
    <w:p w:rsidR="002C2FE2" w:rsidRPr="00D42B9C" w:rsidRDefault="002C2FE2" w:rsidP="002C2FE2"/>
    <w:p w:rsidR="0061568C" w:rsidRPr="00D42B9C" w:rsidRDefault="0061568C" w:rsidP="00985F86">
      <w:pPr>
        <w:ind w:firstLine="0"/>
        <w:jc w:val="left"/>
      </w:pPr>
    </w:p>
    <w:p w:rsidR="00621E26" w:rsidRPr="00D42B9C" w:rsidRDefault="003A3D56" w:rsidP="00621E26">
      <w:pPr>
        <w:pStyle w:val="Ttulo1"/>
        <w:rPr>
          <w:color w:val="auto"/>
        </w:rPr>
      </w:pPr>
      <w:bookmarkStart w:id="229" w:name="_Toc387884342"/>
      <w:r w:rsidRPr="00D42B9C">
        <w:rPr>
          <w:color w:val="auto"/>
        </w:rPr>
        <w:lastRenderedPageBreak/>
        <w:t>Descrição</w:t>
      </w:r>
      <w:r w:rsidR="00985F86" w:rsidRPr="00D42B9C">
        <w:rPr>
          <w:color w:val="auto"/>
        </w:rPr>
        <w:t xml:space="preserve"> dos módulos</w:t>
      </w:r>
      <w:bookmarkEnd w:id="229"/>
    </w:p>
    <w:p w:rsidR="00985F86" w:rsidRPr="00D42B9C" w:rsidRDefault="00985F86" w:rsidP="00985F86"/>
    <w:p w:rsidR="00621E26" w:rsidRPr="00D42B9C" w:rsidRDefault="00985F86" w:rsidP="00621E26">
      <w:pPr>
        <w:pStyle w:val="Ttulo2"/>
        <w:rPr>
          <w:color w:val="auto"/>
        </w:rPr>
      </w:pPr>
      <w:bookmarkStart w:id="230" w:name="_Toc387884343"/>
      <w:r w:rsidRPr="00D42B9C">
        <w:rPr>
          <w:color w:val="auto"/>
        </w:rPr>
        <w:t>PEA</w:t>
      </w:r>
      <w:r w:rsidR="008E7CDD" w:rsidRPr="00D42B9C">
        <w:rPr>
          <w:color w:val="auto"/>
        </w:rPr>
        <w:t xml:space="preserve"> </w:t>
      </w:r>
      <w:r w:rsidR="008E7CDD" w:rsidRPr="00D42B9C">
        <w:rPr>
          <w:color w:val="auto"/>
          <w:sz w:val="24"/>
        </w:rPr>
        <w:t>– Painel Elétrico de Automação</w:t>
      </w:r>
      <w:bookmarkEnd w:id="230"/>
    </w:p>
    <w:p w:rsidR="002E3C16" w:rsidRPr="00D42B9C" w:rsidRDefault="002E3C16" w:rsidP="00621E26">
      <w:pPr>
        <w:ind w:firstLine="708"/>
      </w:pPr>
    </w:p>
    <w:p w:rsidR="002E3C16" w:rsidRPr="00D42B9C" w:rsidRDefault="002E3C16" w:rsidP="002E3C16">
      <w:pPr>
        <w:ind w:firstLine="708"/>
      </w:pPr>
      <w:r w:rsidRPr="00D42B9C">
        <w:t>Estão previstos 3 tipos de Pain</w:t>
      </w:r>
      <w:r w:rsidR="0081207C" w:rsidRPr="00D42B9C">
        <w:t>éis Elétrico</w:t>
      </w:r>
      <w:ins w:id="231" w:author="Ademar Oliva Xavier Jr." w:date="2014-05-19T12:53:00Z">
        <w:r w:rsidR="00B103A8">
          <w:t>s</w:t>
        </w:r>
      </w:ins>
      <w:r w:rsidR="0081207C" w:rsidRPr="00D42B9C">
        <w:t xml:space="preserve"> de Automação, para atender </w:t>
      </w:r>
      <w:del w:id="232" w:author="Ademar Oliva Xavier Jr." w:date="2014-05-19T12:53:00Z">
        <w:r w:rsidR="0081207C" w:rsidRPr="00D42B9C" w:rsidDel="00B103A8">
          <w:delText xml:space="preserve">as </w:delText>
        </w:r>
      </w:del>
      <w:ins w:id="233" w:author="Ademar Oliva Xavier Jr." w:date="2014-05-19T12:53:00Z">
        <w:r w:rsidR="00B103A8">
          <w:t>à</w:t>
        </w:r>
        <w:r w:rsidR="00B103A8" w:rsidRPr="00D42B9C">
          <w:t xml:space="preserve">s </w:t>
        </w:r>
      </w:ins>
      <w:r w:rsidR="0081207C" w:rsidRPr="00D42B9C">
        <w:t xml:space="preserve">atividades de monitoramento e controle das </w:t>
      </w:r>
      <w:proofErr w:type="spellStart"/>
      <w:r w:rsidR="0081207C" w:rsidRPr="00D42B9C">
        <w:t>VRP</w:t>
      </w:r>
      <w:ins w:id="234" w:author="Ademar Oliva Xavier Jr." w:date="2014-05-21T10:02:00Z">
        <w:r w:rsidR="00341A35">
          <w:t>’</w:t>
        </w:r>
      </w:ins>
      <w:r w:rsidR="0081207C" w:rsidRPr="00D42B9C">
        <w:t>s</w:t>
      </w:r>
      <w:proofErr w:type="spellEnd"/>
      <w:r w:rsidR="0081207C" w:rsidRPr="00D42B9C">
        <w:t>, DMC</w:t>
      </w:r>
      <w:ins w:id="235" w:author="Ademar Oliva Xavier Jr." w:date="2014-05-21T10:02:00Z">
        <w:r w:rsidR="00341A35">
          <w:t>’</w:t>
        </w:r>
      </w:ins>
      <w:r w:rsidR="0081207C" w:rsidRPr="00D42B9C">
        <w:t xml:space="preserve">s e Pontos </w:t>
      </w:r>
      <w:del w:id="236" w:author="Ademar Oliva Xavier Jr." w:date="2014-05-19T12:53:00Z">
        <w:r w:rsidR="0081207C" w:rsidRPr="00D42B9C" w:rsidDel="00B103A8">
          <w:delText>Criticos</w:delText>
        </w:r>
      </w:del>
      <w:ins w:id="237" w:author="Ademar Oliva Xavier Jr." w:date="2014-05-19T12:53:00Z">
        <w:r w:rsidR="00B103A8" w:rsidRPr="00D42B9C">
          <w:t>Críticos</w:t>
        </w:r>
      </w:ins>
      <w:r w:rsidR="0081207C" w:rsidRPr="00D42B9C">
        <w:t>, a saber</w:t>
      </w:r>
      <w:r w:rsidRPr="00D42B9C">
        <w:t>:</w:t>
      </w:r>
    </w:p>
    <w:p w:rsidR="002E3C16" w:rsidRPr="00D42B9C" w:rsidRDefault="002E3C16" w:rsidP="002E3C16">
      <w:pPr>
        <w:ind w:firstLine="708"/>
      </w:pPr>
    </w:p>
    <w:p w:rsidR="002E3C16" w:rsidRPr="00D42B9C" w:rsidRDefault="002E3C16" w:rsidP="002E3C16">
      <w:pPr>
        <w:ind w:firstLine="708"/>
      </w:pPr>
      <w:r w:rsidRPr="00D42B9C">
        <w:t>PEA VRP</w:t>
      </w:r>
    </w:p>
    <w:p w:rsidR="002E3C16" w:rsidRPr="00D42B9C" w:rsidRDefault="002E3C16" w:rsidP="002E3C16">
      <w:pPr>
        <w:ind w:firstLine="708"/>
      </w:pPr>
    </w:p>
    <w:p w:rsidR="002E3C16" w:rsidRPr="00D42B9C" w:rsidRDefault="002E3C16" w:rsidP="002E3C16">
      <w:pPr>
        <w:ind w:firstLine="708"/>
      </w:pPr>
      <w:r w:rsidRPr="00D42B9C">
        <w:t xml:space="preserve">Esse módulo terá </w:t>
      </w:r>
      <w:ins w:id="238" w:author="Ademar Oliva Xavier Jr." w:date="2014-05-19T12:53:00Z">
        <w:r w:rsidR="00B103A8">
          <w:t xml:space="preserve">como </w:t>
        </w:r>
      </w:ins>
      <w:r w:rsidRPr="00D42B9C">
        <w:t>responsabilidade</w:t>
      </w:r>
      <w:r w:rsidR="0081207C" w:rsidRPr="00D42B9C">
        <w:t>:</w:t>
      </w:r>
    </w:p>
    <w:p w:rsidR="002E3C16" w:rsidRPr="00D42B9C" w:rsidRDefault="002E3C16" w:rsidP="002E3C16">
      <w:pPr>
        <w:ind w:firstLine="708"/>
      </w:pPr>
    </w:p>
    <w:p w:rsidR="002E3C16" w:rsidRPr="00D42B9C" w:rsidRDefault="002E3C16" w:rsidP="002E3C16">
      <w:pPr>
        <w:pStyle w:val="PargrafodaLista"/>
        <w:numPr>
          <w:ilvl w:val="0"/>
          <w:numId w:val="4"/>
        </w:numPr>
        <w:spacing w:before="240" w:after="240"/>
        <w:ind w:left="709"/>
      </w:pPr>
      <w:r w:rsidRPr="00D42B9C">
        <w:t>Realizar o monitoramento cont</w:t>
      </w:r>
      <w:r w:rsidR="0081207C" w:rsidRPr="00D42B9C">
        <w:t>ínuo de</w:t>
      </w:r>
      <w:r w:rsidRPr="00D42B9C">
        <w:t xml:space="preserve"> vazão e pressão</w:t>
      </w:r>
      <w:r w:rsidR="0081207C" w:rsidRPr="00D42B9C">
        <w:t xml:space="preserve"> a montante e jusante</w:t>
      </w:r>
      <w:r w:rsidRPr="00D42B9C">
        <w:t xml:space="preserve"> em uma VRP</w:t>
      </w:r>
      <w:r w:rsidR="0081207C" w:rsidRPr="00D42B9C">
        <w:t>;</w:t>
      </w:r>
    </w:p>
    <w:p w:rsidR="002E3C16" w:rsidRPr="00D42B9C" w:rsidRDefault="002E3C16" w:rsidP="002E3C16">
      <w:pPr>
        <w:pStyle w:val="PargrafodaLista"/>
        <w:numPr>
          <w:ilvl w:val="0"/>
          <w:numId w:val="4"/>
        </w:numPr>
        <w:spacing w:before="240" w:after="240"/>
        <w:ind w:left="709"/>
      </w:pPr>
      <w:r w:rsidRPr="00D42B9C">
        <w:t>Controlar uma VRP (Válvula Redutora de Pressão), através de um CLP (controlador lógico programável), considerando os parâmetros locais monitorados</w:t>
      </w:r>
      <w:r w:rsidR="0081207C" w:rsidRPr="00D42B9C">
        <w:t>, pressão do Ponto Crítico (medido remotamente)</w:t>
      </w:r>
      <w:r w:rsidRPr="00D42B9C">
        <w:t xml:space="preserve"> e o perfil de press</w:t>
      </w:r>
      <w:r w:rsidR="0081207C" w:rsidRPr="00D42B9C">
        <w:t>ão desejado;</w:t>
      </w:r>
    </w:p>
    <w:p w:rsidR="002E3C16" w:rsidRPr="00D42B9C" w:rsidRDefault="002E3C16" w:rsidP="0081207C">
      <w:pPr>
        <w:pStyle w:val="PargrafodaLista"/>
        <w:numPr>
          <w:ilvl w:val="0"/>
          <w:numId w:val="4"/>
        </w:numPr>
        <w:spacing w:before="240" w:after="240"/>
        <w:ind w:left="709"/>
      </w:pPr>
      <w:r w:rsidRPr="00D42B9C">
        <w:t xml:space="preserve">Prover serviço de comunicação de dados entre o </w:t>
      </w:r>
      <w:del w:id="239" w:author="Ademar Oliva Xavier Jr." w:date="2014-05-21T10:03:00Z">
        <w:r w:rsidRPr="00D42B9C" w:rsidDel="00341A35">
          <w:delText xml:space="preserve">GCD </w:delText>
        </w:r>
      </w:del>
      <w:ins w:id="240" w:author="Ademar Oliva Xavier Jr." w:date="2014-05-21T10:03:00Z">
        <w:r w:rsidR="00341A35" w:rsidRPr="00D42B9C">
          <w:t>GC</w:t>
        </w:r>
        <w:r w:rsidR="00341A35">
          <w:t>O</w:t>
        </w:r>
        <w:r w:rsidR="00341A35" w:rsidRPr="00D42B9C">
          <w:t xml:space="preserve"> </w:t>
        </w:r>
      </w:ins>
      <w:r w:rsidRPr="00D42B9C">
        <w:t>e o CLP</w:t>
      </w:r>
      <w:r w:rsidR="0081207C" w:rsidRPr="00D42B9C">
        <w:t xml:space="preserve"> via GPRS.</w:t>
      </w:r>
      <w:r w:rsidRPr="00D42B9C">
        <w:t xml:space="preserve"> </w:t>
      </w:r>
    </w:p>
    <w:p w:rsidR="0081207C" w:rsidRPr="00D42B9C" w:rsidRDefault="0081207C" w:rsidP="0081207C">
      <w:pPr>
        <w:spacing w:before="240" w:after="240"/>
      </w:pPr>
    </w:p>
    <w:p w:rsidR="0081207C" w:rsidRPr="00D42B9C" w:rsidRDefault="0081207C" w:rsidP="0081207C">
      <w:pPr>
        <w:spacing w:before="240" w:after="240"/>
      </w:pPr>
      <w:r w:rsidRPr="00D42B9C">
        <w:t>PEA DMC</w:t>
      </w:r>
    </w:p>
    <w:p w:rsidR="0081207C" w:rsidRPr="00D42B9C" w:rsidRDefault="0081207C" w:rsidP="0081207C">
      <w:pPr>
        <w:ind w:firstLine="708"/>
      </w:pPr>
      <w:r w:rsidRPr="00D42B9C">
        <w:t>Esse módulo terá responsabilidade:</w:t>
      </w:r>
    </w:p>
    <w:p w:rsidR="0081207C" w:rsidRPr="00D42B9C" w:rsidRDefault="0081207C" w:rsidP="0081207C">
      <w:pPr>
        <w:ind w:firstLine="708"/>
      </w:pPr>
    </w:p>
    <w:p w:rsidR="0081207C" w:rsidRPr="00D42B9C" w:rsidRDefault="0081207C" w:rsidP="0081207C">
      <w:pPr>
        <w:pStyle w:val="PargrafodaLista"/>
        <w:numPr>
          <w:ilvl w:val="0"/>
          <w:numId w:val="4"/>
        </w:numPr>
        <w:spacing w:before="240" w:after="240"/>
        <w:ind w:left="709"/>
      </w:pPr>
      <w:r w:rsidRPr="00D42B9C">
        <w:t>Realizar o monitoramento contínuo de vazão e pressão em uma DMC;</w:t>
      </w:r>
    </w:p>
    <w:p w:rsidR="0081207C" w:rsidRPr="00D42B9C" w:rsidRDefault="0081207C" w:rsidP="0081207C">
      <w:pPr>
        <w:pStyle w:val="PargrafodaLista"/>
        <w:numPr>
          <w:ilvl w:val="0"/>
          <w:numId w:val="4"/>
        </w:numPr>
        <w:spacing w:before="240" w:after="240"/>
        <w:ind w:left="709"/>
      </w:pPr>
      <w:r w:rsidRPr="00D42B9C">
        <w:t>Comandar uma válvula elétrica para controle de abertura e fechamento remotamente;</w:t>
      </w:r>
    </w:p>
    <w:p w:rsidR="0081207C" w:rsidRPr="00D42B9C" w:rsidRDefault="0081207C" w:rsidP="0081207C">
      <w:pPr>
        <w:pStyle w:val="PargrafodaLista"/>
        <w:numPr>
          <w:ilvl w:val="0"/>
          <w:numId w:val="4"/>
        </w:numPr>
        <w:spacing w:before="240" w:after="240"/>
        <w:ind w:left="709"/>
      </w:pPr>
      <w:r w:rsidRPr="00D42B9C">
        <w:t xml:space="preserve">Prover serviço de comunicação de dados entre o </w:t>
      </w:r>
      <w:del w:id="241" w:author="Ademar Oliva Xavier Jr." w:date="2014-05-21T10:03:00Z">
        <w:r w:rsidRPr="00D42B9C" w:rsidDel="00341A35">
          <w:delText xml:space="preserve">GCD </w:delText>
        </w:r>
      </w:del>
      <w:ins w:id="242" w:author="Ademar Oliva Xavier Jr." w:date="2014-05-21T10:03:00Z">
        <w:r w:rsidR="00341A35" w:rsidRPr="00D42B9C">
          <w:t>GC</w:t>
        </w:r>
        <w:r w:rsidR="00341A35">
          <w:t>O</w:t>
        </w:r>
        <w:r w:rsidR="00341A35" w:rsidRPr="00D42B9C">
          <w:t xml:space="preserve"> </w:t>
        </w:r>
      </w:ins>
      <w:r w:rsidRPr="00D42B9C">
        <w:t>e o CLP via GPRS.</w:t>
      </w:r>
    </w:p>
    <w:p w:rsidR="0081207C" w:rsidRPr="00D42B9C" w:rsidRDefault="0081207C" w:rsidP="0081207C">
      <w:pPr>
        <w:spacing w:before="240" w:after="240"/>
      </w:pPr>
    </w:p>
    <w:p w:rsidR="0081207C" w:rsidRPr="00D42B9C" w:rsidRDefault="0081207C" w:rsidP="0081207C">
      <w:pPr>
        <w:spacing w:before="240" w:after="240"/>
      </w:pPr>
      <w:proofErr w:type="gramStart"/>
      <w:r w:rsidRPr="00D42B9C">
        <w:t>PEA  PC</w:t>
      </w:r>
      <w:proofErr w:type="gramEnd"/>
    </w:p>
    <w:p w:rsidR="0081207C" w:rsidRPr="00D42B9C" w:rsidRDefault="0081207C" w:rsidP="0081207C">
      <w:pPr>
        <w:ind w:firstLine="708"/>
        <w:rPr>
          <w:rFonts w:cs="Arial"/>
          <w:b/>
          <w:bCs/>
        </w:rPr>
      </w:pPr>
    </w:p>
    <w:p w:rsidR="0081207C" w:rsidRPr="00D42B9C" w:rsidRDefault="0081207C" w:rsidP="0081207C">
      <w:pPr>
        <w:ind w:firstLine="708"/>
      </w:pPr>
      <w:r w:rsidRPr="00D42B9C">
        <w:t>Esse módulo terá responsabilidade:</w:t>
      </w:r>
    </w:p>
    <w:p w:rsidR="0081207C" w:rsidRPr="00D42B9C" w:rsidRDefault="0081207C" w:rsidP="0081207C">
      <w:pPr>
        <w:ind w:firstLine="708"/>
      </w:pPr>
    </w:p>
    <w:p w:rsidR="0081207C" w:rsidRPr="00D42B9C" w:rsidRDefault="0081207C" w:rsidP="0081207C">
      <w:pPr>
        <w:pStyle w:val="PargrafodaLista"/>
        <w:numPr>
          <w:ilvl w:val="0"/>
          <w:numId w:val="4"/>
        </w:numPr>
        <w:spacing w:before="240" w:after="240"/>
        <w:ind w:left="709"/>
      </w:pPr>
      <w:r w:rsidRPr="00D42B9C">
        <w:t>Realizar o monitoramento periódico da pressão em um PC;</w:t>
      </w:r>
    </w:p>
    <w:p w:rsidR="0081207C" w:rsidRPr="00D42B9C" w:rsidRDefault="0081207C" w:rsidP="0081207C">
      <w:pPr>
        <w:pStyle w:val="PargrafodaLista"/>
        <w:numPr>
          <w:ilvl w:val="0"/>
          <w:numId w:val="4"/>
        </w:numPr>
        <w:spacing w:before="240" w:after="240"/>
        <w:ind w:left="709"/>
      </w:pPr>
      <w:r w:rsidRPr="00D42B9C">
        <w:t xml:space="preserve">Prover serviço de comunicação de dados entre o </w:t>
      </w:r>
      <w:del w:id="243" w:author="Ademar Oliva Xavier Jr." w:date="2014-05-19T12:54:00Z">
        <w:r w:rsidRPr="00D42B9C" w:rsidDel="00B103A8">
          <w:delText xml:space="preserve">GCD </w:delText>
        </w:r>
      </w:del>
      <w:ins w:id="244" w:author="Ademar Oliva Xavier Jr." w:date="2014-05-19T12:54:00Z">
        <w:r w:rsidR="00B103A8" w:rsidRPr="00D42B9C">
          <w:t>GC</w:t>
        </w:r>
        <w:r w:rsidR="00B103A8">
          <w:t>O</w:t>
        </w:r>
        <w:r w:rsidR="00B103A8" w:rsidRPr="00D42B9C">
          <w:t xml:space="preserve"> </w:t>
        </w:r>
      </w:ins>
      <w:r w:rsidRPr="00D42B9C">
        <w:t>e o CLP via GPRS.</w:t>
      </w:r>
    </w:p>
    <w:p w:rsidR="00F80372" w:rsidRPr="00D42B9C" w:rsidRDefault="00F80372">
      <w:pPr>
        <w:ind w:firstLine="0"/>
        <w:jc w:val="left"/>
        <w:rPr>
          <w:rFonts w:cs="Arial"/>
          <w:b/>
          <w:bCs/>
        </w:rPr>
      </w:pPr>
    </w:p>
    <w:p w:rsidR="006C6FA5" w:rsidRPr="00D42B9C" w:rsidRDefault="006C6FA5">
      <w:pPr>
        <w:ind w:firstLine="0"/>
        <w:jc w:val="left"/>
        <w:rPr>
          <w:rFonts w:cs="Arial"/>
          <w:b/>
          <w:bCs/>
        </w:rPr>
      </w:pPr>
    </w:p>
    <w:p w:rsidR="00621E26" w:rsidRPr="00D42B9C" w:rsidRDefault="00985F86" w:rsidP="00121A13">
      <w:pPr>
        <w:pStyle w:val="Ttulo2"/>
        <w:rPr>
          <w:color w:val="auto"/>
        </w:rPr>
      </w:pPr>
      <w:bookmarkStart w:id="245" w:name="_Toc387884344"/>
      <w:del w:id="246" w:author="Ademar Oliva Xavier Jr." w:date="2014-05-22T11:25:00Z">
        <w:r w:rsidRPr="00D42B9C" w:rsidDel="006600BE">
          <w:rPr>
            <w:color w:val="auto"/>
          </w:rPr>
          <w:lastRenderedPageBreak/>
          <w:delText>GCD</w:delText>
        </w:r>
      </w:del>
      <w:ins w:id="247" w:author="Ademar Oliva Xavier Jr." w:date="2014-05-22T11:25:00Z">
        <w:r w:rsidR="006600BE">
          <w:rPr>
            <w:color w:val="auto"/>
          </w:rPr>
          <w:t>GCO</w:t>
        </w:r>
      </w:ins>
      <w:r w:rsidR="008E7CDD" w:rsidRPr="00D42B9C">
        <w:rPr>
          <w:color w:val="auto"/>
        </w:rPr>
        <w:t xml:space="preserve"> </w:t>
      </w:r>
      <w:r w:rsidR="008E7CDD" w:rsidRPr="00D42B9C">
        <w:rPr>
          <w:color w:val="auto"/>
          <w:sz w:val="24"/>
        </w:rPr>
        <w:t xml:space="preserve">– Gerenciador de Comunicação de </w:t>
      </w:r>
      <w:del w:id="248" w:author="Ademar Oliva Xavier Jr." w:date="2014-05-19T12:54:00Z">
        <w:r w:rsidR="008E7CDD" w:rsidRPr="00D42B9C" w:rsidDel="00B103A8">
          <w:rPr>
            <w:color w:val="auto"/>
            <w:sz w:val="24"/>
          </w:rPr>
          <w:delText>dados</w:delText>
        </w:r>
      </w:del>
      <w:bookmarkEnd w:id="245"/>
      <w:ins w:id="249" w:author="Ademar Oliva Xavier Jr." w:date="2014-05-19T12:54:00Z">
        <w:r w:rsidR="00B103A8">
          <w:rPr>
            <w:color w:val="auto"/>
            <w:sz w:val="24"/>
          </w:rPr>
          <w:t>D</w:t>
        </w:r>
        <w:r w:rsidR="00B103A8" w:rsidRPr="00D42B9C">
          <w:rPr>
            <w:color w:val="auto"/>
            <w:sz w:val="24"/>
          </w:rPr>
          <w:t>ados</w:t>
        </w:r>
      </w:ins>
    </w:p>
    <w:p w:rsidR="009458EB" w:rsidRPr="00D42B9C" w:rsidRDefault="009458EB" w:rsidP="002332BB">
      <w:pPr>
        <w:spacing w:before="240" w:after="240"/>
        <w:ind w:firstLine="349"/>
        <w:rPr>
          <w:szCs w:val="22"/>
        </w:rPr>
      </w:pPr>
      <w:r w:rsidRPr="00D42B9C">
        <w:rPr>
          <w:szCs w:val="22"/>
        </w:rPr>
        <w:t>Esse módulo terá por responsabilidade:</w:t>
      </w:r>
    </w:p>
    <w:p w:rsidR="00930B56" w:rsidRPr="00D42B9C" w:rsidRDefault="00930B56" w:rsidP="006D6BFC">
      <w:pPr>
        <w:pStyle w:val="PargrafodaLista"/>
        <w:numPr>
          <w:ilvl w:val="0"/>
          <w:numId w:val="4"/>
        </w:numPr>
        <w:spacing w:before="240" w:after="240"/>
        <w:ind w:left="709"/>
      </w:pPr>
      <w:r w:rsidRPr="00D42B9C">
        <w:t xml:space="preserve">A fronteira do escopo </w:t>
      </w:r>
      <w:r w:rsidR="006C6FA5" w:rsidRPr="00D42B9C">
        <w:t xml:space="preserve">é </w:t>
      </w:r>
      <w:del w:id="250" w:author="Ademar Oliva Xavier Jr." w:date="2014-05-19T12:55:00Z">
        <w:r w:rsidR="006C6FA5" w:rsidRPr="00D42B9C" w:rsidDel="00B103A8">
          <w:delText>delimitado</w:delText>
        </w:r>
      </w:del>
      <w:ins w:id="251" w:author="Ademar Oliva Xavier Jr." w:date="2014-05-19T12:55:00Z">
        <w:r w:rsidR="00B103A8" w:rsidRPr="00D42B9C">
          <w:t>delimitada</w:t>
        </w:r>
      </w:ins>
      <w:r w:rsidR="006C6FA5" w:rsidRPr="00D42B9C">
        <w:t xml:space="preserve"> dentro do 2º. </w:t>
      </w:r>
      <w:del w:id="252" w:author="Ademar Oliva Xavier Jr." w:date="2014-05-19T14:39:00Z">
        <w:r w:rsidR="006C6FA5" w:rsidRPr="00D42B9C" w:rsidDel="005A4E48">
          <w:delText xml:space="preserve">Nível </w:delText>
        </w:r>
      </w:del>
      <w:ins w:id="253" w:author="Ademar Oliva Xavier Jr." w:date="2014-05-19T14:39:00Z">
        <w:r w:rsidR="005A4E48">
          <w:t>n</w:t>
        </w:r>
        <w:r w:rsidR="005A4E48" w:rsidRPr="00D42B9C">
          <w:t xml:space="preserve">ível </w:t>
        </w:r>
      </w:ins>
      <w:r w:rsidR="006C6FA5" w:rsidRPr="00D42B9C">
        <w:t>do sistema</w:t>
      </w:r>
      <w:r w:rsidR="00D269EF" w:rsidRPr="00D42B9C">
        <w:t>;</w:t>
      </w:r>
    </w:p>
    <w:p w:rsidR="006C6FA5" w:rsidRPr="00D42B9C" w:rsidRDefault="006C6FA5" w:rsidP="006D6BFC">
      <w:pPr>
        <w:pStyle w:val="PargrafodaLista"/>
        <w:numPr>
          <w:ilvl w:val="0"/>
          <w:numId w:val="4"/>
        </w:numPr>
        <w:spacing w:before="240" w:after="240"/>
        <w:ind w:left="709"/>
      </w:pPr>
      <w:r w:rsidRPr="00D42B9C">
        <w:t>Prover serviço de comunicação de dados, compatível com a</w:t>
      </w:r>
      <w:r w:rsidR="00D269EF" w:rsidRPr="00D42B9C">
        <w:t>s unidades remotas (MODEM GPRS);</w:t>
      </w:r>
    </w:p>
    <w:p w:rsidR="006C6FA5" w:rsidRPr="00D42B9C" w:rsidRDefault="006C6FA5" w:rsidP="006D6BFC">
      <w:pPr>
        <w:pStyle w:val="PargrafodaLista"/>
        <w:numPr>
          <w:ilvl w:val="0"/>
          <w:numId w:val="4"/>
        </w:numPr>
        <w:spacing w:before="240" w:after="240"/>
        <w:ind w:left="709"/>
      </w:pPr>
      <w:r w:rsidRPr="00D42B9C">
        <w:t xml:space="preserve">Armazenar os dados recebidos </w:t>
      </w:r>
      <w:r w:rsidR="00D269EF" w:rsidRPr="00D42B9C">
        <w:t>em uma base de dados SQL Server;</w:t>
      </w:r>
    </w:p>
    <w:p w:rsidR="006C6FA5" w:rsidRPr="00D42B9C" w:rsidRDefault="00D269EF" w:rsidP="006D6BFC">
      <w:pPr>
        <w:pStyle w:val="PargrafodaLista"/>
        <w:numPr>
          <w:ilvl w:val="0"/>
          <w:numId w:val="4"/>
        </w:numPr>
        <w:spacing w:before="240" w:after="240"/>
        <w:ind w:left="709"/>
      </w:pPr>
      <w:r w:rsidRPr="00D42B9C">
        <w:t>Detectar situações de alarme das variáveis monitoradas;</w:t>
      </w:r>
    </w:p>
    <w:p w:rsidR="00D269EF" w:rsidRPr="00D42B9C" w:rsidRDefault="00D269EF" w:rsidP="006D6BFC">
      <w:pPr>
        <w:pStyle w:val="PargrafodaLista"/>
        <w:numPr>
          <w:ilvl w:val="0"/>
          <w:numId w:val="4"/>
        </w:numPr>
        <w:spacing w:before="240" w:after="240"/>
        <w:ind w:left="709"/>
      </w:pPr>
      <w:r w:rsidRPr="00D42B9C">
        <w:t xml:space="preserve">Enviar mensagens de </w:t>
      </w:r>
      <w:del w:id="254" w:author="Ademar Oliva Xavier Jr." w:date="2014-05-19T12:55:00Z">
        <w:r w:rsidRPr="00D42B9C" w:rsidDel="00B103A8">
          <w:delText>email</w:delText>
        </w:r>
      </w:del>
      <w:ins w:id="255" w:author="Ademar Oliva Xavier Jr." w:date="2014-05-19T12:55:00Z">
        <w:r w:rsidR="00B103A8" w:rsidRPr="00D42B9C">
          <w:t>e-mail</w:t>
        </w:r>
      </w:ins>
      <w:r w:rsidRPr="00D42B9C">
        <w:t>, quando configurados para envio de alarme.</w:t>
      </w:r>
    </w:p>
    <w:p w:rsidR="00D269EF" w:rsidRPr="00D42B9C" w:rsidRDefault="00D269EF" w:rsidP="006D6BFC">
      <w:pPr>
        <w:pStyle w:val="PargrafodaLista"/>
        <w:numPr>
          <w:ilvl w:val="0"/>
          <w:numId w:val="4"/>
        </w:numPr>
        <w:spacing w:before="240" w:after="240"/>
        <w:ind w:left="709"/>
      </w:pPr>
      <w:r w:rsidRPr="00D42B9C">
        <w:t>Sincronizar os dados entre remotas para atualização da pressão do ponto crítico entre um PC e um PEA.</w:t>
      </w:r>
    </w:p>
    <w:p w:rsidR="00D269EF" w:rsidRPr="00D42B9C" w:rsidRDefault="00D269EF" w:rsidP="006D6BFC">
      <w:pPr>
        <w:pStyle w:val="PargrafodaLista"/>
        <w:numPr>
          <w:ilvl w:val="0"/>
          <w:numId w:val="4"/>
        </w:numPr>
        <w:spacing w:before="240" w:after="240"/>
        <w:ind w:left="709"/>
      </w:pPr>
      <w:r w:rsidRPr="00D42B9C">
        <w:t>Fazer a gestão de IP dinâmico</w:t>
      </w:r>
    </w:p>
    <w:p w:rsidR="00F80372" w:rsidRPr="00D42B9C" w:rsidRDefault="00F80372">
      <w:pPr>
        <w:ind w:firstLine="0"/>
        <w:jc w:val="left"/>
        <w:rPr>
          <w:rFonts w:cs="Arial"/>
          <w:b/>
          <w:bCs/>
        </w:rPr>
      </w:pPr>
    </w:p>
    <w:p w:rsidR="00621E26" w:rsidRPr="00D42B9C" w:rsidRDefault="00985F86" w:rsidP="00121A13">
      <w:pPr>
        <w:pStyle w:val="Ttulo2"/>
        <w:rPr>
          <w:color w:val="auto"/>
        </w:rPr>
      </w:pPr>
      <w:bookmarkStart w:id="256" w:name="_Toc387884345"/>
      <w:r w:rsidRPr="00D42B9C">
        <w:rPr>
          <w:color w:val="auto"/>
        </w:rPr>
        <w:t>GAI</w:t>
      </w:r>
      <w:r w:rsidR="00A758E2" w:rsidRPr="00D42B9C">
        <w:rPr>
          <w:color w:val="auto"/>
        </w:rPr>
        <w:t xml:space="preserve"> </w:t>
      </w:r>
      <w:r w:rsidR="008E7CDD" w:rsidRPr="00D42B9C">
        <w:rPr>
          <w:color w:val="auto"/>
          <w:sz w:val="24"/>
        </w:rPr>
        <w:t>– Gerenciador Automático de Indicadores</w:t>
      </w:r>
      <w:bookmarkEnd w:id="256"/>
    </w:p>
    <w:p w:rsidR="00930B56" w:rsidRPr="00D42B9C" w:rsidRDefault="00930B56" w:rsidP="002332BB">
      <w:pPr>
        <w:spacing w:before="240" w:after="240"/>
        <w:ind w:firstLine="349"/>
        <w:rPr>
          <w:rFonts w:cs="Arial"/>
          <w:szCs w:val="22"/>
        </w:rPr>
      </w:pPr>
      <w:r w:rsidRPr="00D42B9C">
        <w:rPr>
          <w:rFonts w:cs="Arial"/>
          <w:szCs w:val="22"/>
        </w:rPr>
        <w:t>Esse módulo tem por responsabilidade:</w:t>
      </w:r>
    </w:p>
    <w:p w:rsidR="00930B56" w:rsidRPr="00D42B9C" w:rsidRDefault="00930B56" w:rsidP="006D6BFC">
      <w:pPr>
        <w:pStyle w:val="PargrafodaLista"/>
        <w:numPr>
          <w:ilvl w:val="0"/>
          <w:numId w:val="4"/>
        </w:numPr>
        <w:spacing w:before="240" w:after="240"/>
        <w:ind w:left="709"/>
      </w:pPr>
      <w:r w:rsidRPr="00D42B9C">
        <w:t xml:space="preserve">A fronteira do escopo é </w:t>
      </w:r>
      <w:del w:id="257" w:author="Ademar Oliva Xavier Jr." w:date="2014-05-19T12:55:00Z">
        <w:r w:rsidRPr="00D42B9C" w:rsidDel="00B103A8">
          <w:delText>delimitado</w:delText>
        </w:r>
      </w:del>
      <w:ins w:id="258" w:author="Ademar Oliva Xavier Jr." w:date="2014-05-19T12:55:00Z">
        <w:r w:rsidR="00B103A8" w:rsidRPr="00D42B9C">
          <w:t>delimitada</w:t>
        </w:r>
      </w:ins>
      <w:r w:rsidRPr="00D42B9C">
        <w:t xml:space="preserve"> dentro do 3</w:t>
      </w:r>
      <w:r w:rsidR="006C6FA5" w:rsidRPr="00D42B9C">
        <w:t>º.</w:t>
      </w:r>
      <w:r w:rsidRPr="00D42B9C">
        <w:t xml:space="preserve"> nível</w:t>
      </w:r>
      <w:r w:rsidR="003A3D56" w:rsidRPr="00D42B9C">
        <w:t xml:space="preserve"> do sistema</w:t>
      </w:r>
      <w:r w:rsidRPr="00D42B9C">
        <w:t xml:space="preserve">. </w:t>
      </w:r>
    </w:p>
    <w:p w:rsidR="00930B56" w:rsidRPr="00D42B9C" w:rsidRDefault="00930B56" w:rsidP="006D6BFC">
      <w:pPr>
        <w:pStyle w:val="PargrafodaLista"/>
        <w:numPr>
          <w:ilvl w:val="0"/>
          <w:numId w:val="4"/>
        </w:numPr>
        <w:spacing w:before="240" w:after="240"/>
        <w:ind w:left="709"/>
      </w:pPr>
      <w:r w:rsidRPr="00D42B9C">
        <w:t xml:space="preserve">Criar, Ler, Atualizar e Remover os </w:t>
      </w:r>
      <w:r w:rsidR="00DD4E3C" w:rsidRPr="00D42B9C">
        <w:t>dados em</w:t>
      </w:r>
      <w:r w:rsidRPr="00D42B9C">
        <w:t xml:space="preserve"> tabelas de dados relacionais (MS-SQL</w:t>
      </w:r>
      <w:ins w:id="259" w:author="Ademar Oliva Xavier Jr." w:date="2014-05-21T10:19:00Z">
        <w:r w:rsidR="00E4751C">
          <w:t xml:space="preserve"> </w:t>
        </w:r>
      </w:ins>
      <w:r w:rsidRPr="00D42B9C">
        <w:t>Server) dos sistemas existentes no ecossistema do cliente final, como: servidor de telemetria, cadastro comercial, cadastro técnico, cadastro de ordem de serviços.</w:t>
      </w:r>
    </w:p>
    <w:p w:rsidR="00930B56" w:rsidRPr="00D42B9C" w:rsidRDefault="00930B56" w:rsidP="006D6BFC">
      <w:pPr>
        <w:pStyle w:val="PargrafodaLista"/>
        <w:numPr>
          <w:ilvl w:val="0"/>
          <w:numId w:val="4"/>
        </w:numPr>
        <w:spacing w:before="240" w:after="240"/>
        <w:ind w:left="709"/>
      </w:pPr>
      <w:r w:rsidRPr="00D42B9C">
        <w:t xml:space="preserve">Executar as regras de negócios do DAE-SCS referentes </w:t>
      </w:r>
      <w:del w:id="260" w:author="Ademar Oliva Xavier Jr." w:date="2014-05-19T15:15:00Z">
        <w:r w:rsidRPr="00D42B9C" w:rsidDel="00664F6A">
          <w:delText xml:space="preserve">a </w:delText>
        </w:r>
      </w:del>
      <w:ins w:id="261" w:author="Ademar Oliva Xavier Jr." w:date="2014-05-19T15:15:00Z">
        <w:r w:rsidR="00664F6A">
          <w:t>à</w:t>
        </w:r>
        <w:r w:rsidR="00664F6A" w:rsidRPr="00D42B9C">
          <w:t xml:space="preserve"> </w:t>
        </w:r>
      </w:ins>
      <w:r w:rsidRPr="00D42B9C">
        <w:t>gestão de perdas, através da geração de KPI da entidade IWA (</w:t>
      </w:r>
      <w:proofErr w:type="spellStart"/>
      <w:r w:rsidRPr="00D42B9C">
        <w:t>International</w:t>
      </w:r>
      <w:proofErr w:type="spellEnd"/>
      <w:r w:rsidRPr="00D42B9C">
        <w:t xml:space="preserve"> </w:t>
      </w:r>
      <w:proofErr w:type="spellStart"/>
      <w:r w:rsidRPr="00D42B9C">
        <w:t>Water</w:t>
      </w:r>
      <w:proofErr w:type="spellEnd"/>
      <w:r w:rsidRPr="00D42B9C">
        <w:t xml:space="preserve"> </w:t>
      </w:r>
      <w:proofErr w:type="spellStart"/>
      <w:r w:rsidRPr="00D42B9C">
        <w:t>Association</w:t>
      </w:r>
      <w:proofErr w:type="spellEnd"/>
      <w:r w:rsidRPr="00D42B9C">
        <w:t>), pela geração dos índices do SNIS (Sistema Nacional de Informação de Saneamento) para Ministério da Cidades, e geração dos índices e indicadores do Plano Municipal de Saneamento para a Prefeitura Municipal.</w:t>
      </w:r>
    </w:p>
    <w:p w:rsidR="00930B56" w:rsidRPr="00D42B9C" w:rsidRDefault="00930B56" w:rsidP="006D6BFC">
      <w:pPr>
        <w:pStyle w:val="PargrafodaLista"/>
        <w:numPr>
          <w:ilvl w:val="0"/>
          <w:numId w:val="4"/>
        </w:numPr>
        <w:spacing w:before="240" w:after="240"/>
        <w:ind w:left="709"/>
      </w:pPr>
      <w:r w:rsidRPr="00D42B9C">
        <w:t xml:space="preserve">Criar e executar o </w:t>
      </w:r>
      <w:r w:rsidR="00DD4E3C" w:rsidRPr="00D42B9C">
        <w:t>protocolo</w:t>
      </w:r>
      <w:r w:rsidRPr="00D42B9C">
        <w:t xml:space="preserve"> de testes e validações das regras de negócios.</w:t>
      </w:r>
    </w:p>
    <w:p w:rsidR="00930B56" w:rsidRPr="00D42B9C" w:rsidRDefault="00930B56" w:rsidP="006D6BFC">
      <w:pPr>
        <w:pStyle w:val="PargrafodaLista"/>
        <w:numPr>
          <w:ilvl w:val="0"/>
          <w:numId w:val="4"/>
        </w:numPr>
        <w:spacing w:before="240" w:after="240"/>
        <w:ind w:left="709"/>
      </w:pPr>
      <w:r w:rsidRPr="00D42B9C">
        <w:t>Configurar e Implantar o software Workflow. A ferramenta propicia inúmeras funcionalidades, que elimina o tempo de desenvolvimento de software e</w:t>
      </w:r>
      <w:del w:id="262" w:author="Ademar Oliva Xavier Jr." w:date="2014-05-21T10:20:00Z">
        <w:r w:rsidRPr="00D42B9C" w:rsidDel="00E4751C">
          <w:delText xml:space="preserve">, </w:delText>
        </w:r>
      </w:del>
      <w:ins w:id="263" w:author="Ademar Oliva Xavier Jr." w:date="2014-05-21T10:20:00Z">
        <w:r w:rsidR="00E4751C">
          <w:t xml:space="preserve"> </w:t>
        </w:r>
      </w:ins>
      <w:r w:rsidRPr="00D42B9C">
        <w:t xml:space="preserve">os riscos de falhas no projeto e no prazo de execução.   </w:t>
      </w:r>
    </w:p>
    <w:p w:rsidR="00F80372" w:rsidRPr="00D42B9C" w:rsidRDefault="00F80372">
      <w:pPr>
        <w:ind w:firstLine="0"/>
        <w:jc w:val="left"/>
        <w:rPr>
          <w:rFonts w:cs="Arial"/>
          <w:b/>
          <w:bCs/>
          <w:szCs w:val="22"/>
        </w:rPr>
      </w:pPr>
      <w:r w:rsidRPr="00D42B9C">
        <w:rPr>
          <w:szCs w:val="22"/>
        </w:rPr>
        <w:br w:type="page"/>
      </w:r>
    </w:p>
    <w:p w:rsidR="00621E26" w:rsidRPr="00D42B9C" w:rsidRDefault="00985F86" w:rsidP="000B0C82">
      <w:pPr>
        <w:pStyle w:val="Ttulo2"/>
        <w:rPr>
          <w:color w:val="auto"/>
        </w:rPr>
      </w:pPr>
      <w:bookmarkStart w:id="264" w:name="_Toc387884346"/>
      <w:r w:rsidRPr="00D42B9C">
        <w:rPr>
          <w:color w:val="auto"/>
        </w:rPr>
        <w:lastRenderedPageBreak/>
        <w:t>GIS</w:t>
      </w:r>
      <w:r w:rsidR="008E7CDD" w:rsidRPr="00D42B9C">
        <w:rPr>
          <w:color w:val="auto"/>
        </w:rPr>
        <w:t xml:space="preserve"> </w:t>
      </w:r>
      <w:r w:rsidR="008E7CDD" w:rsidRPr="00D42B9C">
        <w:rPr>
          <w:color w:val="auto"/>
          <w:sz w:val="24"/>
        </w:rPr>
        <w:t>– Sistema de Georeferenciamento</w:t>
      </w:r>
      <w:bookmarkEnd w:id="264"/>
    </w:p>
    <w:p w:rsidR="00621E26" w:rsidRPr="00D42B9C" w:rsidRDefault="00621E26" w:rsidP="00621E26">
      <w:pPr>
        <w:ind w:firstLine="708"/>
      </w:pPr>
    </w:p>
    <w:p w:rsidR="003A3D56" w:rsidRPr="00D42B9C" w:rsidRDefault="003A3D56" w:rsidP="004A1020">
      <w:pPr>
        <w:spacing w:before="240" w:after="240"/>
        <w:ind w:firstLine="349"/>
        <w:rPr>
          <w:rFonts w:cs="Arial"/>
          <w:szCs w:val="22"/>
        </w:rPr>
      </w:pPr>
      <w:r w:rsidRPr="00D42B9C">
        <w:rPr>
          <w:rFonts w:cs="Arial"/>
          <w:szCs w:val="22"/>
        </w:rPr>
        <w:t>Esse módulo tem por responsabilidade:</w:t>
      </w:r>
    </w:p>
    <w:p w:rsidR="003A3D56" w:rsidRPr="00D42B9C" w:rsidRDefault="003A3D56" w:rsidP="003A3D56">
      <w:pPr>
        <w:pStyle w:val="PargrafodaLista"/>
        <w:numPr>
          <w:ilvl w:val="0"/>
          <w:numId w:val="4"/>
        </w:numPr>
        <w:spacing w:before="240" w:after="240"/>
        <w:ind w:left="709"/>
      </w:pPr>
      <w:r w:rsidRPr="00D42B9C">
        <w:t>Criar, Ler, Atualizar e Remover os dados em tabelas de dados relacionais (MS-SQL</w:t>
      </w:r>
      <w:ins w:id="265" w:author="Ademar Oliva Xavier Jr." w:date="2014-05-21T10:20:00Z">
        <w:r w:rsidR="00E4751C">
          <w:t xml:space="preserve"> </w:t>
        </w:r>
      </w:ins>
      <w:r w:rsidRPr="00D42B9C">
        <w:t>Server) dos sistemas existentes no ecossistema do cliente final, como: servidor de telemetria, cadastro comercial, cadastro técnico</w:t>
      </w:r>
      <w:r w:rsidR="00BF1BCF" w:rsidRPr="00D42B9C">
        <w:t>, cadastro de ordem de serviços;</w:t>
      </w:r>
    </w:p>
    <w:p w:rsidR="0081207C" w:rsidRPr="00D42B9C" w:rsidRDefault="0081207C" w:rsidP="003A3D56">
      <w:pPr>
        <w:pStyle w:val="PargrafodaLista"/>
        <w:numPr>
          <w:ilvl w:val="0"/>
          <w:numId w:val="4"/>
        </w:numPr>
        <w:spacing w:before="240" w:after="240"/>
        <w:ind w:left="709"/>
      </w:pPr>
      <w:r w:rsidRPr="00D42B9C">
        <w:t>Apresentar as infor</w:t>
      </w:r>
      <w:r w:rsidR="00BF1BCF" w:rsidRPr="00D42B9C">
        <w:t>mações de forma georeferenciadas</w:t>
      </w:r>
      <w:r w:rsidRPr="00D42B9C">
        <w:t xml:space="preserve"> em mapas temáticos e prover uma </w:t>
      </w:r>
      <w:r w:rsidR="00BF1BCF" w:rsidRPr="00D42B9C">
        <w:t>ferramenta de cadastramento técnico, que permita a geração de modelos hidráulicos para serem executados em um software de simulação.</w:t>
      </w:r>
    </w:p>
    <w:p w:rsidR="00847A17" w:rsidRPr="00D42B9C" w:rsidRDefault="00985F86" w:rsidP="00847A17">
      <w:pPr>
        <w:pStyle w:val="Ttulo2"/>
        <w:rPr>
          <w:color w:val="auto"/>
        </w:rPr>
      </w:pPr>
      <w:bookmarkStart w:id="266" w:name="_Toc387884347"/>
      <w:r w:rsidRPr="00D42B9C">
        <w:rPr>
          <w:color w:val="auto"/>
        </w:rPr>
        <w:t>GRV</w:t>
      </w:r>
      <w:r w:rsidR="008E7CDD" w:rsidRPr="00D42B9C">
        <w:rPr>
          <w:color w:val="auto"/>
        </w:rPr>
        <w:t xml:space="preserve"> </w:t>
      </w:r>
      <w:r w:rsidR="008E7CDD" w:rsidRPr="00D42B9C">
        <w:rPr>
          <w:color w:val="auto"/>
          <w:sz w:val="24"/>
        </w:rPr>
        <w:t>– Gerenciador de Rastreamento de veículos</w:t>
      </w:r>
      <w:bookmarkEnd w:id="266"/>
    </w:p>
    <w:p w:rsidR="00985F86" w:rsidRPr="00D42B9C" w:rsidRDefault="00985F86" w:rsidP="00BF1BCF">
      <w:pPr>
        <w:ind w:firstLine="0"/>
      </w:pPr>
    </w:p>
    <w:p w:rsidR="00BF1BCF" w:rsidRPr="00D42B9C" w:rsidRDefault="00BF1BCF" w:rsidP="00BF1BCF">
      <w:pPr>
        <w:ind w:left="426" w:firstLine="0"/>
      </w:pPr>
      <w:r w:rsidRPr="00D42B9C">
        <w:t>Esse módulo tem por responsabilidade:</w:t>
      </w:r>
    </w:p>
    <w:p w:rsidR="00BF1BCF" w:rsidRPr="00D42B9C" w:rsidRDefault="00BF1BCF" w:rsidP="00BF1BCF">
      <w:pPr>
        <w:ind w:left="426" w:firstLine="0"/>
      </w:pPr>
    </w:p>
    <w:p w:rsidR="00BF1BCF" w:rsidRPr="00D42B9C" w:rsidRDefault="00BF1BCF" w:rsidP="00BF1BCF">
      <w:pPr>
        <w:pStyle w:val="PargrafodaLista"/>
        <w:numPr>
          <w:ilvl w:val="0"/>
          <w:numId w:val="4"/>
        </w:numPr>
        <w:spacing w:before="240" w:after="240"/>
        <w:ind w:left="709"/>
      </w:pPr>
      <w:r w:rsidRPr="00D42B9C">
        <w:t>Disponibilizar uma solução de hardware e software para rastreamento de veículos, através da tecnologia WEB;</w:t>
      </w:r>
    </w:p>
    <w:p w:rsidR="00F80372" w:rsidRPr="00D42B9C" w:rsidRDefault="00F80372">
      <w:pPr>
        <w:ind w:firstLine="0"/>
        <w:jc w:val="left"/>
        <w:rPr>
          <w:rFonts w:cs="Arial"/>
          <w:b/>
          <w:bCs/>
        </w:rPr>
      </w:pPr>
    </w:p>
    <w:p w:rsidR="00985F86" w:rsidRPr="00D42B9C" w:rsidRDefault="00985F86" w:rsidP="00985F86">
      <w:pPr>
        <w:pStyle w:val="Ttulo2"/>
        <w:rPr>
          <w:color w:val="auto"/>
        </w:rPr>
      </w:pPr>
      <w:bookmarkStart w:id="267" w:name="_Toc387884348"/>
      <w:proofErr w:type="spellStart"/>
      <w:r w:rsidRPr="00D42B9C">
        <w:rPr>
          <w:color w:val="auto"/>
        </w:rPr>
        <w:t>SGIweb</w:t>
      </w:r>
      <w:proofErr w:type="spellEnd"/>
      <w:r w:rsidR="008E7CDD" w:rsidRPr="00D42B9C">
        <w:rPr>
          <w:color w:val="auto"/>
        </w:rPr>
        <w:t xml:space="preserve"> </w:t>
      </w:r>
      <w:r w:rsidR="008E7CDD" w:rsidRPr="00D42B9C">
        <w:rPr>
          <w:color w:val="auto"/>
          <w:sz w:val="24"/>
        </w:rPr>
        <w:t>– Sistema de Gestão Integrada via WEB</w:t>
      </w:r>
      <w:bookmarkEnd w:id="267"/>
    </w:p>
    <w:p w:rsidR="009458EB" w:rsidRPr="00D42B9C" w:rsidRDefault="009458EB" w:rsidP="004A1020">
      <w:pPr>
        <w:spacing w:before="240" w:after="240"/>
        <w:ind w:firstLine="349"/>
        <w:rPr>
          <w:szCs w:val="22"/>
        </w:rPr>
      </w:pPr>
      <w:r w:rsidRPr="00D42B9C">
        <w:rPr>
          <w:szCs w:val="22"/>
        </w:rPr>
        <w:t>Esse módulo terá por responsabilidade:</w:t>
      </w:r>
    </w:p>
    <w:p w:rsidR="009458EB" w:rsidRPr="00D42B9C" w:rsidRDefault="009458EB" w:rsidP="006D6BFC">
      <w:pPr>
        <w:pStyle w:val="PargrafodaLista"/>
        <w:numPr>
          <w:ilvl w:val="0"/>
          <w:numId w:val="4"/>
        </w:numPr>
        <w:spacing w:before="240" w:after="240"/>
        <w:ind w:left="709"/>
      </w:pPr>
      <w:r w:rsidRPr="00D42B9C">
        <w:t xml:space="preserve">A fronteira do escopo de fornecimento é </w:t>
      </w:r>
      <w:del w:id="268" w:author="Ademar Oliva Xavier Jr." w:date="2014-05-19T15:16:00Z">
        <w:r w:rsidRPr="00D42B9C" w:rsidDel="00664F6A">
          <w:delText>delimitado</w:delText>
        </w:r>
      </w:del>
      <w:ins w:id="269" w:author="Ademar Oliva Xavier Jr." w:date="2014-05-19T15:16:00Z">
        <w:r w:rsidR="00664F6A" w:rsidRPr="00D42B9C">
          <w:t>delimitada</w:t>
        </w:r>
      </w:ins>
      <w:r w:rsidRPr="00D42B9C">
        <w:t xml:space="preserve"> dentro do 5</w:t>
      </w:r>
      <w:ins w:id="270" w:author="Ademar Oliva Xavier Jr." w:date="2014-05-19T15:16:00Z">
        <w:r w:rsidR="00664F6A">
          <w:t>°.</w:t>
        </w:r>
      </w:ins>
      <w:r w:rsidRPr="00D42B9C">
        <w:t xml:space="preserve"> </w:t>
      </w:r>
      <w:proofErr w:type="gramStart"/>
      <w:r w:rsidRPr="00D42B9C">
        <w:t>nível</w:t>
      </w:r>
      <w:proofErr w:type="gramEnd"/>
      <w:r w:rsidRPr="00D42B9C">
        <w:t xml:space="preserve"> da camada - apresentação. </w:t>
      </w:r>
    </w:p>
    <w:p w:rsidR="009458EB" w:rsidRPr="00D42B9C" w:rsidRDefault="00BF1BCF" w:rsidP="006D6BFC">
      <w:pPr>
        <w:pStyle w:val="PargrafodaLista"/>
        <w:numPr>
          <w:ilvl w:val="0"/>
          <w:numId w:val="4"/>
        </w:numPr>
        <w:spacing w:before="240" w:after="240"/>
        <w:ind w:left="709"/>
      </w:pPr>
      <w:r w:rsidRPr="00D42B9C">
        <w:t>Criar um ambiente de</w:t>
      </w:r>
      <w:r w:rsidR="009458EB" w:rsidRPr="00D42B9C">
        <w:t xml:space="preserve"> integração </w:t>
      </w:r>
      <w:r w:rsidRPr="00D42B9C">
        <w:t>d</w:t>
      </w:r>
      <w:r w:rsidR="009458EB" w:rsidRPr="00D42B9C">
        <w:t xml:space="preserve">as interfaces </w:t>
      </w:r>
      <w:r w:rsidRPr="00D42B9C">
        <w:t>dos sistemas</w:t>
      </w:r>
      <w:r w:rsidR="009458EB" w:rsidRPr="00D42B9C">
        <w:t xml:space="preserve">: </w:t>
      </w:r>
      <w:r w:rsidRPr="00D42B9C">
        <w:t>de Telemetria, Mapas Temáticos</w:t>
      </w:r>
      <w:r w:rsidR="009458EB" w:rsidRPr="00D42B9C">
        <w:t xml:space="preserve">, </w:t>
      </w:r>
      <w:r w:rsidRPr="00D42B9C">
        <w:t>Indicadores de Performance, Sinóticos de Automação incluindo: sistemas de M</w:t>
      </w:r>
      <w:r w:rsidR="009458EB" w:rsidRPr="00D42B9C">
        <w:t xml:space="preserve">acromedição, </w:t>
      </w:r>
      <w:r w:rsidRPr="00D42B9C">
        <w:t>Microsetorização, VRP/DMC, etc.</w:t>
      </w:r>
    </w:p>
    <w:p w:rsidR="00847A17" w:rsidRPr="00D42B9C" w:rsidRDefault="00847A17" w:rsidP="00621E26">
      <w:pPr>
        <w:ind w:firstLine="708"/>
      </w:pPr>
    </w:p>
    <w:p w:rsidR="00621E26" w:rsidRPr="00D42B9C" w:rsidRDefault="00621E26" w:rsidP="0061568C">
      <w:pPr>
        <w:ind w:firstLine="708"/>
      </w:pPr>
    </w:p>
    <w:p w:rsidR="002940C0" w:rsidRPr="00D42B9C" w:rsidRDefault="002940C0">
      <w:pPr>
        <w:ind w:firstLine="0"/>
        <w:jc w:val="left"/>
        <w:rPr>
          <w:rFonts w:cs="Arial"/>
          <w:b/>
          <w:bCs/>
          <w:kern w:val="32"/>
          <w:szCs w:val="32"/>
        </w:rPr>
      </w:pPr>
      <w:r w:rsidRPr="00D42B9C">
        <w:br w:type="page"/>
      </w:r>
    </w:p>
    <w:p w:rsidR="0061568C" w:rsidRPr="00D42B9C" w:rsidRDefault="0061568C" w:rsidP="00223A34">
      <w:pPr>
        <w:pStyle w:val="Ttulo1"/>
        <w:rPr>
          <w:color w:val="auto"/>
        </w:rPr>
      </w:pPr>
      <w:bookmarkStart w:id="271" w:name="_Toc387884349"/>
      <w:r w:rsidRPr="00D42B9C">
        <w:rPr>
          <w:color w:val="auto"/>
        </w:rPr>
        <w:lastRenderedPageBreak/>
        <w:t>Fornecimentos</w:t>
      </w:r>
      <w:bookmarkEnd w:id="271"/>
    </w:p>
    <w:p w:rsidR="00850EB2" w:rsidRPr="00D42B9C" w:rsidRDefault="00850EB2" w:rsidP="0061568C">
      <w:pPr>
        <w:ind w:firstLine="708"/>
      </w:pPr>
    </w:p>
    <w:p w:rsidR="0061568C" w:rsidRPr="00D42B9C" w:rsidRDefault="0061568C" w:rsidP="0061568C">
      <w:pPr>
        <w:ind w:firstLine="708"/>
      </w:pPr>
      <w:r w:rsidRPr="00D42B9C">
        <w:t xml:space="preserve">A </w:t>
      </w:r>
      <w:r w:rsidR="00BE19A2" w:rsidRPr="00D42B9C">
        <w:t>Proponente</w:t>
      </w:r>
      <w:r w:rsidRPr="00D42B9C">
        <w:t xml:space="preserve"> deverá fornecer materiais e equipamentos nas melhores condições do mercado, seguindo as especificações técnicas do termo de referência e as quantidades estipuladas na planilha do contrato, bem com</w:t>
      </w:r>
      <w:r w:rsidR="005E05F1" w:rsidRPr="00D42B9C">
        <w:t xml:space="preserve">o a regulamentação de preços e </w:t>
      </w:r>
      <w:r w:rsidRPr="00D42B9C">
        <w:t>critérios de medição.</w:t>
      </w:r>
    </w:p>
    <w:p w:rsidR="0061568C" w:rsidRPr="00D42B9C" w:rsidRDefault="0061568C" w:rsidP="00985F86">
      <w:pPr>
        <w:ind w:firstLine="0"/>
      </w:pPr>
    </w:p>
    <w:p w:rsidR="0061568C" w:rsidRPr="00D42B9C" w:rsidRDefault="0061568C" w:rsidP="0061568C">
      <w:pPr>
        <w:ind w:firstLine="708"/>
      </w:pPr>
      <w:r w:rsidRPr="00D42B9C">
        <w:t xml:space="preserve">A </w:t>
      </w:r>
      <w:r w:rsidR="00BE19A2" w:rsidRPr="00D42B9C">
        <w:t>Proponente</w:t>
      </w:r>
      <w:r w:rsidRPr="00D42B9C">
        <w:t xml:space="preserve"> deverá garantir:</w:t>
      </w:r>
    </w:p>
    <w:p w:rsidR="00850EB2" w:rsidRPr="00D42B9C" w:rsidRDefault="00850EB2" w:rsidP="0061568C">
      <w:pPr>
        <w:ind w:firstLine="708"/>
      </w:pPr>
    </w:p>
    <w:p w:rsidR="0061568C" w:rsidRPr="00D42B9C" w:rsidRDefault="005E05F1" w:rsidP="0061568C">
      <w:pPr>
        <w:ind w:firstLine="708"/>
      </w:pPr>
      <w:r w:rsidRPr="00D42B9C">
        <w:t>- O</w:t>
      </w:r>
      <w:r w:rsidR="0061568C" w:rsidRPr="00D42B9C">
        <w:t xml:space="preserve"> funcionamento dos equipamentos fornecidos, por </w:t>
      </w:r>
      <w:r w:rsidR="00985F86" w:rsidRPr="00D42B9C">
        <w:t>um ano</w:t>
      </w:r>
      <w:r w:rsidR="0061568C" w:rsidRPr="00D42B9C">
        <w:t xml:space="preserve"> após o início de operação dos mesmos;</w:t>
      </w:r>
    </w:p>
    <w:p w:rsidR="00850EB2" w:rsidRPr="00D42B9C" w:rsidRDefault="00850EB2" w:rsidP="0061568C">
      <w:pPr>
        <w:ind w:firstLine="708"/>
      </w:pPr>
    </w:p>
    <w:p w:rsidR="00177424" w:rsidRPr="00D42B9C" w:rsidRDefault="005E05F1" w:rsidP="0061568C">
      <w:pPr>
        <w:ind w:firstLine="708"/>
      </w:pPr>
      <w:r w:rsidRPr="00D42B9C">
        <w:t xml:space="preserve">- </w:t>
      </w:r>
      <w:r w:rsidR="0061568C" w:rsidRPr="00D42B9C">
        <w:t xml:space="preserve">Assistência técnica por mais dois anos após o encerramento da garantia de </w:t>
      </w:r>
      <w:r w:rsidR="00850EB2" w:rsidRPr="00D42B9C">
        <w:t>12 meses</w:t>
      </w:r>
      <w:r w:rsidR="003A42D1" w:rsidRPr="00D42B9C">
        <w:t xml:space="preserve"> iniciais</w:t>
      </w:r>
      <w:r w:rsidR="0061568C" w:rsidRPr="00D42B9C">
        <w:t>.</w:t>
      </w:r>
    </w:p>
    <w:p w:rsidR="00701401" w:rsidRPr="00D42B9C" w:rsidRDefault="00701401" w:rsidP="0061568C">
      <w:pPr>
        <w:ind w:firstLine="708"/>
      </w:pPr>
    </w:p>
    <w:p w:rsidR="004E4FCD" w:rsidRPr="00D42B9C" w:rsidRDefault="004E4FCD">
      <w:pPr>
        <w:ind w:firstLine="0"/>
        <w:jc w:val="left"/>
        <w:rPr>
          <w:rFonts w:cs="Arial"/>
          <w:b/>
          <w:bCs/>
        </w:rPr>
      </w:pPr>
      <w:r w:rsidRPr="00D42B9C">
        <w:br w:type="page"/>
      </w:r>
    </w:p>
    <w:p w:rsidR="006A7266" w:rsidRPr="00D42B9C" w:rsidRDefault="006A7266" w:rsidP="006F0E2A">
      <w:pPr>
        <w:pStyle w:val="Ttulo2"/>
        <w:rPr>
          <w:color w:val="auto"/>
        </w:rPr>
      </w:pPr>
      <w:bookmarkStart w:id="272" w:name="_Toc387884350"/>
      <w:r w:rsidRPr="00D42B9C">
        <w:rPr>
          <w:color w:val="auto"/>
        </w:rPr>
        <w:lastRenderedPageBreak/>
        <w:t>PEA – Painel Elétrico de Automação</w:t>
      </w:r>
      <w:bookmarkEnd w:id="272"/>
    </w:p>
    <w:p w:rsidR="006F0E2A" w:rsidRPr="00D42B9C" w:rsidRDefault="006F0E2A" w:rsidP="006F0E2A">
      <w:pPr>
        <w:rPr>
          <w:rFonts w:cs="Arial"/>
        </w:rPr>
      </w:pPr>
      <w:r w:rsidRPr="00D42B9C">
        <w:rPr>
          <w:rFonts w:cs="Arial"/>
        </w:rPr>
        <w:t>Compreende as listas de material e serviços necessários para:</w:t>
      </w:r>
    </w:p>
    <w:p w:rsidR="006F0E2A" w:rsidRPr="00D42B9C" w:rsidRDefault="004629A2" w:rsidP="00725319">
      <w:pPr>
        <w:pStyle w:val="Ttulo3"/>
      </w:pPr>
      <w:bookmarkStart w:id="273" w:name="_Toc313869278"/>
      <w:bookmarkStart w:id="274" w:name="_Toc387884351"/>
      <w:r w:rsidRPr="00D42B9C">
        <w:t>Memorial Descritivo</w:t>
      </w:r>
      <w:r w:rsidR="00E46666" w:rsidRPr="00D42B9C">
        <w:t xml:space="preserve"> -</w:t>
      </w:r>
      <w:r w:rsidRPr="00D42B9C">
        <w:t xml:space="preserve"> </w:t>
      </w:r>
      <w:r w:rsidR="006F0E2A" w:rsidRPr="00D42B9C">
        <w:t>Fabricação</w:t>
      </w:r>
      <w:bookmarkEnd w:id="273"/>
      <w:bookmarkEnd w:id="274"/>
    </w:p>
    <w:p w:rsidR="006F0E2A" w:rsidRPr="00D42B9C" w:rsidRDefault="006F0E2A" w:rsidP="001C425D">
      <w:pPr>
        <w:numPr>
          <w:ilvl w:val="0"/>
          <w:numId w:val="35"/>
        </w:numPr>
        <w:spacing w:after="120"/>
        <w:rPr>
          <w:rFonts w:cs="Arial"/>
        </w:rPr>
      </w:pPr>
      <w:r w:rsidRPr="00D42B9C">
        <w:rPr>
          <w:rFonts w:cs="Arial"/>
        </w:rPr>
        <w:t>Projetar o painel elétrico conforme especificação técnica item 1</w:t>
      </w:r>
      <w:r w:rsidR="00CF052C" w:rsidRPr="00D42B9C">
        <w:rPr>
          <w:rFonts w:cs="Arial"/>
        </w:rPr>
        <w:t>0</w:t>
      </w:r>
      <w:r w:rsidRPr="00D42B9C">
        <w:rPr>
          <w:rFonts w:cs="Arial"/>
        </w:rPr>
        <w:t>.1</w:t>
      </w:r>
      <w:r w:rsidR="00CF052C" w:rsidRPr="00D42B9C">
        <w:rPr>
          <w:rFonts w:cs="Arial"/>
        </w:rPr>
        <w:t>.1</w:t>
      </w:r>
      <w:r w:rsidRPr="00D42B9C">
        <w:rPr>
          <w:rFonts w:cs="Arial"/>
        </w:rPr>
        <w:t>;</w:t>
      </w:r>
    </w:p>
    <w:p w:rsidR="006F0E2A" w:rsidRPr="00D42B9C" w:rsidRDefault="001B3BCB" w:rsidP="001C425D">
      <w:pPr>
        <w:numPr>
          <w:ilvl w:val="0"/>
          <w:numId w:val="35"/>
        </w:numPr>
        <w:spacing w:after="120"/>
        <w:rPr>
          <w:rFonts w:cs="Arial"/>
        </w:rPr>
      </w:pPr>
      <w:r w:rsidRPr="00D42B9C">
        <w:rPr>
          <w:rFonts w:cs="Arial"/>
        </w:rPr>
        <w:t>Revisar</w:t>
      </w:r>
      <w:r w:rsidR="006F0E2A" w:rsidRPr="00D42B9C">
        <w:rPr>
          <w:rFonts w:cs="Arial"/>
        </w:rPr>
        <w:t xml:space="preserve"> o projeto para fabricação;</w:t>
      </w:r>
    </w:p>
    <w:p w:rsidR="006F0E2A" w:rsidRPr="00D42B9C" w:rsidRDefault="006F0E2A" w:rsidP="001C425D">
      <w:pPr>
        <w:numPr>
          <w:ilvl w:val="0"/>
          <w:numId w:val="35"/>
        </w:numPr>
        <w:spacing w:after="120"/>
        <w:rPr>
          <w:rFonts w:cs="Arial"/>
        </w:rPr>
      </w:pPr>
      <w:del w:id="275" w:author="Ademar Oliva Xavier Jr." w:date="2014-05-19T15:24:00Z">
        <w:r w:rsidRPr="00D42B9C" w:rsidDel="00664F6A">
          <w:rPr>
            <w:rFonts w:cs="Arial"/>
          </w:rPr>
          <w:delText xml:space="preserve">Aquisitar </w:delText>
        </w:r>
      </w:del>
      <w:ins w:id="276" w:author="Ademar Oliva Xavier Jr." w:date="2014-05-19T15:24:00Z">
        <w:r w:rsidR="00664F6A" w:rsidRPr="00D42B9C">
          <w:rPr>
            <w:rFonts w:cs="Arial"/>
          </w:rPr>
          <w:t>A</w:t>
        </w:r>
        <w:r w:rsidR="00664F6A">
          <w:rPr>
            <w:rFonts w:cs="Arial"/>
          </w:rPr>
          <w:t>dquirir</w:t>
        </w:r>
        <w:r w:rsidR="00664F6A" w:rsidRPr="00D42B9C">
          <w:rPr>
            <w:rFonts w:cs="Arial"/>
          </w:rPr>
          <w:t xml:space="preserve"> </w:t>
        </w:r>
      </w:ins>
      <w:r w:rsidRPr="00D42B9C">
        <w:rPr>
          <w:rFonts w:cs="Arial"/>
        </w:rPr>
        <w:t xml:space="preserve">os </w:t>
      </w:r>
      <w:del w:id="277" w:author="Ademar Oliva Xavier Jr." w:date="2014-05-19T15:25:00Z">
        <w:r w:rsidRPr="00D42B9C" w:rsidDel="00016FFD">
          <w:rPr>
            <w:rFonts w:cs="Arial"/>
          </w:rPr>
          <w:delText xml:space="preserve">material </w:delText>
        </w:r>
      </w:del>
      <w:ins w:id="278" w:author="Ademar Oliva Xavier Jr." w:date="2014-05-19T15:25:00Z">
        <w:r w:rsidR="00016FFD" w:rsidRPr="00D42B9C">
          <w:rPr>
            <w:rFonts w:cs="Arial"/>
          </w:rPr>
          <w:t>materia</w:t>
        </w:r>
        <w:r w:rsidR="00016FFD">
          <w:rPr>
            <w:rFonts w:cs="Arial"/>
          </w:rPr>
          <w:t>is</w:t>
        </w:r>
        <w:r w:rsidR="00016FFD" w:rsidRPr="00D42B9C">
          <w:rPr>
            <w:rFonts w:cs="Arial"/>
          </w:rPr>
          <w:t xml:space="preserve"> </w:t>
        </w:r>
      </w:ins>
      <w:r w:rsidRPr="00D42B9C">
        <w:rPr>
          <w:rFonts w:cs="Arial"/>
        </w:rPr>
        <w:t xml:space="preserve">para o painel (inclusive sobressalentes) da lista </w:t>
      </w:r>
      <w:ins w:id="279" w:author="Ademar Oliva Xavier Jr." w:date="2014-05-19T15:25:00Z">
        <w:r w:rsidR="00016FFD">
          <w:rPr>
            <w:rFonts w:cs="Arial"/>
          </w:rPr>
          <w:t xml:space="preserve">de </w:t>
        </w:r>
      </w:ins>
      <w:del w:id="280" w:author="Ademar Oliva Xavier Jr." w:date="2014-05-19T15:25:00Z">
        <w:r w:rsidRPr="00D42B9C" w:rsidDel="00016FFD">
          <w:rPr>
            <w:rFonts w:cs="Arial"/>
          </w:rPr>
          <w:delText>material</w:delText>
        </w:r>
      </w:del>
      <w:ins w:id="281" w:author="Ademar Oliva Xavier Jr." w:date="2014-05-19T15:25:00Z">
        <w:r w:rsidR="00016FFD" w:rsidRPr="00D42B9C">
          <w:rPr>
            <w:rFonts w:cs="Arial"/>
          </w:rPr>
          <w:t>materia</w:t>
        </w:r>
        <w:r w:rsidR="00016FFD">
          <w:rPr>
            <w:rFonts w:cs="Arial"/>
          </w:rPr>
          <w:t>is</w:t>
        </w:r>
      </w:ins>
      <w:r w:rsidRPr="00D42B9C">
        <w:rPr>
          <w:rFonts w:cs="Arial"/>
        </w:rPr>
        <w:t>;</w:t>
      </w:r>
    </w:p>
    <w:p w:rsidR="006F0E2A" w:rsidRPr="00D42B9C" w:rsidRDefault="003E06C5" w:rsidP="001C425D">
      <w:pPr>
        <w:numPr>
          <w:ilvl w:val="0"/>
          <w:numId w:val="35"/>
        </w:numPr>
        <w:spacing w:after="120"/>
        <w:rPr>
          <w:rFonts w:cs="Arial"/>
        </w:rPr>
      </w:pPr>
      <w:r w:rsidRPr="00D42B9C">
        <w:rPr>
          <w:rFonts w:cs="Arial"/>
        </w:rPr>
        <w:t>Instalar</w:t>
      </w:r>
      <w:r w:rsidR="006F0E2A" w:rsidRPr="00D42B9C">
        <w:rPr>
          <w:rFonts w:cs="Arial"/>
        </w:rPr>
        <w:t xml:space="preserve"> os hardwares (CLP, </w:t>
      </w:r>
      <w:proofErr w:type="spellStart"/>
      <w:r w:rsidR="006F0E2A" w:rsidRPr="00D42B9C">
        <w:rPr>
          <w:rFonts w:cs="Arial"/>
        </w:rPr>
        <w:t>NoBreak</w:t>
      </w:r>
      <w:proofErr w:type="spellEnd"/>
      <w:r w:rsidR="006F0E2A" w:rsidRPr="00D42B9C">
        <w:rPr>
          <w:rFonts w:cs="Arial"/>
        </w:rPr>
        <w:t>, Modem Celular</w:t>
      </w:r>
      <w:r w:rsidRPr="00D42B9C">
        <w:rPr>
          <w:rFonts w:cs="Arial"/>
        </w:rPr>
        <w:t>, Computador de Vazão</w:t>
      </w:r>
      <w:r w:rsidR="006F0E2A" w:rsidRPr="00D42B9C">
        <w:rPr>
          <w:rFonts w:cs="Arial"/>
        </w:rPr>
        <w:t xml:space="preserve">) da lista </w:t>
      </w:r>
      <w:ins w:id="282" w:author="Ademar Oliva Xavier Jr." w:date="2014-05-19T15:25:00Z">
        <w:r w:rsidR="00016FFD">
          <w:rPr>
            <w:rFonts w:cs="Arial"/>
          </w:rPr>
          <w:t xml:space="preserve">de </w:t>
        </w:r>
      </w:ins>
      <w:del w:id="283" w:author="Ademar Oliva Xavier Jr." w:date="2014-05-19T15:25:00Z">
        <w:r w:rsidR="006F0E2A" w:rsidRPr="00D42B9C" w:rsidDel="00016FFD">
          <w:rPr>
            <w:rFonts w:cs="Arial"/>
          </w:rPr>
          <w:delText>material</w:delText>
        </w:r>
      </w:del>
      <w:ins w:id="284" w:author="Ademar Oliva Xavier Jr." w:date="2014-05-19T15:25:00Z">
        <w:r w:rsidR="00016FFD" w:rsidRPr="00D42B9C">
          <w:rPr>
            <w:rFonts w:cs="Arial"/>
          </w:rPr>
          <w:t>materia</w:t>
        </w:r>
        <w:r w:rsidR="00016FFD">
          <w:rPr>
            <w:rFonts w:cs="Arial"/>
          </w:rPr>
          <w:t>is</w:t>
        </w:r>
      </w:ins>
      <w:r w:rsidR="006F0E2A" w:rsidRPr="00D42B9C">
        <w:rPr>
          <w:rFonts w:cs="Arial"/>
        </w:rPr>
        <w:t>;</w:t>
      </w:r>
    </w:p>
    <w:p w:rsidR="006F0E2A" w:rsidRPr="00D42B9C" w:rsidRDefault="006F0E2A" w:rsidP="001C425D">
      <w:pPr>
        <w:numPr>
          <w:ilvl w:val="0"/>
          <w:numId w:val="35"/>
        </w:numPr>
        <w:spacing w:after="120"/>
        <w:rPr>
          <w:rFonts w:cs="Arial"/>
        </w:rPr>
      </w:pPr>
      <w:r w:rsidRPr="00D42B9C">
        <w:rPr>
          <w:rFonts w:cs="Arial"/>
        </w:rPr>
        <w:t>Fabricar e montar o painel do CLP;</w:t>
      </w:r>
    </w:p>
    <w:p w:rsidR="006F0E2A" w:rsidRPr="00D42B9C" w:rsidRDefault="006F0E2A" w:rsidP="001C425D">
      <w:pPr>
        <w:numPr>
          <w:ilvl w:val="0"/>
          <w:numId w:val="35"/>
        </w:numPr>
        <w:spacing w:after="120"/>
        <w:rPr>
          <w:rFonts w:cs="Arial"/>
        </w:rPr>
      </w:pPr>
      <w:r w:rsidRPr="00D42B9C">
        <w:rPr>
          <w:rFonts w:cs="Arial"/>
        </w:rPr>
        <w:t>Executar os procedimentos de testes;</w:t>
      </w:r>
    </w:p>
    <w:p w:rsidR="006F0E2A" w:rsidRPr="00D42B9C" w:rsidRDefault="00285E0C" w:rsidP="001C425D">
      <w:pPr>
        <w:numPr>
          <w:ilvl w:val="0"/>
          <w:numId w:val="35"/>
        </w:numPr>
        <w:spacing w:after="120"/>
        <w:rPr>
          <w:rFonts w:cs="Arial"/>
        </w:rPr>
      </w:pPr>
      <w:r w:rsidRPr="00D42B9C">
        <w:rPr>
          <w:rFonts w:cs="Arial"/>
        </w:rPr>
        <w:t>Revisar</w:t>
      </w:r>
      <w:r w:rsidR="006F0E2A" w:rsidRPr="00D42B9C">
        <w:rPr>
          <w:rFonts w:cs="Arial"/>
        </w:rPr>
        <w:t xml:space="preserve"> </w:t>
      </w:r>
      <w:r w:rsidR="001B3BCB" w:rsidRPr="00D42B9C">
        <w:rPr>
          <w:rFonts w:cs="Arial"/>
        </w:rPr>
        <w:t>o</w:t>
      </w:r>
      <w:r w:rsidR="006F0E2A" w:rsidRPr="00D42B9C">
        <w:rPr>
          <w:rFonts w:cs="Arial"/>
        </w:rPr>
        <w:t xml:space="preserve"> documento do </w:t>
      </w:r>
      <w:r w:rsidRPr="00D42B9C">
        <w:rPr>
          <w:rFonts w:cs="Arial"/>
        </w:rPr>
        <w:t>Painel</w:t>
      </w:r>
      <w:r w:rsidR="006F0E2A" w:rsidRPr="00D42B9C">
        <w:rPr>
          <w:rFonts w:cs="Arial"/>
        </w:rPr>
        <w:t>.</w:t>
      </w:r>
    </w:p>
    <w:p w:rsidR="006F0E2A" w:rsidRPr="00D42B9C" w:rsidRDefault="006F0E2A" w:rsidP="006F0E2A">
      <w:pPr>
        <w:pStyle w:val="Ttulo4"/>
        <w:spacing w:after="120"/>
        <w:ind w:left="862" w:hanging="862"/>
        <w:jc w:val="left"/>
        <w:rPr>
          <w:color w:val="auto"/>
        </w:rPr>
      </w:pPr>
      <w:bookmarkStart w:id="285" w:name="_Toc313869279"/>
      <w:r w:rsidRPr="00D42B9C">
        <w:rPr>
          <w:color w:val="auto"/>
        </w:rPr>
        <w:t xml:space="preserve">Lista de </w:t>
      </w:r>
      <w:del w:id="286" w:author="Ademar Oliva Xavier Jr." w:date="2014-05-19T15:25:00Z">
        <w:r w:rsidRPr="00D42B9C" w:rsidDel="00016FFD">
          <w:rPr>
            <w:color w:val="auto"/>
          </w:rPr>
          <w:delText>Material</w:delText>
        </w:r>
      </w:del>
      <w:bookmarkEnd w:id="285"/>
      <w:ins w:id="287" w:author="Ademar Oliva Xavier Jr." w:date="2014-05-19T15:25:00Z">
        <w:r w:rsidR="00016FFD" w:rsidRPr="00D42B9C">
          <w:rPr>
            <w:color w:val="auto"/>
          </w:rPr>
          <w:t>Materia</w:t>
        </w:r>
        <w:r w:rsidR="00016FFD">
          <w:rPr>
            <w:color w:val="auto"/>
          </w:rPr>
          <w:t>is</w:t>
        </w:r>
      </w:ins>
    </w:p>
    <w:p w:rsidR="006F0E2A" w:rsidRPr="00D42B9C" w:rsidRDefault="006F0E2A" w:rsidP="001C425D">
      <w:pPr>
        <w:numPr>
          <w:ilvl w:val="0"/>
          <w:numId w:val="39"/>
        </w:numPr>
        <w:spacing w:after="120"/>
      </w:pPr>
      <w:r w:rsidRPr="00D42B9C">
        <w:t>Conforme projeto básico/executivo da licitante.</w:t>
      </w:r>
    </w:p>
    <w:p w:rsidR="006F0E2A" w:rsidRPr="00D42B9C" w:rsidRDefault="004629A2" w:rsidP="00725319">
      <w:pPr>
        <w:pStyle w:val="Ttulo3"/>
      </w:pPr>
      <w:bookmarkStart w:id="288" w:name="_Toc313869280"/>
      <w:bookmarkStart w:id="289" w:name="_Toc387884352"/>
      <w:r w:rsidRPr="00D42B9C">
        <w:t>Memorial Descritivo</w:t>
      </w:r>
      <w:r w:rsidR="00E46666" w:rsidRPr="00D42B9C">
        <w:t xml:space="preserve"> -</w:t>
      </w:r>
      <w:r w:rsidRPr="00D42B9C">
        <w:t xml:space="preserve"> </w:t>
      </w:r>
      <w:r w:rsidR="006F0E2A" w:rsidRPr="00D42B9C">
        <w:t>Material</w:t>
      </w:r>
      <w:bookmarkEnd w:id="288"/>
      <w:bookmarkEnd w:id="289"/>
      <w:r w:rsidR="006F0E2A" w:rsidRPr="00D42B9C">
        <w:t xml:space="preserve"> </w:t>
      </w:r>
    </w:p>
    <w:p w:rsidR="006F0E2A" w:rsidRPr="00D42B9C" w:rsidRDefault="006F0E2A" w:rsidP="001C425D">
      <w:pPr>
        <w:numPr>
          <w:ilvl w:val="0"/>
          <w:numId w:val="36"/>
        </w:numPr>
        <w:spacing w:after="120"/>
        <w:ind w:left="714" w:hanging="357"/>
        <w:rPr>
          <w:rFonts w:cs="Arial"/>
        </w:rPr>
      </w:pPr>
      <w:r w:rsidRPr="00D42B9C">
        <w:rPr>
          <w:rFonts w:cs="Arial"/>
        </w:rPr>
        <w:t>Fornecer conforme especificação técnica itens 1</w:t>
      </w:r>
      <w:r w:rsidR="00CF052C" w:rsidRPr="00D42B9C">
        <w:rPr>
          <w:rFonts w:cs="Arial"/>
        </w:rPr>
        <w:t>0.1.2.1</w:t>
      </w:r>
      <w:r w:rsidRPr="00D42B9C">
        <w:rPr>
          <w:rFonts w:cs="Arial"/>
        </w:rPr>
        <w:t>;</w:t>
      </w:r>
    </w:p>
    <w:p w:rsidR="006F0E2A" w:rsidRPr="00D42B9C" w:rsidRDefault="006F0E2A" w:rsidP="001C425D">
      <w:pPr>
        <w:numPr>
          <w:ilvl w:val="0"/>
          <w:numId w:val="36"/>
        </w:numPr>
        <w:spacing w:after="120"/>
        <w:ind w:left="714" w:hanging="357"/>
        <w:rPr>
          <w:rFonts w:cs="Arial"/>
        </w:rPr>
      </w:pPr>
      <w:r w:rsidRPr="00D42B9C">
        <w:rPr>
          <w:rFonts w:cs="Arial"/>
        </w:rPr>
        <w:t xml:space="preserve">Revisar a </w:t>
      </w:r>
      <w:r w:rsidRPr="00D42B9C">
        <w:t>Lista de Entradas/Saídas</w:t>
      </w:r>
      <w:r w:rsidRPr="00D42B9C">
        <w:rPr>
          <w:rFonts w:cs="Arial"/>
        </w:rPr>
        <w:t xml:space="preserve"> dos instrumentos e equipamentos, vide item </w:t>
      </w:r>
      <w:r w:rsidR="00CF052C" w:rsidRPr="00D42B9C">
        <w:rPr>
          <w:rFonts w:cs="Arial"/>
        </w:rPr>
        <w:t>10.1.2.3</w:t>
      </w:r>
      <w:r w:rsidRPr="00D42B9C">
        <w:rPr>
          <w:rFonts w:cs="Arial"/>
        </w:rPr>
        <w:t>;</w:t>
      </w:r>
    </w:p>
    <w:p w:rsidR="006F0E2A" w:rsidRPr="00D42B9C" w:rsidRDefault="006F0E2A" w:rsidP="001C425D">
      <w:pPr>
        <w:numPr>
          <w:ilvl w:val="0"/>
          <w:numId w:val="36"/>
        </w:numPr>
        <w:spacing w:after="120"/>
        <w:rPr>
          <w:rFonts w:cs="Arial"/>
        </w:rPr>
      </w:pPr>
      <w:del w:id="290" w:author="Ademar Oliva Xavier Jr." w:date="2014-05-19T15:26:00Z">
        <w:r w:rsidRPr="00D42B9C" w:rsidDel="00016FFD">
          <w:rPr>
            <w:rFonts w:cs="Arial"/>
          </w:rPr>
          <w:delText xml:space="preserve">Aquisitar </w:delText>
        </w:r>
      </w:del>
      <w:ins w:id="291" w:author="Ademar Oliva Xavier Jr." w:date="2014-05-19T15:26:00Z">
        <w:r w:rsidR="00016FFD">
          <w:rPr>
            <w:rFonts w:cs="Arial"/>
          </w:rPr>
          <w:t>Adquirir</w:t>
        </w:r>
        <w:r w:rsidR="00016FFD" w:rsidRPr="00D42B9C">
          <w:rPr>
            <w:rFonts w:cs="Arial"/>
          </w:rPr>
          <w:t xml:space="preserve"> </w:t>
        </w:r>
      </w:ins>
      <w:r w:rsidRPr="00D42B9C">
        <w:rPr>
          <w:rFonts w:cs="Arial"/>
        </w:rPr>
        <w:t>os equipamentos</w:t>
      </w:r>
      <w:r w:rsidR="00285E0C" w:rsidRPr="00D42B9C">
        <w:rPr>
          <w:rFonts w:cs="Arial"/>
        </w:rPr>
        <w:t xml:space="preserve"> (CLP, Nobreak, Modem Celular)</w:t>
      </w:r>
      <w:r w:rsidRPr="00D42B9C">
        <w:rPr>
          <w:rFonts w:cs="Arial"/>
        </w:rPr>
        <w:t>;</w:t>
      </w:r>
    </w:p>
    <w:p w:rsidR="006F0E2A" w:rsidRPr="00D42B9C" w:rsidRDefault="006F0E2A" w:rsidP="001C425D">
      <w:pPr>
        <w:numPr>
          <w:ilvl w:val="0"/>
          <w:numId w:val="36"/>
        </w:numPr>
        <w:spacing w:after="120"/>
        <w:rPr>
          <w:rFonts w:cs="Arial"/>
        </w:rPr>
      </w:pPr>
      <w:r w:rsidRPr="00D42B9C">
        <w:rPr>
          <w:rFonts w:cs="Arial"/>
        </w:rPr>
        <w:t>Inspecionar e receber os equipamentos;</w:t>
      </w:r>
    </w:p>
    <w:p w:rsidR="006F0E2A" w:rsidRPr="00D42B9C" w:rsidRDefault="006F0E2A" w:rsidP="001C425D">
      <w:pPr>
        <w:numPr>
          <w:ilvl w:val="0"/>
          <w:numId w:val="36"/>
        </w:numPr>
        <w:spacing w:after="120"/>
        <w:rPr>
          <w:rFonts w:cs="Arial"/>
        </w:rPr>
      </w:pPr>
      <w:r w:rsidRPr="00D42B9C">
        <w:rPr>
          <w:rFonts w:cs="Arial"/>
        </w:rPr>
        <w:t>Elaborar os procedimentos para testes dos equipamentos;</w:t>
      </w:r>
    </w:p>
    <w:p w:rsidR="006F0E2A" w:rsidRPr="00D42B9C" w:rsidRDefault="006F0E2A" w:rsidP="001C425D">
      <w:pPr>
        <w:numPr>
          <w:ilvl w:val="0"/>
          <w:numId w:val="36"/>
        </w:numPr>
        <w:spacing w:after="120"/>
        <w:rPr>
          <w:rFonts w:cs="Arial"/>
        </w:rPr>
      </w:pPr>
      <w:r w:rsidRPr="00D42B9C">
        <w:rPr>
          <w:rFonts w:cs="Arial"/>
        </w:rPr>
        <w:t>Executar os procedimentos de teste dos equipamentos;</w:t>
      </w:r>
    </w:p>
    <w:p w:rsidR="006F0E2A" w:rsidRPr="00D42B9C" w:rsidRDefault="006F0E2A" w:rsidP="001C425D">
      <w:pPr>
        <w:numPr>
          <w:ilvl w:val="0"/>
          <w:numId w:val="36"/>
        </w:numPr>
        <w:spacing w:after="120"/>
        <w:rPr>
          <w:rFonts w:cs="Arial"/>
        </w:rPr>
      </w:pPr>
      <w:r w:rsidRPr="00D42B9C">
        <w:rPr>
          <w:rFonts w:cs="Arial"/>
        </w:rPr>
        <w:t xml:space="preserve">Elaborar a documentação “as </w:t>
      </w:r>
      <w:proofErr w:type="spellStart"/>
      <w:r w:rsidRPr="00D42B9C">
        <w:rPr>
          <w:rFonts w:cs="Arial"/>
        </w:rPr>
        <w:t>built</w:t>
      </w:r>
      <w:proofErr w:type="spellEnd"/>
      <w:r w:rsidRPr="00D42B9C">
        <w:rPr>
          <w:rFonts w:cs="Arial"/>
        </w:rPr>
        <w:t>” do projeto de automação.</w:t>
      </w:r>
    </w:p>
    <w:p w:rsidR="004E4FCD" w:rsidRPr="00D42B9C" w:rsidRDefault="004629A2" w:rsidP="00725319">
      <w:pPr>
        <w:pStyle w:val="Ttulo3"/>
      </w:pPr>
      <w:bookmarkStart w:id="292" w:name="_Toc387884353"/>
      <w:bookmarkStart w:id="293" w:name="_Toc313869281"/>
      <w:r w:rsidRPr="00D42B9C">
        <w:t>Memorial Descritivo</w:t>
      </w:r>
      <w:r w:rsidR="00E46666" w:rsidRPr="00D42B9C">
        <w:t xml:space="preserve"> -</w:t>
      </w:r>
      <w:r w:rsidRPr="00D42B9C">
        <w:t xml:space="preserve"> </w:t>
      </w:r>
      <w:r w:rsidR="004E4FCD" w:rsidRPr="00D42B9C">
        <w:t>Serviço.</w:t>
      </w:r>
      <w:bookmarkEnd w:id="292"/>
      <w:r w:rsidR="004E4FCD" w:rsidRPr="00D42B9C">
        <w:t xml:space="preserve"> </w:t>
      </w:r>
    </w:p>
    <w:p w:rsidR="004E4FCD" w:rsidRPr="00D42B9C" w:rsidRDefault="004E4FCD" w:rsidP="001C425D">
      <w:pPr>
        <w:numPr>
          <w:ilvl w:val="0"/>
          <w:numId w:val="36"/>
        </w:numPr>
        <w:spacing w:after="120"/>
        <w:ind w:left="714" w:hanging="357"/>
        <w:rPr>
          <w:rFonts w:cs="Arial"/>
        </w:rPr>
      </w:pPr>
      <w:r w:rsidRPr="00D42B9C">
        <w:rPr>
          <w:rFonts w:cs="Arial"/>
        </w:rPr>
        <w:t>Elaborar rotinas de softwares conforme especificação técnica itens 10.1.2.4.1 e 10.1.2.4.2;</w:t>
      </w:r>
    </w:p>
    <w:p w:rsidR="004E4FCD" w:rsidRPr="00D42B9C" w:rsidRDefault="004E4FCD" w:rsidP="001C425D">
      <w:pPr>
        <w:numPr>
          <w:ilvl w:val="0"/>
          <w:numId w:val="36"/>
        </w:numPr>
        <w:spacing w:after="120"/>
        <w:ind w:left="714" w:hanging="357"/>
        <w:rPr>
          <w:rFonts w:cs="Arial"/>
        </w:rPr>
      </w:pPr>
      <w:r w:rsidRPr="00D42B9C">
        <w:rPr>
          <w:rFonts w:cs="Arial"/>
        </w:rPr>
        <w:t xml:space="preserve">Revisar a </w:t>
      </w:r>
      <w:r w:rsidRPr="00D42B9C">
        <w:t>Lista de Entradas/Saídas</w:t>
      </w:r>
      <w:r w:rsidRPr="00D42B9C">
        <w:rPr>
          <w:rFonts w:cs="Arial"/>
        </w:rPr>
        <w:t xml:space="preserve"> dos instrumentos e equipamentos, vide item 10.1.2.3;</w:t>
      </w:r>
    </w:p>
    <w:p w:rsidR="004E4FCD" w:rsidRPr="00D42B9C" w:rsidRDefault="004E4FCD" w:rsidP="001C425D">
      <w:pPr>
        <w:numPr>
          <w:ilvl w:val="0"/>
          <w:numId w:val="36"/>
        </w:numPr>
        <w:spacing w:after="120"/>
        <w:rPr>
          <w:rFonts w:cs="Arial"/>
        </w:rPr>
      </w:pPr>
      <w:r w:rsidRPr="00D42B9C">
        <w:rPr>
          <w:rFonts w:cs="Arial"/>
        </w:rPr>
        <w:t>Elaborar os procedimentos para testes dos equipamentos;</w:t>
      </w:r>
    </w:p>
    <w:p w:rsidR="004E4FCD" w:rsidRPr="00D42B9C" w:rsidRDefault="004E4FCD" w:rsidP="001C425D">
      <w:pPr>
        <w:numPr>
          <w:ilvl w:val="0"/>
          <w:numId w:val="36"/>
        </w:numPr>
        <w:spacing w:after="120"/>
        <w:rPr>
          <w:rFonts w:cs="Arial"/>
        </w:rPr>
      </w:pPr>
      <w:r w:rsidRPr="00D42B9C">
        <w:rPr>
          <w:rFonts w:cs="Arial"/>
        </w:rPr>
        <w:t>Executar os procedimentos de teste dos equipamentos;</w:t>
      </w:r>
    </w:p>
    <w:p w:rsidR="004E4FCD" w:rsidRPr="00D42B9C" w:rsidRDefault="004E4FCD" w:rsidP="001C425D">
      <w:pPr>
        <w:numPr>
          <w:ilvl w:val="0"/>
          <w:numId w:val="36"/>
        </w:numPr>
        <w:spacing w:after="120"/>
        <w:rPr>
          <w:rFonts w:cs="Arial"/>
        </w:rPr>
      </w:pPr>
      <w:r w:rsidRPr="00D42B9C">
        <w:rPr>
          <w:rFonts w:cs="Arial"/>
        </w:rPr>
        <w:t xml:space="preserve">Elaborar a documentação “as </w:t>
      </w:r>
      <w:proofErr w:type="spellStart"/>
      <w:r w:rsidRPr="00D42B9C">
        <w:rPr>
          <w:rFonts w:cs="Arial"/>
        </w:rPr>
        <w:t>built</w:t>
      </w:r>
      <w:proofErr w:type="spellEnd"/>
      <w:r w:rsidRPr="00D42B9C">
        <w:rPr>
          <w:rFonts w:cs="Arial"/>
        </w:rPr>
        <w:t>” do projeto de automação.</w:t>
      </w:r>
    </w:p>
    <w:p w:rsidR="004E4FCD" w:rsidRPr="00D42B9C" w:rsidRDefault="004E4FCD" w:rsidP="004E4FCD">
      <w:pPr>
        <w:ind w:left="709" w:firstLine="0"/>
      </w:pPr>
    </w:p>
    <w:bookmarkEnd w:id="293"/>
    <w:p w:rsidR="006F0E2A" w:rsidRPr="00D42B9C" w:rsidRDefault="006F0E2A" w:rsidP="004E4FCD">
      <w:pPr>
        <w:ind w:left="709" w:firstLine="0"/>
        <w:rPr>
          <w:highlight w:val="yellow"/>
        </w:rPr>
      </w:pPr>
    </w:p>
    <w:p w:rsidR="004E4FCD" w:rsidRPr="00D42B9C" w:rsidRDefault="004E4FCD">
      <w:pPr>
        <w:ind w:firstLine="0"/>
        <w:jc w:val="left"/>
        <w:rPr>
          <w:rFonts w:cs="Arial"/>
          <w:b/>
          <w:bCs/>
        </w:rPr>
      </w:pPr>
      <w:r w:rsidRPr="00D42B9C">
        <w:br w:type="page"/>
      </w:r>
    </w:p>
    <w:p w:rsidR="00701401" w:rsidRPr="00D42B9C" w:rsidRDefault="006A7266" w:rsidP="006A7266">
      <w:pPr>
        <w:pStyle w:val="Ttulo2"/>
        <w:rPr>
          <w:color w:val="auto"/>
        </w:rPr>
      </w:pPr>
      <w:bookmarkStart w:id="294" w:name="_Toc387884354"/>
      <w:r w:rsidRPr="00D42B9C">
        <w:rPr>
          <w:color w:val="auto"/>
        </w:rPr>
        <w:lastRenderedPageBreak/>
        <w:t>GAI – Gerenciador Automático de Indicadores</w:t>
      </w:r>
      <w:bookmarkEnd w:id="294"/>
    </w:p>
    <w:p w:rsidR="006C6FA5" w:rsidRPr="00D42B9C" w:rsidRDefault="006C6FA5" w:rsidP="006C6FA5"/>
    <w:p w:rsidR="006A7266" w:rsidRPr="00D42B9C" w:rsidRDefault="007E1A60" w:rsidP="00725319">
      <w:pPr>
        <w:pStyle w:val="Ttulo3"/>
      </w:pPr>
      <w:bookmarkStart w:id="295" w:name="_Toc364184046"/>
      <w:bookmarkStart w:id="296" w:name="_Toc387884355"/>
      <w:r w:rsidRPr="00D42B9C">
        <w:t xml:space="preserve">Memorial Descritivo - </w:t>
      </w:r>
      <w:r w:rsidR="006A7266" w:rsidRPr="00D42B9C">
        <w:t>Requisito de Negócio</w:t>
      </w:r>
      <w:bookmarkEnd w:id="295"/>
      <w:bookmarkEnd w:id="296"/>
    </w:p>
    <w:p w:rsidR="004A1020" w:rsidRPr="00D42B9C" w:rsidRDefault="004A1020" w:rsidP="004A1020"/>
    <w:p w:rsidR="006A7266" w:rsidRPr="00D42B9C" w:rsidRDefault="006A7266" w:rsidP="001C425D">
      <w:pPr>
        <w:pStyle w:val="PargrafodaLista"/>
        <w:numPr>
          <w:ilvl w:val="0"/>
          <w:numId w:val="14"/>
        </w:numPr>
        <w:spacing w:after="120"/>
      </w:pPr>
      <w:r w:rsidRPr="00D42B9C">
        <w:t>Lei 11.445/07 / PMSB (Plano Municipal Saneamento Básico)</w:t>
      </w:r>
    </w:p>
    <w:p w:rsidR="006A7266" w:rsidRDefault="006A7266" w:rsidP="001C425D">
      <w:pPr>
        <w:pStyle w:val="PargrafodaLista"/>
        <w:numPr>
          <w:ilvl w:val="0"/>
          <w:numId w:val="14"/>
        </w:numPr>
        <w:spacing w:after="120"/>
        <w:rPr>
          <w:ins w:id="297" w:author="Ademar Oliva Xavier Jr." w:date="2014-05-19T15:27:00Z"/>
        </w:rPr>
      </w:pPr>
      <w:r w:rsidRPr="00D42B9C">
        <w:t>SNIS (Sistema Nacional Informação sobre Saneamento)</w:t>
      </w:r>
    </w:p>
    <w:p w:rsidR="00016FFD" w:rsidRPr="00D42B9C" w:rsidRDefault="00016FFD" w:rsidP="001C425D">
      <w:pPr>
        <w:pStyle w:val="PargrafodaLista"/>
        <w:numPr>
          <w:ilvl w:val="0"/>
          <w:numId w:val="14"/>
        </w:numPr>
        <w:spacing w:after="120"/>
      </w:pPr>
      <w:ins w:id="298" w:author="Ademar Oliva Xavier Jr." w:date="2014-05-19T15:28:00Z">
        <w:r>
          <w:t xml:space="preserve">IWA (Internacional </w:t>
        </w:r>
        <w:proofErr w:type="spellStart"/>
        <w:r>
          <w:t>Water</w:t>
        </w:r>
        <w:proofErr w:type="spellEnd"/>
        <w:r>
          <w:t xml:space="preserve"> </w:t>
        </w:r>
        <w:proofErr w:type="spellStart"/>
        <w:r>
          <w:t>Association</w:t>
        </w:r>
        <w:proofErr w:type="spellEnd"/>
        <w:r>
          <w:t xml:space="preserve">). </w:t>
        </w:r>
      </w:ins>
    </w:p>
    <w:p w:rsidR="006A7266" w:rsidRPr="00D42B9C" w:rsidRDefault="006A7266" w:rsidP="006A7266">
      <w:pPr>
        <w:pStyle w:val="Ttulo4"/>
        <w:rPr>
          <w:color w:val="auto"/>
        </w:rPr>
      </w:pPr>
      <w:bookmarkStart w:id="299" w:name="_Toc364184047"/>
      <w:r w:rsidRPr="00D42B9C">
        <w:rPr>
          <w:color w:val="auto"/>
        </w:rPr>
        <w:t>Regras</w:t>
      </w:r>
      <w:bookmarkEnd w:id="299"/>
    </w:p>
    <w:p w:rsidR="004A1020" w:rsidRPr="00D42B9C" w:rsidRDefault="004A1020" w:rsidP="006A7266">
      <w:pPr>
        <w:rPr>
          <w:szCs w:val="22"/>
        </w:rPr>
      </w:pPr>
    </w:p>
    <w:p w:rsidR="006A7266" w:rsidRPr="00D42B9C" w:rsidRDefault="006A7266" w:rsidP="006A7266">
      <w:pPr>
        <w:rPr>
          <w:szCs w:val="22"/>
        </w:rPr>
      </w:pPr>
      <w:r w:rsidRPr="00D42B9C">
        <w:rPr>
          <w:szCs w:val="22"/>
        </w:rPr>
        <w:t>No</w:t>
      </w:r>
      <w:r w:rsidR="00AE37B4" w:rsidRPr="00D42B9C">
        <w:rPr>
          <w:szCs w:val="22"/>
        </w:rPr>
        <w:t>s</w:t>
      </w:r>
      <w:r w:rsidRPr="00D42B9C">
        <w:rPr>
          <w:szCs w:val="22"/>
        </w:rPr>
        <w:t xml:space="preserve"> </w:t>
      </w:r>
      <w:r w:rsidR="00784107" w:rsidRPr="00D42B9C">
        <w:rPr>
          <w:szCs w:val="22"/>
        </w:rPr>
        <w:t>ite</w:t>
      </w:r>
      <w:r w:rsidR="00AE37B4" w:rsidRPr="00D42B9C">
        <w:rPr>
          <w:szCs w:val="22"/>
        </w:rPr>
        <w:t>ns</w:t>
      </w:r>
      <w:r w:rsidR="00784107" w:rsidRPr="00D42B9C">
        <w:rPr>
          <w:szCs w:val="22"/>
        </w:rPr>
        <w:t xml:space="preserve"> </w:t>
      </w:r>
      <w:r w:rsidR="00AE37B4" w:rsidRPr="00D42B9C">
        <w:rPr>
          <w:szCs w:val="22"/>
        </w:rPr>
        <w:t xml:space="preserve">10.3.1 e </w:t>
      </w:r>
      <w:r w:rsidR="00784107" w:rsidRPr="00D42B9C">
        <w:rPr>
          <w:szCs w:val="22"/>
        </w:rPr>
        <w:t>10.3</w:t>
      </w:r>
      <w:r w:rsidR="00AE37B4" w:rsidRPr="00D42B9C">
        <w:rPr>
          <w:szCs w:val="22"/>
        </w:rPr>
        <w:t>.1.2</w:t>
      </w:r>
      <w:r w:rsidR="00784107" w:rsidRPr="00D42B9C">
        <w:rPr>
          <w:szCs w:val="22"/>
        </w:rPr>
        <w:t xml:space="preserve"> </w:t>
      </w:r>
      <w:r w:rsidRPr="00D42B9C">
        <w:rPr>
          <w:szCs w:val="22"/>
        </w:rPr>
        <w:t xml:space="preserve">detalha os requisitos de negócio exigidos para a Solução de Engenharia integrada com a Tecnologia da Informação. Para realizar o cálculo do indicador/índice, comparar o resultado do indicador/índice com sua meta, classificar o resultado e, exibir o indicador/índice com seu resultado, na forma numérica ou gráfica. </w:t>
      </w:r>
    </w:p>
    <w:p w:rsidR="006A7266" w:rsidRPr="00D42B9C" w:rsidRDefault="007E1A60" w:rsidP="006A7266">
      <w:pPr>
        <w:pStyle w:val="Ttulo4"/>
        <w:rPr>
          <w:color w:val="auto"/>
        </w:rPr>
      </w:pPr>
      <w:bookmarkStart w:id="300" w:name="_Toc364184048"/>
      <w:r w:rsidRPr="00D42B9C">
        <w:rPr>
          <w:color w:val="auto"/>
        </w:rPr>
        <w:t xml:space="preserve">Memorial Descritivo - </w:t>
      </w:r>
      <w:r w:rsidR="006A7266" w:rsidRPr="00D42B9C">
        <w:rPr>
          <w:color w:val="auto"/>
        </w:rPr>
        <w:t>Especificação Funcional</w:t>
      </w:r>
      <w:bookmarkEnd w:id="300"/>
    </w:p>
    <w:p w:rsidR="006A7266" w:rsidRPr="00D42B9C" w:rsidRDefault="006A7266" w:rsidP="006A7266">
      <w:pPr>
        <w:pStyle w:val="Ttulo5"/>
        <w:rPr>
          <w:color w:val="auto"/>
        </w:rPr>
      </w:pPr>
      <w:bookmarkStart w:id="301" w:name="_Toc364184078"/>
      <w:r w:rsidRPr="00D42B9C">
        <w:rPr>
          <w:color w:val="auto"/>
        </w:rPr>
        <w:t>“PMSB”</w:t>
      </w:r>
      <w:bookmarkEnd w:id="301"/>
    </w:p>
    <w:p w:rsidR="006A7266" w:rsidRPr="00D42B9C" w:rsidRDefault="006A7266" w:rsidP="006A7266">
      <w:pPr>
        <w:ind w:firstLine="0"/>
        <w:rPr>
          <w:sz w:val="20"/>
          <w:szCs w:val="22"/>
        </w:rPr>
      </w:pPr>
      <w:r w:rsidRPr="00D42B9C">
        <w:rPr>
          <w:sz w:val="20"/>
          <w:szCs w:val="22"/>
        </w:rPr>
        <w:t>Perspectiva funcional:</w:t>
      </w:r>
    </w:p>
    <w:p w:rsidR="006A7266" w:rsidRPr="00D42B9C" w:rsidRDefault="006A7266" w:rsidP="001C425D">
      <w:pPr>
        <w:pStyle w:val="PargrafodaLista"/>
        <w:numPr>
          <w:ilvl w:val="0"/>
          <w:numId w:val="21"/>
        </w:numPr>
        <w:spacing w:after="120"/>
        <w:rPr>
          <w:sz w:val="20"/>
        </w:rPr>
      </w:pPr>
      <w:r w:rsidRPr="00D42B9C">
        <w:rPr>
          <w:sz w:val="20"/>
        </w:rPr>
        <w:t>Cadastrar Metas;</w:t>
      </w:r>
    </w:p>
    <w:p w:rsidR="006A7266" w:rsidRPr="00D42B9C" w:rsidRDefault="006A7266" w:rsidP="001C425D">
      <w:pPr>
        <w:pStyle w:val="PargrafodaLista"/>
        <w:numPr>
          <w:ilvl w:val="0"/>
          <w:numId w:val="21"/>
        </w:numPr>
        <w:spacing w:after="120"/>
        <w:rPr>
          <w:sz w:val="20"/>
        </w:rPr>
      </w:pPr>
      <w:r w:rsidRPr="00D42B9C">
        <w:rPr>
          <w:sz w:val="20"/>
        </w:rPr>
        <w:t>Cadastrar os Classificadores;</w:t>
      </w:r>
    </w:p>
    <w:p w:rsidR="006A7266" w:rsidRPr="00D42B9C" w:rsidRDefault="006A7266" w:rsidP="001C425D">
      <w:pPr>
        <w:pStyle w:val="PargrafodaLista"/>
        <w:numPr>
          <w:ilvl w:val="0"/>
          <w:numId w:val="21"/>
        </w:numPr>
        <w:spacing w:after="120"/>
        <w:rPr>
          <w:sz w:val="20"/>
        </w:rPr>
      </w:pPr>
      <w:r w:rsidRPr="00D42B9C">
        <w:rPr>
          <w:sz w:val="20"/>
        </w:rPr>
        <w:t>Cadastrar/Consultar Infraestrutura redes;</w:t>
      </w:r>
    </w:p>
    <w:p w:rsidR="006A7266" w:rsidRPr="00D42B9C" w:rsidRDefault="006A7266" w:rsidP="001C425D">
      <w:pPr>
        <w:pStyle w:val="PargrafodaLista"/>
        <w:numPr>
          <w:ilvl w:val="0"/>
          <w:numId w:val="21"/>
        </w:numPr>
        <w:spacing w:after="120"/>
        <w:rPr>
          <w:sz w:val="20"/>
        </w:rPr>
      </w:pPr>
      <w:r w:rsidRPr="00D42B9C">
        <w:rPr>
          <w:sz w:val="20"/>
        </w:rPr>
        <w:t xml:space="preserve">Consultar por período Indicadores/Índices; </w:t>
      </w:r>
    </w:p>
    <w:p w:rsidR="006A7266" w:rsidRPr="00D42B9C" w:rsidRDefault="006A7266" w:rsidP="001C425D">
      <w:pPr>
        <w:pStyle w:val="PargrafodaLista"/>
        <w:numPr>
          <w:ilvl w:val="0"/>
          <w:numId w:val="21"/>
        </w:numPr>
        <w:spacing w:after="120"/>
        <w:rPr>
          <w:sz w:val="20"/>
        </w:rPr>
      </w:pPr>
      <w:r w:rsidRPr="00D42B9C">
        <w:rPr>
          <w:sz w:val="20"/>
        </w:rPr>
        <w:t>Selecionar opções de navegação.</w:t>
      </w:r>
    </w:p>
    <w:p w:rsidR="006A7266" w:rsidRPr="00D42B9C" w:rsidRDefault="006A7266" w:rsidP="006A7266">
      <w:pPr>
        <w:ind w:firstLine="0"/>
        <w:rPr>
          <w:sz w:val="20"/>
          <w:szCs w:val="22"/>
        </w:rPr>
      </w:pPr>
      <w:r w:rsidRPr="00D42B9C">
        <w:rPr>
          <w:sz w:val="20"/>
          <w:szCs w:val="22"/>
        </w:rPr>
        <w:t>Perspectiva comportamental:</w:t>
      </w:r>
    </w:p>
    <w:p w:rsidR="006A7266" w:rsidRPr="00D42B9C" w:rsidRDefault="006A7266" w:rsidP="001C425D">
      <w:pPr>
        <w:pStyle w:val="PargrafodaLista"/>
        <w:numPr>
          <w:ilvl w:val="0"/>
          <w:numId w:val="22"/>
        </w:numPr>
        <w:spacing w:after="120"/>
        <w:rPr>
          <w:sz w:val="20"/>
        </w:rPr>
      </w:pPr>
      <w:r w:rsidRPr="00D42B9C">
        <w:rPr>
          <w:sz w:val="20"/>
        </w:rPr>
        <w:t>Calcular Indicadores/Índices;</w:t>
      </w:r>
    </w:p>
    <w:p w:rsidR="006A7266" w:rsidRPr="00D42B9C" w:rsidRDefault="006A7266" w:rsidP="001C425D">
      <w:pPr>
        <w:pStyle w:val="PargrafodaLista"/>
        <w:numPr>
          <w:ilvl w:val="0"/>
          <w:numId w:val="22"/>
        </w:numPr>
        <w:spacing w:after="120"/>
        <w:rPr>
          <w:sz w:val="20"/>
        </w:rPr>
      </w:pPr>
      <w:r w:rsidRPr="00D42B9C">
        <w:rPr>
          <w:sz w:val="20"/>
        </w:rPr>
        <w:t>Validar dados de entrada;</w:t>
      </w:r>
    </w:p>
    <w:p w:rsidR="006A7266" w:rsidRPr="00D42B9C" w:rsidRDefault="006A7266" w:rsidP="001C425D">
      <w:pPr>
        <w:pStyle w:val="PargrafodaLista"/>
        <w:numPr>
          <w:ilvl w:val="0"/>
          <w:numId w:val="22"/>
        </w:numPr>
        <w:spacing w:after="120"/>
        <w:rPr>
          <w:sz w:val="20"/>
        </w:rPr>
      </w:pPr>
      <w:r w:rsidRPr="00D42B9C">
        <w:rPr>
          <w:sz w:val="20"/>
        </w:rPr>
        <w:t>Exibir o formato dados de saída, conforme critério do usuário.</w:t>
      </w:r>
    </w:p>
    <w:p w:rsidR="006A7266" w:rsidRPr="00D42B9C" w:rsidRDefault="006A7266" w:rsidP="006A7266">
      <w:pPr>
        <w:ind w:firstLine="0"/>
        <w:rPr>
          <w:sz w:val="20"/>
          <w:szCs w:val="22"/>
        </w:rPr>
      </w:pPr>
      <w:r w:rsidRPr="00D42B9C">
        <w:rPr>
          <w:sz w:val="20"/>
          <w:szCs w:val="22"/>
        </w:rPr>
        <w:t>Perspectiva organizacional:</w:t>
      </w:r>
    </w:p>
    <w:p w:rsidR="006A7266" w:rsidRPr="00D42B9C" w:rsidRDefault="006A7266" w:rsidP="001C425D">
      <w:pPr>
        <w:pStyle w:val="PargrafodaLista"/>
        <w:numPr>
          <w:ilvl w:val="0"/>
          <w:numId w:val="22"/>
        </w:numPr>
        <w:spacing w:after="120"/>
        <w:rPr>
          <w:sz w:val="20"/>
        </w:rPr>
      </w:pPr>
      <w:r w:rsidRPr="00D42B9C">
        <w:rPr>
          <w:sz w:val="20"/>
        </w:rPr>
        <w:t xml:space="preserve">Permitir o acesso por perfil de usuário; </w:t>
      </w:r>
    </w:p>
    <w:p w:rsidR="006A7266" w:rsidRPr="00D42B9C" w:rsidRDefault="006A7266" w:rsidP="006A7266">
      <w:pPr>
        <w:rPr>
          <w:sz w:val="20"/>
          <w:szCs w:val="22"/>
        </w:rPr>
      </w:pPr>
      <w:r w:rsidRPr="00D42B9C">
        <w:rPr>
          <w:sz w:val="20"/>
          <w:szCs w:val="22"/>
        </w:rPr>
        <w:t>Perspectiva informacional:</w:t>
      </w:r>
    </w:p>
    <w:p w:rsidR="006A7266" w:rsidRPr="00D42B9C" w:rsidRDefault="006A7266" w:rsidP="001C425D">
      <w:pPr>
        <w:pStyle w:val="PargrafodaLista"/>
        <w:numPr>
          <w:ilvl w:val="0"/>
          <w:numId w:val="23"/>
        </w:numPr>
        <w:spacing w:after="120"/>
        <w:rPr>
          <w:sz w:val="20"/>
        </w:rPr>
      </w:pPr>
      <w:r w:rsidRPr="00D42B9C">
        <w:rPr>
          <w:sz w:val="20"/>
        </w:rPr>
        <w:t xml:space="preserve">Coletar e </w:t>
      </w:r>
      <w:proofErr w:type="spellStart"/>
      <w:r w:rsidRPr="00D42B9C">
        <w:rPr>
          <w:sz w:val="20"/>
        </w:rPr>
        <w:t>Persisitir</w:t>
      </w:r>
      <w:proofErr w:type="spellEnd"/>
      <w:r w:rsidRPr="00D42B9C">
        <w:rPr>
          <w:sz w:val="20"/>
        </w:rPr>
        <w:t xml:space="preserve"> dados de outros sistemas {comercial, técnico, manutenção, telemetria};</w:t>
      </w:r>
    </w:p>
    <w:p w:rsidR="006A7266" w:rsidRPr="00D42B9C" w:rsidRDefault="006A7266" w:rsidP="001C425D">
      <w:pPr>
        <w:pStyle w:val="PargrafodaLista"/>
        <w:numPr>
          <w:ilvl w:val="0"/>
          <w:numId w:val="23"/>
        </w:numPr>
        <w:spacing w:after="120"/>
        <w:rPr>
          <w:sz w:val="20"/>
        </w:rPr>
      </w:pPr>
      <w:r w:rsidRPr="00D42B9C">
        <w:rPr>
          <w:sz w:val="20"/>
        </w:rPr>
        <w:t>Persistir Indicadores/Índices.</w:t>
      </w:r>
    </w:p>
    <w:p w:rsidR="006A7266" w:rsidRPr="00D42B9C" w:rsidRDefault="006A7266" w:rsidP="006A7266">
      <w:r w:rsidRPr="00D42B9C">
        <w:rPr>
          <w:noProof/>
        </w:rPr>
        <w:lastRenderedPageBreak/>
        <w:drawing>
          <wp:inline distT="0" distB="0" distL="0" distR="0" wp14:anchorId="583D9DA9" wp14:editId="4ED64BE3">
            <wp:extent cx="5048250" cy="3357944"/>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50207" cy="3359246"/>
                    </a:xfrm>
                    <a:prstGeom prst="rect">
                      <a:avLst/>
                    </a:prstGeom>
                  </pic:spPr>
                </pic:pic>
              </a:graphicData>
            </a:graphic>
          </wp:inline>
        </w:drawing>
      </w:r>
    </w:p>
    <w:p w:rsidR="006A7266" w:rsidRPr="00D42B9C" w:rsidRDefault="006A7266" w:rsidP="006A7266">
      <w:pPr>
        <w:rPr>
          <w:b/>
          <w:bCs/>
          <w:iCs/>
          <w:szCs w:val="28"/>
        </w:rPr>
      </w:pPr>
      <w:r w:rsidRPr="00D42B9C">
        <w:br w:type="page"/>
      </w:r>
    </w:p>
    <w:p w:rsidR="006A7266" w:rsidRPr="00D42B9C" w:rsidRDefault="007E1A60" w:rsidP="006A7266">
      <w:pPr>
        <w:pStyle w:val="Ttulo5"/>
        <w:rPr>
          <w:color w:val="auto"/>
        </w:rPr>
      </w:pPr>
      <w:bookmarkStart w:id="302" w:name="_Toc364184079"/>
      <w:r w:rsidRPr="00D42B9C">
        <w:rPr>
          <w:color w:val="auto"/>
        </w:rPr>
        <w:lastRenderedPageBreak/>
        <w:t xml:space="preserve">Memorial Descritivo - </w:t>
      </w:r>
      <w:r w:rsidR="006A7266" w:rsidRPr="00D42B9C">
        <w:rPr>
          <w:color w:val="auto"/>
        </w:rPr>
        <w:t>“SNIS”</w:t>
      </w:r>
      <w:bookmarkEnd w:id="302"/>
    </w:p>
    <w:p w:rsidR="006A7266" w:rsidRPr="00D42B9C" w:rsidRDefault="006A7266" w:rsidP="006A7266">
      <w:pPr>
        <w:ind w:firstLine="0"/>
        <w:rPr>
          <w:sz w:val="20"/>
        </w:rPr>
      </w:pPr>
      <w:r w:rsidRPr="00D42B9C">
        <w:rPr>
          <w:sz w:val="20"/>
        </w:rPr>
        <w:t>Perspectiva funcional:</w:t>
      </w:r>
    </w:p>
    <w:p w:rsidR="006A7266" w:rsidRPr="00D42B9C" w:rsidRDefault="006A7266" w:rsidP="001C425D">
      <w:pPr>
        <w:pStyle w:val="PargrafodaLista"/>
        <w:numPr>
          <w:ilvl w:val="0"/>
          <w:numId w:val="21"/>
        </w:numPr>
        <w:spacing w:after="120"/>
        <w:rPr>
          <w:sz w:val="20"/>
        </w:rPr>
      </w:pPr>
      <w:r w:rsidRPr="00D42B9C">
        <w:rPr>
          <w:sz w:val="20"/>
        </w:rPr>
        <w:t>Cadastrar Metas;</w:t>
      </w:r>
    </w:p>
    <w:p w:rsidR="006A7266" w:rsidRPr="00D42B9C" w:rsidRDefault="006A7266" w:rsidP="001C425D">
      <w:pPr>
        <w:pStyle w:val="PargrafodaLista"/>
        <w:numPr>
          <w:ilvl w:val="0"/>
          <w:numId w:val="21"/>
        </w:numPr>
        <w:spacing w:after="120"/>
        <w:rPr>
          <w:sz w:val="20"/>
        </w:rPr>
      </w:pPr>
      <w:r w:rsidRPr="00D42B9C">
        <w:rPr>
          <w:sz w:val="20"/>
        </w:rPr>
        <w:t>Cadastrar os Classificadores;</w:t>
      </w:r>
    </w:p>
    <w:p w:rsidR="006A7266" w:rsidRPr="00D42B9C" w:rsidRDefault="006A7266" w:rsidP="001C425D">
      <w:pPr>
        <w:pStyle w:val="PargrafodaLista"/>
        <w:numPr>
          <w:ilvl w:val="0"/>
          <w:numId w:val="21"/>
        </w:numPr>
        <w:spacing w:after="120"/>
        <w:rPr>
          <w:sz w:val="20"/>
        </w:rPr>
      </w:pPr>
      <w:r w:rsidRPr="00D42B9C">
        <w:rPr>
          <w:sz w:val="20"/>
        </w:rPr>
        <w:t>Calcular Indicadores/Índices;</w:t>
      </w:r>
    </w:p>
    <w:p w:rsidR="006A7266" w:rsidRPr="00D42B9C" w:rsidRDefault="006A7266" w:rsidP="001C425D">
      <w:pPr>
        <w:pStyle w:val="PargrafodaLista"/>
        <w:numPr>
          <w:ilvl w:val="0"/>
          <w:numId w:val="21"/>
        </w:numPr>
        <w:spacing w:after="120"/>
        <w:rPr>
          <w:sz w:val="20"/>
        </w:rPr>
      </w:pPr>
      <w:r w:rsidRPr="00D42B9C">
        <w:rPr>
          <w:sz w:val="20"/>
        </w:rPr>
        <w:t>Cadastrar/Consultar Infraestrutura redes;</w:t>
      </w:r>
    </w:p>
    <w:p w:rsidR="006A7266" w:rsidRPr="00D42B9C" w:rsidRDefault="006A7266" w:rsidP="001C425D">
      <w:pPr>
        <w:pStyle w:val="PargrafodaLista"/>
        <w:numPr>
          <w:ilvl w:val="0"/>
          <w:numId w:val="21"/>
        </w:numPr>
        <w:spacing w:after="120"/>
        <w:rPr>
          <w:sz w:val="20"/>
        </w:rPr>
      </w:pPr>
      <w:r w:rsidRPr="00D42B9C">
        <w:rPr>
          <w:sz w:val="20"/>
        </w:rPr>
        <w:t>Consultar por período Indicadores/Índices;</w:t>
      </w:r>
    </w:p>
    <w:p w:rsidR="006A7266" w:rsidRPr="00D42B9C" w:rsidRDefault="006A7266" w:rsidP="001C425D">
      <w:pPr>
        <w:pStyle w:val="PargrafodaLista"/>
        <w:numPr>
          <w:ilvl w:val="0"/>
          <w:numId w:val="21"/>
        </w:numPr>
        <w:spacing w:after="120"/>
        <w:rPr>
          <w:sz w:val="20"/>
        </w:rPr>
      </w:pPr>
      <w:r w:rsidRPr="00D42B9C">
        <w:rPr>
          <w:sz w:val="20"/>
        </w:rPr>
        <w:t>Selecionar opções de navegação.</w:t>
      </w:r>
    </w:p>
    <w:p w:rsidR="006A7266" w:rsidRPr="00D42B9C" w:rsidRDefault="006A7266" w:rsidP="006A7266">
      <w:pPr>
        <w:ind w:firstLine="0"/>
        <w:rPr>
          <w:sz w:val="20"/>
        </w:rPr>
      </w:pPr>
      <w:r w:rsidRPr="00D42B9C">
        <w:rPr>
          <w:sz w:val="20"/>
        </w:rPr>
        <w:t>Perspectiva comportamental:</w:t>
      </w:r>
    </w:p>
    <w:p w:rsidR="006A7266" w:rsidRPr="00D42B9C" w:rsidRDefault="006A7266" w:rsidP="001C425D">
      <w:pPr>
        <w:pStyle w:val="PargrafodaLista"/>
        <w:numPr>
          <w:ilvl w:val="0"/>
          <w:numId w:val="22"/>
        </w:numPr>
        <w:spacing w:after="120"/>
        <w:rPr>
          <w:sz w:val="20"/>
        </w:rPr>
      </w:pPr>
      <w:r w:rsidRPr="00D42B9C">
        <w:rPr>
          <w:sz w:val="20"/>
        </w:rPr>
        <w:t>Calcular Indicadores/Índices;</w:t>
      </w:r>
    </w:p>
    <w:p w:rsidR="006A7266" w:rsidRPr="00D42B9C" w:rsidRDefault="006A7266" w:rsidP="001C425D">
      <w:pPr>
        <w:pStyle w:val="PargrafodaLista"/>
        <w:numPr>
          <w:ilvl w:val="0"/>
          <w:numId w:val="22"/>
        </w:numPr>
        <w:spacing w:after="120"/>
        <w:rPr>
          <w:sz w:val="20"/>
        </w:rPr>
      </w:pPr>
      <w:r w:rsidRPr="00D42B9C">
        <w:rPr>
          <w:sz w:val="20"/>
        </w:rPr>
        <w:t>Validar dados de entrada;</w:t>
      </w:r>
    </w:p>
    <w:p w:rsidR="006A7266" w:rsidRPr="00D42B9C" w:rsidRDefault="006A7266" w:rsidP="001C425D">
      <w:pPr>
        <w:pStyle w:val="PargrafodaLista"/>
        <w:numPr>
          <w:ilvl w:val="0"/>
          <w:numId w:val="22"/>
        </w:numPr>
        <w:spacing w:after="120"/>
        <w:rPr>
          <w:sz w:val="20"/>
        </w:rPr>
      </w:pPr>
      <w:r w:rsidRPr="00D42B9C">
        <w:rPr>
          <w:sz w:val="20"/>
        </w:rPr>
        <w:t>Exibir o formato dados de saída, conforme critério do usuário.</w:t>
      </w:r>
    </w:p>
    <w:p w:rsidR="006A7266" w:rsidRPr="00D42B9C" w:rsidRDefault="006A7266" w:rsidP="006A7266">
      <w:pPr>
        <w:rPr>
          <w:sz w:val="20"/>
        </w:rPr>
      </w:pPr>
      <w:r w:rsidRPr="00D42B9C">
        <w:rPr>
          <w:sz w:val="20"/>
        </w:rPr>
        <w:t>Perspectiva organizacional:</w:t>
      </w:r>
    </w:p>
    <w:p w:rsidR="006A7266" w:rsidRPr="00D42B9C" w:rsidRDefault="006A7266" w:rsidP="001C425D">
      <w:pPr>
        <w:pStyle w:val="PargrafodaLista"/>
        <w:numPr>
          <w:ilvl w:val="0"/>
          <w:numId w:val="22"/>
        </w:numPr>
        <w:spacing w:after="120"/>
        <w:rPr>
          <w:sz w:val="20"/>
        </w:rPr>
      </w:pPr>
      <w:r w:rsidRPr="00D42B9C">
        <w:rPr>
          <w:sz w:val="20"/>
        </w:rPr>
        <w:t xml:space="preserve">Permitir o acesso por perfil de usuário; </w:t>
      </w:r>
    </w:p>
    <w:p w:rsidR="006A7266" w:rsidRPr="00D42B9C" w:rsidRDefault="006A7266" w:rsidP="006A7266">
      <w:pPr>
        <w:ind w:firstLine="0"/>
        <w:rPr>
          <w:sz w:val="20"/>
        </w:rPr>
      </w:pPr>
      <w:r w:rsidRPr="00D42B9C">
        <w:rPr>
          <w:sz w:val="20"/>
        </w:rPr>
        <w:t>Perspectiva informacional:</w:t>
      </w:r>
    </w:p>
    <w:p w:rsidR="006A7266" w:rsidRPr="00D42B9C" w:rsidRDefault="006A7266" w:rsidP="001C425D">
      <w:pPr>
        <w:pStyle w:val="PargrafodaLista"/>
        <w:numPr>
          <w:ilvl w:val="0"/>
          <w:numId w:val="23"/>
        </w:numPr>
        <w:spacing w:after="120"/>
        <w:rPr>
          <w:sz w:val="20"/>
        </w:rPr>
      </w:pPr>
      <w:r w:rsidRPr="00D42B9C">
        <w:rPr>
          <w:sz w:val="20"/>
        </w:rPr>
        <w:t xml:space="preserve">Coletar e </w:t>
      </w:r>
      <w:proofErr w:type="spellStart"/>
      <w:r w:rsidRPr="00D42B9C">
        <w:rPr>
          <w:sz w:val="20"/>
        </w:rPr>
        <w:t>Persisitir</w:t>
      </w:r>
      <w:proofErr w:type="spellEnd"/>
      <w:r w:rsidRPr="00D42B9C">
        <w:rPr>
          <w:sz w:val="20"/>
        </w:rPr>
        <w:t xml:space="preserve"> dados de outros sistemas {comercial, técnico, manutenção, telemetria};</w:t>
      </w:r>
    </w:p>
    <w:p w:rsidR="006A7266" w:rsidRPr="00D42B9C" w:rsidRDefault="006A7266" w:rsidP="001C425D">
      <w:pPr>
        <w:pStyle w:val="PargrafodaLista"/>
        <w:numPr>
          <w:ilvl w:val="0"/>
          <w:numId w:val="23"/>
        </w:numPr>
        <w:spacing w:after="120"/>
        <w:rPr>
          <w:sz w:val="20"/>
        </w:rPr>
      </w:pPr>
      <w:r w:rsidRPr="00D42B9C">
        <w:rPr>
          <w:sz w:val="20"/>
        </w:rPr>
        <w:t>Persistir Indicadores/Índices.</w:t>
      </w:r>
    </w:p>
    <w:p w:rsidR="006A7266" w:rsidRPr="00D42B9C" w:rsidRDefault="006A7266" w:rsidP="006A7266"/>
    <w:p w:rsidR="006A7266" w:rsidRPr="00D42B9C" w:rsidRDefault="006A7266" w:rsidP="006A7266">
      <w:r w:rsidRPr="00D42B9C">
        <w:rPr>
          <w:noProof/>
        </w:rPr>
        <w:drawing>
          <wp:inline distT="0" distB="0" distL="0" distR="0" wp14:anchorId="0E2A2819" wp14:editId="0250F864">
            <wp:extent cx="5612400" cy="3733200"/>
            <wp:effectExtent l="0" t="0" r="7620" b="63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12400" cy="3733200"/>
                    </a:xfrm>
                    <a:prstGeom prst="rect">
                      <a:avLst/>
                    </a:prstGeom>
                  </pic:spPr>
                </pic:pic>
              </a:graphicData>
            </a:graphic>
          </wp:inline>
        </w:drawing>
      </w:r>
    </w:p>
    <w:p w:rsidR="006A7266" w:rsidRPr="00D42B9C" w:rsidRDefault="006A7266" w:rsidP="006A7266">
      <w:pPr>
        <w:ind w:firstLine="0"/>
      </w:pPr>
    </w:p>
    <w:p w:rsidR="006A7266" w:rsidRPr="00D42B9C" w:rsidRDefault="006A7266" w:rsidP="006A7266"/>
    <w:p w:rsidR="006A7266" w:rsidRPr="00D42B9C" w:rsidRDefault="006A7266" w:rsidP="006A7266"/>
    <w:p w:rsidR="006A7266" w:rsidRPr="00D42B9C" w:rsidRDefault="006A7266" w:rsidP="006A7266"/>
    <w:p w:rsidR="006A7266" w:rsidRPr="00D42B9C" w:rsidRDefault="006A7266" w:rsidP="006A7266"/>
    <w:p w:rsidR="006A7266" w:rsidRPr="00D42B9C" w:rsidRDefault="006A7266" w:rsidP="006A7266">
      <w:pPr>
        <w:ind w:firstLine="0"/>
        <w:jc w:val="left"/>
        <w:rPr>
          <w:sz w:val="20"/>
          <w:szCs w:val="20"/>
        </w:rPr>
      </w:pPr>
      <w:bookmarkStart w:id="303" w:name="_Toc364184049"/>
      <w:r w:rsidRPr="00D42B9C">
        <w:br w:type="page"/>
      </w:r>
    </w:p>
    <w:p w:rsidR="006A7266" w:rsidRPr="00D42B9C" w:rsidRDefault="007E1A60" w:rsidP="00725319">
      <w:pPr>
        <w:pStyle w:val="Ttulo3"/>
      </w:pPr>
      <w:bookmarkStart w:id="304" w:name="_Toc387884356"/>
      <w:r w:rsidRPr="00D42B9C">
        <w:lastRenderedPageBreak/>
        <w:t xml:space="preserve">Memorial Descritivo - </w:t>
      </w:r>
      <w:r w:rsidR="006A7266" w:rsidRPr="00D42B9C">
        <w:t>Requisito Funcional</w:t>
      </w:r>
      <w:bookmarkEnd w:id="303"/>
      <w:bookmarkEnd w:id="304"/>
    </w:p>
    <w:p w:rsidR="006A7266" w:rsidRPr="00D42B9C" w:rsidRDefault="006A7266" w:rsidP="001C425D">
      <w:pPr>
        <w:pStyle w:val="PargrafodaLista"/>
        <w:numPr>
          <w:ilvl w:val="0"/>
          <w:numId w:val="8"/>
        </w:numPr>
        <w:spacing w:after="120"/>
        <w:rPr>
          <w:sz w:val="20"/>
        </w:rPr>
      </w:pPr>
      <w:r w:rsidRPr="00D42B9C">
        <w:rPr>
          <w:sz w:val="20"/>
        </w:rPr>
        <w:t>Programa para o controle e redução de perdas;</w:t>
      </w:r>
    </w:p>
    <w:p w:rsidR="006A7266" w:rsidRPr="00D42B9C" w:rsidRDefault="006A7266" w:rsidP="001C425D">
      <w:pPr>
        <w:pStyle w:val="PargrafodaLista"/>
        <w:numPr>
          <w:ilvl w:val="0"/>
          <w:numId w:val="9"/>
        </w:numPr>
        <w:spacing w:after="120"/>
        <w:ind w:left="1077" w:hanging="357"/>
        <w:rPr>
          <w:sz w:val="20"/>
        </w:rPr>
      </w:pPr>
      <w:r w:rsidRPr="00D42B9C">
        <w:rPr>
          <w:sz w:val="20"/>
        </w:rPr>
        <w:t>Indicador IWA;</w:t>
      </w:r>
    </w:p>
    <w:p w:rsidR="006A7266" w:rsidRPr="00D42B9C" w:rsidRDefault="006A7266" w:rsidP="001C425D">
      <w:pPr>
        <w:pStyle w:val="PargrafodaLista"/>
        <w:numPr>
          <w:ilvl w:val="0"/>
          <w:numId w:val="11"/>
        </w:numPr>
        <w:spacing w:after="120"/>
        <w:rPr>
          <w:sz w:val="20"/>
        </w:rPr>
      </w:pPr>
      <w:r w:rsidRPr="00D42B9C">
        <w:rPr>
          <w:sz w:val="20"/>
        </w:rPr>
        <w:t>Indicadores de recursos da água</w:t>
      </w:r>
    </w:p>
    <w:p w:rsidR="006A7266" w:rsidRPr="00D42B9C" w:rsidRDefault="006A7266" w:rsidP="001C425D">
      <w:pPr>
        <w:pStyle w:val="PargrafodaLista"/>
        <w:numPr>
          <w:ilvl w:val="0"/>
          <w:numId w:val="10"/>
        </w:numPr>
        <w:spacing w:after="120"/>
        <w:rPr>
          <w:sz w:val="20"/>
        </w:rPr>
      </w:pPr>
      <w:r w:rsidRPr="00D42B9C">
        <w:rPr>
          <w:sz w:val="20"/>
        </w:rPr>
        <w:t xml:space="preserve">Volume entrado no sistema; </w:t>
      </w:r>
    </w:p>
    <w:p w:rsidR="006A7266" w:rsidRPr="00D42B9C" w:rsidRDefault="006A7266" w:rsidP="001C425D">
      <w:pPr>
        <w:pStyle w:val="PargrafodaLista"/>
        <w:numPr>
          <w:ilvl w:val="0"/>
          <w:numId w:val="10"/>
        </w:numPr>
        <w:spacing w:after="120"/>
        <w:rPr>
          <w:sz w:val="20"/>
        </w:rPr>
      </w:pPr>
      <w:r w:rsidRPr="00D42B9C">
        <w:rPr>
          <w:sz w:val="20"/>
        </w:rPr>
        <w:t>Disponibilidade do recurso de água;</w:t>
      </w:r>
    </w:p>
    <w:p w:rsidR="006A7266" w:rsidRPr="00D42B9C" w:rsidRDefault="006A7266" w:rsidP="001C425D">
      <w:pPr>
        <w:pStyle w:val="PargrafodaLista"/>
        <w:numPr>
          <w:ilvl w:val="0"/>
          <w:numId w:val="10"/>
        </w:numPr>
        <w:spacing w:after="120"/>
        <w:rPr>
          <w:sz w:val="20"/>
        </w:rPr>
      </w:pPr>
      <w:r w:rsidRPr="00D42B9C">
        <w:rPr>
          <w:sz w:val="20"/>
        </w:rPr>
        <w:t>Água de reuso fornecido.</w:t>
      </w:r>
    </w:p>
    <w:p w:rsidR="006A7266" w:rsidRPr="00D42B9C" w:rsidRDefault="006A7266" w:rsidP="001C425D">
      <w:pPr>
        <w:pStyle w:val="PargrafodaLista"/>
        <w:numPr>
          <w:ilvl w:val="0"/>
          <w:numId w:val="11"/>
        </w:numPr>
        <w:spacing w:after="120"/>
        <w:rPr>
          <w:sz w:val="20"/>
        </w:rPr>
      </w:pPr>
      <w:r w:rsidRPr="00D42B9C">
        <w:rPr>
          <w:sz w:val="20"/>
        </w:rPr>
        <w:t>Indicadores financeiros</w:t>
      </w:r>
    </w:p>
    <w:p w:rsidR="006A7266" w:rsidRPr="00D42B9C" w:rsidRDefault="006A7266" w:rsidP="001C425D">
      <w:pPr>
        <w:pStyle w:val="PargrafodaLista"/>
        <w:numPr>
          <w:ilvl w:val="0"/>
          <w:numId w:val="12"/>
        </w:numPr>
        <w:spacing w:after="120"/>
        <w:rPr>
          <w:sz w:val="20"/>
        </w:rPr>
      </w:pPr>
      <w:r w:rsidRPr="00D42B9C">
        <w:rPr>
          <w:sz w:val="20"/>
        </w:rPr>
        <w:t>Índice de perdas (volume) não faturado;</w:t>
      </w:r>
    </w:p>
    <w:p w:rsidR="006A7266" w:rsidRPr="00D42B9C" w:rsidRDefault="006A7266" w:rsidP="001C425D">
      <w:pPr>
        <w:pStyle w:val="PargrafodaLista"/>
        <w:numPr>
          <w:ilvl w:val="0"/>
          <w:numId w:val="12"/>
        </w:numPr>
        <w:spacing w:after="120"/>
        <w:rPr>
          <w:sz w:val="20"/>
        </w:rPr>
      </w:pPr>
      <w:r w:rsidRPr="00D42B9C">
        <w:rPr>
          <w:sz w:val="20"/>
        </w:rPr>
        <w:t>Índice de Perda (volume) Faturado.</w:t>
      </w:r>
    </w:p>
    <w:p w:rsidR="006A7266" w:rsidRPr="00D42B9C" w:rsidRDefault="006A7266" w:rsidP="001C425D">
      <w:pPr>
        <w:pStyle w:val="PargrafodaLista"/>
        <w:numPr>
          <w:ilvl w:val="0"/>
          <w:numId w:val="11"/>
        </w:numPr>
        <w:spacing w:after="120"/>
        <w:rPr>
          <w:sz w:val="20"/>
        </w:rPr>
      </w:pPr>
      <w:r w:rsidRPr="00D42B9C">
        <w:rPr>
          <w:sz w:val="20"/>
        </w:rPr>
        <w:t>Indicadores Perda de água</w:t>
      </w:r>
    </w:p>
    <w:p w:rsidR="006A7266" w:rsidRPr="00D42B9C" w:rsidRDefault="006A7266" w:rsidP="001C425D">
      <w:pPr>
        <w:pStyle w:val="PargrafodaLista"/>
        <w:numPr>
          <w:ilvl w:val="0"/>
          <w:numId w:val="13"/>
        </w:numPr>
        <w:spacing w:after="120"/>
        <w:rPr>
          <w:sz w:val="20"/>
        </w:rPr>
      </w:pPr>
      <w:r w:rsidRPr="00D42B9C">
        <w:rPr>
          <w:sz w:val="20"/>
        </w:rPr>
        <w:t>Perda de água por ramal;</w:t>
      </w:r>
    </w:p>
    <w:p w:rsidR="006A7266" w:rsidRPr="00D42B9C" w:rsidRDefault="006A7266" w:rsidP="001C425D">
      <w:pPr>
        <w:pStyle w:val="PargrafodaLista"/>
        <w:numPr>
          <w:ilvl w:val="0"/>
          <w:numId w:val="13"/>
        </w:numPr>
        <w:spacing w:after="120"/>
        <w:rPr>
          <w:sz w:val="20"/>
        </w:rPr>
      </w:pPr>
      <w:r w:rsidRPr="00D42B9C">
        <w:rPr>
          <w:sz w:val="20"/>
        </w:rPr>
        <w:t>Perdas de água por extensão de rede;</w:t>
      </w:r>
    </w:p>
    <w:p w:rsidR="006A7266" w:rsidRPr="00D42B9C" w:rsidRDefault="006A7266" w:rsidP="001C425D">
      <w:pPr>
        <w:pStyle w:val="PargrafodaLista"/>
        <w:numPr>
          <w:ilvl w:val="0"/>
          <w:numId w:val="13"/>
        </w:numPr>
        <w:spacing w:after="120"/>
        <w:rPr>
          <w:sz w:val="20"/>
        </w:rPr>
      </w:pPr>
      <w:r w:rsidRPr="00D42B9C">
        <w:rPr>
          <w:sz w:val="20"/>
        </w:rPr>
        <w:t>Perda aparente;</w:t>
      </w:r>
    </w:p>
    <w:p w:rsidR="006A7266" w:rsidRPr="00D42B9C" w:rsidRDefault="006A7266" w:rsidP="001C425D">
      <w:pPr>
        <w:pStyle w:val="PargrafodaLista"/>
        <w:numPr>
          <w:ilvl w:val="0"/>
          <w:numId w:val="13"/>
        </w:numPr>
        <w:spacing w:after="120"/>
        <w:rPr>
          <w:sz w:val="20"/>
        </w:rPr>
      </w:pPr>
      <w:r w:rsidRPr="00D42B9C">
        <w:rPr>
          <w:sz w:val="20"/>
        </w:rPr>
        <w:t>Perda aparente entrado no sistema;</w:t>
      </w:r>
    </w:p>
    <w:p w:rsidR="006A7266" w:rsidRPr="00D42B9C" w:rsidRDefault="006A7266" w:rsidP="001C425D">
      <w:pPr>
        <w:pStyle w:val="PargrafodaLista"/>
        <w:numPr>
          <w:ilvl w:val="0"/>
          <w:numId w:val="13"/>
        </w:numPr>
        <w:spacing w:after="120"/>
        <w:rPr>
          <w:sz w:val="20"/>
        </w:rPr>
      </w:pPr>
      <w:r w:rsidRPr="00D42B9C">
        <w:rPr>
          <w:sz w:val="20"/>
        </w:rPr>
        <w:t>Perda real por ramal;</w:t>
      </w:r>
    </w:p>
    <w:p w:rsidR="006A7266" w:rsidRPr="00D42B9C" w:rsidRDefault="006A7266" w:rsidP="001C425D">
      <w:pPr>
        <w:pStyle w:val="PargrafodaLista"/>
        <w:numPr>
          <w:ilvl w:val="0"/>
          <w:numId w:val="13"/>
        </w:numPr>
        <w:spacing w:after="120"/>
        <w:rPr>
          <w:sz w:val="20"/>
        </w:rPr>
      </w:pPr>
      <w:r w:rsidRPr="00D42B9C">
        <w:rPr>
          <w:sz w:val="20"/>
        </w:rPr>
        <w:t>Perda real entrado no sistema;</w:t>
      </w:r>
    </w:p>
    <w:p w:rsidR="006A7266" w:rsidRPr="00D42B9C" w:rsidRDefault="006A7266" w:rsidP="001C425D">
      <w:pPr>
        <w:pStyle w:val="PargrafodaLista"/>
        <w:numPr>
          <w:ilvl w:val="0"/>
          <w:numId w:val="13"/>
        </w:numPr>
        <w:spacing w:after="120"/>
        <w:rPr>
          <w:sz w:val="20"/>
        </w:rPr>
      </w:pPr>
      <w:r w:rsidRPr="00D42B9C">
        <w:rPr>
          <w:sz w:val="20"/>
        </w:rPr>
        <w:t>Índice perda na infraestrutura (ILI).</w:t>
      </w:r>
    </w:p>
    <w:p w:rsidR="006A7266" w:rsidRPr="00D42B9C" w:rsidRDefault="006A7266" w:rsidP="001C425D">
      <w:pPr>
        <w:pStyle w:val="PargrafodaLista"/>
        <w:numPr>
          <w:ilvl w:val="0"/>
          <w:numId w:val="11"/>
        </w:numPr>
        <w:spacing w:after="120"/>
        <w:rPr>
          <w:sz w:val="20"/>
        </w:rPr>
      </w:pPr>
      <w:r w:rsidRPr="00D42B9C">
        <w:rPr>
          <w:sz w:val="20"/>
        </w:rPr>
        <w:t>Variáveis</w:t>
      </w:r>
    </w:p>
    <w:p w:rsidR="006A7266" w:rsidRPr="00D42B9C" w:rsidRDefault="006A7266" w:rsidP="001C425D">
      <w:pPr>
        <w:pStyle w:val="PargrafodaLista"/>
        <w:numPr>
          <w:ilvl w:val="0"/>
          <w:numId w:val="11"/>
        </w:numPr>
        <w:spacing w:after="120"/>
        <w:rPr>
          <w:sz w:val="20"/>
        </w:rPr>
      </w:pPr>
      <w:r w:rsidRPr="00D42B9C">
        <w:rPr>
          <w:sz w:val="20"/>
        </w:rPr>
        <w:t>Balanço Hídrico</w:t>
      </w:r>
    </w:p>
    <w:p w:rsidR="006A7266" w:rsidRPr="00D42B9C" w:rsidRDefault="006A7266" w:rsidP="006A7266">
      <w:pPr>
        <w:ind w:left="360"/>
        <w:rPr>
          <w:sz w:val="20"/>
        </w:rPr>
      </w:pPr>
    </w:p>
    <w:p w:rsidR="006A7266" w:rsidRPr="00D42B9C" w:rsidRDefault="006A7266" w:rsidP="00124076">
      <w:pPr>
        <w:pStyle w:val="Ttulo4"/>
        <w:tabs>
          <w:tab w:val="clear" w:pos="864"/>
          <w:tab w:val="num" w:pos="1572"/>
        </w:tabs>
        <w:ind w:left="862" w:hanging="862"/>
        <w:rPr>
          <w:color w:val="auto"/>
        </w:rPr>
      </w:pPr>
      <w:bookmarkStart w:id="305" w:name="_Toc364184050"/>
      <w:r w:rsidRPr="00D42B9C">
        <w:rPr>
          <w:color w:val="auto"/>
        </w:rPr>
        <w:t>Regras</w:t>
      </w:r>
      <w:bookmarkEnd w:id="305"/>
    </w:p>
    <w:p w:rsidR="006A7266" w:rsidRPr="00D42B9C" w:rsidRDefault="006A7266" w:rsidP="006A7266">
      <w:pPr>
        <w:ind w:left="360"/>
        <w:rPr>
          <w:sz w:val="20"/>
        </w:rPr>
      </w:pPr>
      <w:r w:rsidRPr="00D42B9C">
        <w:rPr>
          <w:sz w:val="20"/>
        </w:rPr>
        <w:t xml:space="preserve">No </w:t>
      </w:r>
      <w:r w:rsidR="003F6F10" w:rsidRPr="00D42B9C">
        <w:rPr>
          <w:sz w:val="20"/>
        </w:rPr>
        <w:t xml:space="preserve">item 10.3.2 </w:t>
      </w:r>
      <w:r w:rsidRPr="00D42B9C">
        <w:rPr>
          <w:sz w:val="20"/>
        </w:rPr>
        <w:t xml:space="preserve">detalha os requisitos </w:t>
      </w:r>
      <w:r w:rsidR="003F6F10" w:rsidRPr="00D42B9C">
        <w:rPr>
          <w:sz w:val="20"/>
        </w:rPr>
        <w:t>funcionais</w:t>
      </w:r>
      <w:r w:rsidRPr="00D42B9C">
        <w:rPr>
          <w:sz w:val="20"/>
        </w:rPr>
        <w:t xml:space="preserve"> exigidos para a Solução de Engenharia integrada com a Tecnologia da Informação. Para realizar o cálculo do indicador/índice, comparar o resultado do indicador/índice com sua meta, classificar o resultado e, exibir o indicador/índice com seu resultado, na forma numérica ou gráfica.</w:t>
      </w:r>
    </w:p>
    <w:p w:rsidR="006A7266" w:rsidRPr="00D42B9C" w:rsidRDefault="006A7266" w:rsidP="006A7266">
      <w:pPr>
        <w:ind w:firstLine="0"/>
      </w:pPr>
    </w:p>
    <w:p w:rsidR="006A7266" w:rsidRPr="00D42B9C" w:rsidRDefault="007E1A60" w:rsidP="006A7266">
      <w:pPr>
        <w:pStyle w:val="Ttulo4"/>
        <w:rPr>
          <w:color w:val="auto"/>
        </w:rPr>
      </w:pPr>
      <w:r w:rsidRPr="00D42B9C">
        <w:rPr>
          <w:color w:val="auto"/>
        </w:rPr>
        <w:t xml:space="preserve">Memorial Descritivo - </w:t>
      </w:r>
      <w:r w:rsidR="006A7266" w:rsidRPr="00D42B9C">
        <w:rPr>
          <w:color w:val="auto"/>
        </w:rPr>
        <w:t>Especificação Funcional</w:t>
      </w:r>
    </w:p>
    <w:p w:rsidR="006A7266" w:rsidRPr="00D42B9C" w:rsidRDefault="006A7266" w:rsidP="006A7266">
      <w:pPr>
        <w:pStyle w:val="Ttulo5"/>
        <w:rPr>
          <w:color w:val="auto"/>
        </w:rPr>
      </w:pPr>
      <w:bookmarkStart w:id="306" w:name="_Toc364184080"/>
      <w:r w:rsidRPr="00D42B9C">
        <w:rPr>
          <w:color w:val="auto"/>
        </w:rPr>
        <w:t>“IWA”</w:t>
      </w:r>
      <w:bookmarkEnd w:id="306"/>
    </w:p>
    <w:p w:rsidR="006A7266" w:rsidRPr="00D42B9C" w:rsidRDefault="006A7266" w:rsidP="006A7266">
      <w:pPr>
        <w:ind w:firstLine="0"/>
        <w:rPr>
          <w:sz w:val="20"/>
        </w:rPr>
      </w:pPr>
      <w:r w:rsidRPr="00D42B9C">
        <w:rPr>
          <w:sz w:val="20"/>
        </w:rPr>
        <w:t>Perspectiva funcional:</w:t>
      </w:r>
      <w:r w:rsidRPr="00D42B9C">
        <w:rPr>
          <w:sz w:val="20"/>
        </w:rPr>
        <w:tab/>
      </w:r>
      <w:r w:rsidRPr="00D42B9C">
        <w:rPr>
          <w:sz w:val="20"/>
        </w:rPr>
        <w:tab/>
      </w:r>
    </w:p>
    <w:p w:rsidR="006A7266" w:rsidRPr="00D42B9C" w:rsidRDefault="006A7266" w:rsidP="001C425D">
      <w:pPr>
        <w:pStyle w:val="PargrafodaLista"/>
        <w:numPr>
          <w:ilvl w:val="0"/>
          <w:numId w:val="21"/>
        </w:numPr>
        <w:spacing w:after="120"/>
        <w:rPr>
          <w:sz w:val="20"/>
        </w:rPr>
      </w:pPr>
      <w:r w:rsidRPr="00D42B9C">
        <w:rPr>
          <w:sz w:val="20"/>
        </w:rPr>
        <w:t>Cadastrar Metas;</w:t>
      </w:r>
    </w:p>
    <w:p w:rsidR="006A7266" w:rsidRPr="00D42B9C" w:rsidRDefault="006A7266" w:rsidP="001C425D">
      <w:pPr>
        <w:pStyle w:val="PargrafodaLista"/>
        <w:numPr>
          <w:ilvl w:val="0"/>
          <w:numId w:val="21"/>
        </w:numPr>
        <w:spacing w:after="120"/>
        <w:rPr>
          <w:sz w:val="20"/>
        </w:rPr>
      </w:pPr>
      <w:r w:rsidRPr="00D42B9C">
        <w:rPr>
          <w:sz w:val="20"/>
        </w:rPr>
        <w:t>Cadastrar os Classificadores;</w:t>
      </w:r>
    </w:p>
    <w:p w:rsidR="006A7266" w:rsidRPr="00D42B9C" w:rsidRDefault="006A7266" w:rsidP="001C425D">
      <w:pPr>
        <w:pStyle w:val="PargrafodaLista"/>
        <w:numPr>
          <w:ilvl w:val="0"/>
          <w:numId w:val="21"/>
        </w:numPr>
        <w:spacing w:after="120"/>
        <w:rPr>
          <w:sz w:val="20"/>
        </w:rPr>
      </w:pPr>
      <w:r w:rsidRPr="00D42B9C">
        <w:rPr>
          <w:sz w:val="20"/>
        </w:rPr>
        <w:t>Calcular Indicadores/Índices;</w:t>
      </w:r>
    </w:p>
    <w:p w:rsidR="006A7266" w:rsidRPr="00D42B9C" w:rsidRDefault="006A7266" w:rsidP="001C425D">
      <w:pPr>
        <w:pStyle w:val="PargrafodaLista"/>
        <w:numPr>
          <w:ilvl w:val="0"/>
          <w:numId w:val="21"/>
        </w:numPr>
        <w:spacing w:after="120"/>
        <w:rPr>
          <w:sz w:val="20"/>
        </w:rPr>
      </w:pPr>
      <w:r w:rsidRPr="00D42B9C">
        <w:rPr>
          <w:sz w:val="20"/>
        </w:rPr>
        <w:t>Cadastrar/Consultar Infraestrutura redes;</w:t>
      </w:r>
    </w:p>
    <w:p w:rsidR="006A7266" w:rsidRPr="00D42B9C" w:rsidRDefault="006A7266" w:rsidP="001C425D">
      <w:pPr>
        <w:pStyle w:val="PargrafodaLista"/>
        <w:numPr>
          <w:ilvl w:val="0"/>
          <w:numId w:val="21"/>
        </w:numPr>
        <w:spacing w:after="120"/>
        <w:rPr>
          <w:sz w:val="20"/>
        </w:rPr>
      </w:pPr>
      <w:r w:rsidRPr="00D42B9C">
        <w:rPr>
          <w:sz w:val="20"/>
        </w:rPr>
        <w:t>Consultar por período Indicadores/Índices;</w:t>
      </w:r>
    </w:p>
    <w:p w:rsidR="006A7266" w:rsidRPr="00D42B9C" w:rsidRDefault="006A7266" w:rsidP="001C425D">
      <w:pPr>
        <w:pStyle w:val="PargrafodaLista"/>
        <w:numPr>
          <w:ilvl w:val="0"/>
          <w:numId w:val="21"/>
        </w:numPr>
        <w:spacing w:after="120"/>
        <w:rPr>
          <w:sz w:val="20"/>
        </w:rPr>
      </w:pPr>
      <w:r w:rsidRPr="00D42B9C">
        <w:rPr>
          <w:sz w:val="20"/>
        </w:rPr>
        <w:t xml:space="preserve">Selecionar opções de navegação.  </w:t>
      </w:r>
    </w:p>
    <w:p w:rsidR="006A7266" w:rsidRPr="00D42B9C" w:rsidRDefault="006A7266" w:rsidP="006A7266">
      <w:pPr>
        <w:ind w:firstLine="0"/>
        <w:rPr>
          <w:sz w:val="20"/>
        </w:rPr>
      </w:pPr>
      <w:r w:rsidRPr="00D42B9C">
        <w:rPr>
          <w:sz w:val="20"/>
        </w:rPr>
        <w:t>Perspectiva comportamental:</w:t>
      </w:r>
    </w:p>
    <w:p w:rsidR="006A7266" w:rsidRPr="00D42B9C" w:rsidRDefault="006A7266" w:rsidP="001C425D">
      <w:pPr>
        <w:pStyle w:val="PargrafodaLista"/>
        <w:numPr>
          <w:ilvl w:val="0"/>
          <w:numId w:val="22"/>
        </w:numPr>
        <w:spacing w:after="120"/>
        <w:rPr>
          <w:sz w:val="20"/>
        </w:rPr>
      </w:pPr>
      <w:r w:rsidRPr="00D42B9C">
        <w:rPr>
          <w:sz w:val="20"/>
        </w:rPr>
        <w:t>Calcular Indicadores/Índices;</w:t>
      </w:r>
    </w:p>
    <w:p w:rsidR="006A7266" w:rsidRPr="00D42B9C" w:rsidRDefault="006A7266" w:rsidP="001C425D">
      <w:pPr>
        <w:pStyle w:val="PargrafodaLista"/>
        <w:numPr>
          <w:ilvl w:val="0"/>
          <w:numId w:val="22"/>
        </w:numPr>
        <w:spacing w:after="120"/>
        <w:rPr>
          <w:sz w:val="20"/>
        </w:rPr>
      </w:pPr>
      <w:r w:rsidRPr="00D42B9C">
        <w:rPr>
          <w:sz w:val="20"/>
        </w:rPr>
        <w:t>Validar dados de entrada;</w:t>
      </w:r>
    </w:p>
    <w:p w:rsidR="006A7266" w:rsidRPr="00D42B9C" w:rsidRDefault="006A7266" w:rsidP="001C425D">
      <w:pPr>
        <w:pStyle w:val="PargrafodaLista"/>
        <w:numPr>
          <w:ilvl w:val="0"/>
          <w:numId w:val="22"/>
        </w:numPr>
        <w:spacing w:after="120"/>
        <w:rPr>
          <w:sz w:val="20"/>
        </w:rPr>
      </w:pPr>
      <w:r w:rsidRPr="00D42B9C">
        <w:rPr>
          <w:sz w:val="20"/>
        </w:rPr>
        <w:lastRenderedPageBreak/>
        <w:t>Exibir o formato dados de saída, conforme critério do usuário.</w:t>
      </w:r>
    </w:p>
    <w:p w:rsidR="006A7266" w:rsidRPr="00D42B9C" w:rsidRDefault="006A7266" w:rsidP="006A7266">
      <w:pPr>
        <w:rPr>
          <w:sz w:val="20"/>
        </w:rPr>
      </w:pPr>
      <w:r w:rsidRPr="00D42B9C">
        <w:rPr>
          <w:sz w:val="20"/>
        </w:rPr>
        <w:t>Perspectiva organizacional:</w:t>
      </w:r>
    </w:p>
    <w:p w:rsidR="006A7266" w:rsidRPr="00D42B9C" w:rsidRDefault="006A7266" w:rsidP="001C425D">
      <w:pPr>
        <w:pStyle w:val="PargrafodaLista"/>
        <w:numPr>
          <w:ilvl w:val="0"/>
          <w:numId w:val="22"/>
        </w:numPr>
        <w:spacing w:after="120"/>
        <w:rPr>
          <w:sz w:val="20"/>
        </w:rPr>
      </w:pPr>
      <w:r w:rsidRPr="00D42B9C">
        <w:rPr>
          <w:sz w:val="20"/>
        </w:rPr>
        <w:t xml:space="preserve">Permitir o acesso por perfil de usuário; </w:t>
      </w:r>
    </w:p>
    <w:p w:rsidR="006A7266" w:rsidRPr="00D42B9C" w:rsidRDefault="006A7266" w:rsidP="006A7266">
      <w:pPr>
        <w:ind w:firstLine="0"/>
        <w:rPr>
          <w:sz w:val="20"/>
        </w:rPr>
      </w:pPr>
      <w:r w:rsidRPr="00D42B9C">
        <w:rPr>
          <w:sz w:val="20"/>
        </w:rPr>
        <w:t>Perspectiva informacional:</w:t>
      </w:r>
    </w:p>
    <w:p w:rsidR="006A7266" w:rsidRPr="00D42B9C" w:rsidRDefault="006A7266" w:rsidP="001C425D">
      <w:pPr>
        <w:pStyle w:val="PargrafodaLista"/>
        <w:numPr>
          <w:ilvl w:val="0"/>
          <w:numId w:val="23"/>
        </w:numPr>
        <w:spacing w:after="120"/>
        <w:rPr>
          <w:sz w:val="20"/>
        </w:rPr>
      </w:pPr>
      <w:r w:rsidRPr="00D42B9C">
        <w:rPr>
          <w:sz w:val="20"/>
        </w:rPr>
        <w:t xml:space="preserve">Coletar e </w:t>
      </w:r>
      <w:proofErr w:type="spellStart"/>
      <w:r w:rsidRPr="00D42B9C">
        <w:rPr>
          <w:sz w:val="20"/>
        </w:rPr>
        <w:t>Persisitir</w:t>
      </w:r>
      <w:proofErr w:type="spellEnd"/>
      <w:r w:rsidRPr="00D42B9C">
        <w:rPr>
          <w:sz w:val="20"/>
        </w:rPr>
        <w:t xml:space="preserve"> dados de outros sistemas {comercial, técnico, manutenção, telemetria};</w:t>
      </w:r>
    </w:p>
    <w:p w:rsidR="006A7266" w:rsidRPr="00D42B9C" w:rsidRDefault="006A7266" w:rsidP="001C425D">
      <w:pPr>
        <w:pStyle w:val="PargrafodaLista"/>
        <w:numPr>
          <w:ilvl w:val="0"/>
          <w:numId w:val="23"/>
        </w:numPr>
        <w:spacing w:after="120"/>
        <w:rPr>
          <w:sz w:val="20"/>
        </w:rPr>
      </w:pPr>
      <w:r w:rsidRPr="00D42B9C">
        <w:rPr>
          <w:sz w:val="20"/>
        </w:rPr>
        <w:t>Persistir Indicadores/Índices.</w:t>
      </w:r>
    </w:p>
    <w:p w:rsidR="006A7266" w:rsidRPr="00D42B9C" w:rsidRDefault="006A7266" w:rsidP="006A7266"/>
    <w:p w:rsidR="006A7266" w:rsidRPr="00D42B9C" w:rsidRDefault="006A7266" w:rsidP="006A7266">
      <w:pPr>
        <w:rPr>
          <w:sz w:val="20"/>
        </w:rPr>
      </w:pPr>
      <w:r w:rsidRPr="00D42B9C">
        <w:rPr>
          <w:sz w:val="20"/>
        </w:rPr>
        <w:t xml:space="preserve">As funcionalidades descritas devem ser instanciadas para os 3 Setores de Abastecimento (Osvaldo Cruz – OC, Santa Maria – SM, Vila </w:t>
      </w:r>
      <w:proofErr w:type="spellStart"/>
      <w:r w:rsidRPr="00D42B9C">
        <w:rPr>
          <w:sz w:val="20"/>
        </w:rPr>
        <w:t>Gerty</w:t>
      </w:r>
      <w:proofErr w:type="spellEnd"/>
      <w:r w:rsidRPr="00D42B9C">
        <w:rPr>
          <w:sz w:val="20"/>
        </w:rPr>
        <w:t xml:space="preserve"> –</w:t>
      </w:r>
      <w:del w:id="307" w:author="Ademar Oliva Xavier Jr." w:date="2014-05-19T15:56:00Z">
        <w:r w:rsidRPr="00D42B9C" w:rsidDel="007D51F8">
          <w:rPr>
            <w:sz w:val="20"/>
          </w:rPr>
          <w:delText>VB</w:delText>
        </w:r>
      </w:del>
      <w:ins w:id="308" w:author="Ademar Oliva Xavier Jr." w:date="2014-05-19T15:56:00Z">
        <w:r w:rsidR="007D51F8" w:rsidRPr="00D42B9C">
          <w:rPr>
            <w:sz w:val="20"/>
          </w:rPr>
          <w:t>V</w:t>
        </w:r>
        <w:r w:rsidR="007D51F8">
          <w:rPr>
            <w:sz w:val="20"/>
          </w:rPr>
          <w:t>G</w:t>
        </w:r>
      </w:ins>
      <w:r w:rsidRPr="00D42B9C">
        <w:rPr>
          <w:sz w:val="20"/>
        </w:rPr>
        <w:t>) do município.</w:t>
      </w:r>
    </w:p>
    <w:p w:rsidR="006A7266" w:rsidRPr="00D42B9C" w:rsidRDefault="006A7266" w:rsidP="006A7266">
      <w:pPr>
        <w:rPr>
          <w:sz w:val="20"/>
        </w:rPr>
      </w:pPr>
      <w:r w:rsidRPr="00D42B9C">
        <w:rPr>
          <w:sz w:val="20"/>
        </w:rPr>
        <w:t>As funcionalidades descritas devem ser instanciadas para o Setor de Abastecimento Osvaldo Cruz – OC para os 18 Microsetores: (1-AA-5-DM-11), (1-AA-5-VR-111), (1-AA-3-DM-12), (1-AA-3-VR-121), (1-AA-5-DM-13), (1-AA-5-VR-131), (1-AA-5-DM-14), (1-AA-5-VR-141), (1-BB-4-DM-15), (1-BB-4-VR-151), (1-BB-4-DM-16), (1-BB-4-VR-161), (1-BB-4-DM-17), (1-BB-4-VR-171), (1-BB-1-VR-101), (1-BB-1-VR-102), (1-BB-1-VR-102A), (1-BB-1-VR-103).</w:t>
      </w:r>
    </w:p>
    <w:p w:rsidR="006A7266" w:rsidRPr="00D42B9C" w:rsidRDefault="006A7266" w:rsidP="006A7266">
      <w:pPr>
        <w:rPr>
          <w:sz w:val="20"/>
        </w:rPr>
      </w:pPr>
      <w:r w:rsidRPr="00D42B9C">
        <w:rPr>
          <w:sz w:val="20"/>
        </w:rPr>
        <w:t>As funcionalidades descritas devem ser instanciadas para o Setor de Abastecimento Santa Maria – SM para os 9 Microsetores: (2-AB-3-DM-21), (2-AA-2-DM-22), (2-AA-2-VR-221), (2-AA-2-DM-23), (2-BB-1-DM-24), (2-BB-1-VR-241), (2-BB-1-VR-242), (2-BB-1-DM-25), (2-BB-1-VR-251).</w:t>
      </w:r>
    </w:p>
    <w:p w:rsidR="006A7266" w:rsidRPr="00D42B9C" w:rsidRDefault="006A7266" w:rsidP="006A7266">
      <w:r w:rsidRPr="00D42B9C">
        <w:rPr>
          <w:sz w:val="20"/>
        </w:rPr>
        <w:t xml:space="preserve">As funcionalidades descritas devem ser instanciadas para o Setor de Abastecimento Vila </w:t>
      </w:r>
      <w:proofErr w:type="spellStart"/>
      <w:r w:rsidRPr="00D42B9C">
        <w:rPr>
          <w:sz w:val="20"/>
        </w:rPr>
        <w:t>Gerty</w:t>
      </w:r>
      <w:proofErr w:type="spellEnd"/>
      <w:r w:rsidRPr="00D42B9C">
        <w:rPr>
          <w:sz w:val="20"/>
        </w:rPr>
        <w:t xml:space="preserve"> – VG para os 15 Microsetores: (3-AA-2-DM-31), (3-AA-2-DM-32), (3-AA-2-VR-321), (3-AA-2-VR-322), (3-AA-2-DM-33), (3-AA-2-VR-331), (3-AA-2-VR-332), (3-BB-1-DM-34), (3-AA-2-VR-301), (3-BB-3-VR-302), (3-BB-1-VR-303), (3-BB-1-VR-303A), (3-BB-1-VR-303B), (3-BB-1-VR-304), (3-BB-3-VR-305).</w:t>
      </w:r>
    </w:p>
    <w:p w:rsidR="006A7266" w:rsidRPr="00D42B9C" w:rsidRDefault="006A7266" w:rsidP="006A7266"/>
    <w:p w:rsidR="006A7266" w:rsidRPr="00D42B9C" w:rsidRDefault="006A7266" w:rsidP="006A7266">
      <w:pPr>
        <w:jc w:val="center"/>
      </w:pPr>
      <w:r w:rsidRPr="00D42B9C">
        <w:rPr>
          <w:noProof/>
        </w:rPr>
        <w:drawing>
          <wp:inline distT="0" distB="0" distL="0" distR="0" wp14:anchorId="7755B55E" wp14:editId="2E1BDB53">
            <wp:extent cx="5612130" cy="3731895"/>
            <wp:effectExtent l="0" t="0" r="7620" b="190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12130" cy="3731895"/>
                    </a:xfrm>
                    <a:prstGeom prst="rect">
                      <a:avLst/>
                    </a:prstGeom>
                  </pic:spPr>
                </pic:pic>
              </a:graphicData>
            </a:graphic>
          </wp:inline>
        </w:drawing>
      </w:r>
    </w:p>
    <w:p w:rsidR="006A7266" w:rsidRPr="00D42B9C" w:rsidRDefault="006A7266" w:rsidP="006A7266">
      <w:pPr>
        <w:jc w:val="center"/>
      </w:pPr>
      <w:r w:rsidRPr="00D42B9C">
        <w:rPr>
          <w:noProof/>
        </w:rPr>
        <w:lastRenderedPageBreak/>
        <w:drawing>
          <wp:inline distT="0" distB="0" distL="0" distR="0" wp14:anchorId="7DB9D996" wp14:editId="5DDD58E9">
            <wp:extent cx="5612130" cy="3731895"/>
            <wp:effectExtent l="0" t="0" r="7620" b="190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2130" cy="3731895"/>
                    </a:xfrm>
                    <a:prstGeom prst="rect">
                      <a:avLst/>
                    </a:prstGeom>
                  </pic:spPr>
                </pic:pic>
              </a:graphicData>
            </a:graphic>
          </wp:inline>
        </w:drawing>
      </w:r>
    </w:p>
    <w:p w:rsidR="008F38D9" w:rsidRPr="00D42B9C" w:rsidRDefault="008F38D9" w:rsidP="006A7266">
      <w:pPr>
        <w:jc w:val="center"/>
      </w:pPr>
    </w:p>
    <w:p w:rsidR="008F38D9" w:rsidRPr="00D42B9C" w:rsidRDefault="008F38D9" w:rsidP="006A7266">
      <w:pPr>
        <w:jc w:val="center"/>
      </w:pPr>
    </w:p>
    <w:p w:rsidR="008F38D9" w:rsidRPr="00D42B9C" w:rsidRDefault="008F38D9" w:rsidP="006A7266">
      <w:pPr>
        <w:jc w:val="center"/>
      </w:pPr>
    </w:p>
    <w:p w:rsidR="006A7266" w:rsidRPr="00D42B9C" w:rsidRDefault="006A7266" w:rsidP="006A7266">
      <w:r w:rsidRPr="00D42B9C">
        <w:rPr>
          <w:noProof/>
        </w:rPr>
        <w:drawing>
          <wp:inline distT="0" distB="0" distL="0" distR="0" wp14:anchorId="0FA8C195" wp14:editId="581729EC">
            <wp:extent cx="5612130" cy="3731895"/>
            <wp:effectExtent l="0" t="0" r="7620" b="1905"/>
            <wp:docPr id="543" name="Imagem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12130" cy="3731895"/>
                    </a:xfrm>
                    <a:prstGeom prst="rect">
                      <a:avLst/>
                    </a:prstGeom>
                  </pic:spPr>
                </pic:pic>
              </a:graphicData>
            </a:graphic>
          </wp:inline>
        </w:drawing>
      </w:r>
    </w:p>
    <w:p w:rsidR="006A7266" w:rsidRPr="00D42B9C" w:rsidRDefault="006A7266" w:rsidP="006A7266">
      <w:pPr>
        <w:rPr>
          <w:b/>
        </w:rPr>
      </w:pPr>
    </w:p>
    <w:p w:rsidR="006A7266" w:rsidRPr="00D42B9C" w:rsidRDefault="006A7266" w:rsidP="0061568C">
      <w:pPr>
        <w:ind w:firstLine="708"/>
      </w:pPr>
    </w:p>
    <w:p w:rsidR="004E4FCD" w:rsidRPr="00D42B9C" w:rsidRDefault="004E4FCD">
      <w:pPr>
        <w:ind w:firstLine="0"/>
        <w:jc w:val="left"/>
        <w:rPr>
          <w:rFonts w:cs="Arial"/>
          <w:b/>
          <w:bCs/>
        </w:rPr>
      </w:pPr>
      <w:r w:rsidRPr="00D42B9C">
        <w:br w:type="page"/>
      </w:r>
    </w:p>
    <w:p w:rsidR="00177424" w:rsidRPr="00D42B9C" w:rsidRDefault="00177424" w:rsidP="0076418C">
      <w:pPr>
        <w:pStyle w:val="Ttulo1"/>
        <w:rPr>
          <w:color w:val="auto"/>
        </w:rPr>
      </w:pPr>
      <w:bookmarkStart w:id="309" w:name="_Toc325641979"/>
      <w:bookmarkStart w:id="310" w:name="_Toc387884357"/>
      <w:r w:rsidRPr="00D42B9C">
        <w:rPr>
          <w:color w:val="auto"/>
        </w:rPr>
        <w:lastRenderedPageBreak/>
        <w:t>Qualificação técnica</w:t>
      </w:r>
      <w:bookmarkEnd w:id="309"/>
      <w:bookmarkEnd w:id="310"/>
    </w:p>
    <w:p w:rsidR="00FB38E2" w:rsidRPr="00D42B9C" w:rsidRDefault="00FB38E2" w:rsidP="00FB38E2"/>
    <w:p w:rsidR="00020AA2" w:rsidRPr="00D42B9C" w:rsidRDefault="00FB38E2" w:rsidP="00020AA2">
      <w:pPr>
        <w:pStyle w:val="Ttulo2"/>
        <w:rPr>
          <w:b w:val="0"/>
          <w:color w:val="auto"/>
        </w:rPr>
      </w:pPr>
      <w:bookmarkStart w:id="311" w:name="_Toc387884358"/>
      <w:r w:rsidRPr="00D42B9C">
        <w:rPr>
          <w:b w:val="0"/>
          <w:color w:val="auto"/>
        </w:rPr>
        <w:t xml:space="preserve">Apresentar atestado de </w:t>
      </w:r>
      <w:r w:rsidR="00D95743" w:rsidRPr="00D42B9C">
        <w:rPr>
          <w:b w:val="0"/>
          <w:color w:val="auto"/>
        </w:rPr>
        <w:t>fornecimento</w:t>
      </w:r>
      <w:r w:rsidR="00177424" w:rsidRPr="00D42B9C">
        <w:rPr>
          <w:b w:val="0"/>
          <w:color w:val="auto"/>
        </w:rPr>
        <w:t xml:space="preserve"> ou declaração emitida por pessoa jurídica de direito público ou privado, comprovan</w:t>
      </w:r>
      <w:r w:rsidR="00411D51" w:rsidRPr="00D42B9C">
        <w:rPr>
          <w:b w:val="0"/>
          <w:color w:val="auto"/>
        </w:rPr>
        <w:t>do que a licitante já forneceu equipamentos de telemetria via GPRS, em quantidades e prazos semelhantes com o objeto da l</w:t>
      </w:r>
      <w:r w:rsidR="00177424" w:rsidRPr="00D42B9C">
        <w:rPr>
          <w:b w:val="0"/>
          <w:color w:val="auto"/>
        </w:rPr>
        <w:t>icitação</w:t>
      </w:r>
      <w:r w:rsidR="00411D51" w:rsidRPr="00D42B9C">
        <w:rPr>
          <w:b w:val="0"/>
          <w:color w:val="auto"/>
        </w:rPr>
        <w:t>.</w:t>
      </w:r>
      <w:bookmarkEnd w:id="311"/>
    </w:p>
    <w:p w:rsidR="00535275" w:rsidRPr="00D42B9C" w:rsidRDefault="00177424" w:rsidP="00725319">
      <w:pPr>
        <w:pStyle w:val="Ttulo3"/>
      </w:pPr>
      <w:bookmarkStart w:id="312" w:name="_Toc387884359"/>
      <w:proofErr w:type="gramStart"/>
      <w:r w:rsidRPr="00D42B9C">
        <w:t>O(</w:t>
      </w:r>
      <w:proofErr w:type="gramEnd"/>
      <w:r w:rsidRPr="00D42B9C">
        <w:t>s)</w:t>
      </w:r>
      <w:r w:rsidR="006B0BFD" w:rsidRPr="00D42B9C">
        <w:t xml:space="preserve"> atestado(s) ou declaração(</w:t>
      </w:r>
      <w:proofErr w:type="spellStart"/>
      <w:r w:rsidR="006B0BFD" w:rsidRPr="00D42B9C">
        <w:t>ões</w:t>
      </w:r>
      <w:proofErr w:type="spellEnd"/>
      <w:r w:rsidR="006B0BFD" w:rsidRPr="00D42B9C">
        <w:t xml:space="preserve">) </w:t>
      </w:r>
      <w:r w:rsidRPr="00D42B9C">
        <w:t>deverá(</w:t>
      </w:r>
      <w:proofErr w:type="spellStart"/>
      <w:r w:rsidRPr="00D42B9C">
        <w:t>ão</w:t>
      </w:r>
      <w:proofErr w:type="spellEnd"/>
      <w:r w:rsidRPr="00D42B9C">
        <w:t>) ser emitido(s) em papel timbrado da emitente, datado e assinado e, deverá se referir a fornecimentos concluídos, com especificação do objeto oferecido, e informações relativas ao desempenho da entrega.</w:t>
      </w:r>
      <w:r w:rsidR="00725319" w:rsidRPr="00D42B9C">
        <w:t xml:space="preserve"> D</w:t>
      </w:r>
      <w:r w:rsidR="00535275" w:rsidRPr="00D42B9C">
        <w:t>evem comtemplar o fornecimento de equipamentos de comunicação GPRS energizados</w:t>
      </w:r>
      <w:r w:rsidR="00725319" w:rsidRPr="00D42B9C">
        <w:t xml:space="preserve"> e a bateria</w:t>
      </w:r>
      <w:r w:rsidR="00535275" w:rsidRPr="00D42B9C">
        <w:t xml:space="preserve"> na quantidade m</w:t>
      </w:r>
      <w:r w:rsidR="00725319" w:rsidRPr="00D42B9C">
        <w:t xml:space="preserve">ínima de 20 unidades alimentadas por </w:t>
      </w:r>
      <w:proofErr w:type="gramStart"/>
      <w:r w:rsidR="00725319" w:rsidRPr="00D42B9C">
        <w:t>bateria(</w:t>
      </w:r>
      <w:proofErr w:type="gramEnd"/>
      <w:r w:rsidR="00725319" w:rsidRPr="00D42B9C">
        <w:t>s) e 20 equipamentos alimentados por energia elétrica.</w:t>
      </w:r>
      <w:bookmarkEnd w:id="312"/>
    </w:p>
    <w:p w:rsidR="00411D51" w:rsidRPr="00D42B9C" w:rsidRDefault="00411D51" w:rsidP="00020AA2">
      <w:pPr>
        <w:ind w:firstLine="0"/>
      </w:pPr>
    </w:p>
    <w:p w:rsidR="00D626FF" w:rsidRPr="00D42B9C" w:rsidRDefault="00411D51" w:rsidP="00535275">
      <w:pPr>
        <w:pStyle w:val="Ttulo2"/>
        <w:rPr>
          <w:b w:val="0"/>
          <w:color w:val="auto"/>
        </w:rPr>
      </w:pPr>
      <w:bookmarkStart w:id="313" w:name="_Toc387884360"/>
      <w:r w:rsidRPr="00D42B9C">
        <w:rPr>
          <w:b w:val="0"/>
          <w:color w:val="auto"/>
        </w:rPr>
        <w:t>Apresentar atestado de desenvolvimento de software para WEB emitida por pessoa jurídica de direito público</w:t>
      </w:r>
      <w:r w:rsidR="006B0BFD" w:rsidRPr="00D42B9C">
        <w:rPr>
          <w:b w:val="0"/>
          <w:color w:val="auto"/>
        </w:rPr>
        <w:t xml:space="preserve"> ou privado, comprovando que a licitante já desenvolveu sistema de gest</w:t>
      </w:r>
      <w:r w:rsidR="00535275" w:rsidRPr="00D42B9C">
        <w:rPr>
          <w:b w:val="0"/>
          <w:color w:val="auto"/>
        </w:rPr>
        <w:t>ão</w:t>
      </w:r>
      <w:r w:rsidR="006B0BFD" w:rsidRPr="00D42B9C">
        <w:rPr>
          <w:b w:val="0"/>
          <w:color w:val="auto"/>
        </w:rPr>
        <w:t xml:space="preserve"> aplicado ao setor de saneamento, utilizando ferramentas de desenvolvimento na tecnologia Micros</w:t>
      </w:r>
      <w:r w:rsidR="00535275" w:rsidRPr="00D42B9C">
        <w:rPr>
          <w:b w:val="0"/>
          <w:color w:val="auto"/>
        </w:rPr>
        <w:t xml:space="preserve">oft .NET, linguagem C#, banco de dados MS SQL Server, Web Services, HTML5, JAVASCRIPT, EXT.NET e Crystal </w:t>
      </w:r>
      <w:proofErr w:type="spellStart"/>
      <w:r w:rsidR="00535275" w:rsidRPr="00D42B9C">
        <w:rPr>
          <w:b w:val="0"/>
          <w:color w:val="auto"/>
        </w:rPr>
        <w:t>Reports</w:t>
      </w:r>
      <w:proofErr w:type="spellEnd"/>
      <w:r w:rsidR="00535275" w:rsidRPr="00D42B9C">
        <w:rPr>
          <w:b w:val="0"/>
          <w:color w:val="auto"/>
        </w:rPr>
        <w:t>. O desenvolvimento deve apresentar características corporativas, com serviços executados comtemplando no mínimo 400 horas de programação.</w:t>
      </w:r>
      <w:bookmarkEnd w:id="313"/>
      <w:r w:rsidR="00535275" w:rsidRPr="00D42B9C">
        <w:rPr>
          <w:b w:val="0"/>
          <w:color w:val="auto"/>
        </w:rPr>
        <w:t xml:space="preserve"> </w:t>
      </w:r>
    </w:p>
    <w:p w:rsidR="00D626FF" w:rsidRPr="00D42B9C" w:rsidRDefault="00D626FF" w:rsidP="006B0BFD"/>
    <w:p w:rsidR="00FB38E2" w:rsidRPr="00D42B9C" w:rsidRDefault="00411D51" w:rsidP="00A1768A">
      <w:pPr>
        <w:pStyle w:val="Ttulo2"/>
        <w:numPr>
          <w:ilvl w:val="2"/>
          <w:numId w:val="25"/>
        </w:numPr>
        <w:rPr>
          <w:b w:val="0"/>
          <w:color w:val="auto"/>
        </w:rPr>
      </w:pPr>
      <w:bookmarkStart w:id="314" w:name="_Toc387884361"/>
      <w:r w:rsidRPr="00D42B9C">
        <w:rPr>
          <w:b w:val="0"/>
          <w:color w:val="auto"/>
        </w:rPr>
        <w:t>Apresentar</w:t>
      </w:r>
      <w:r w:rsidR="00FB38E2" w:rsidRPr="00D42B9C">
        <w:rPr>
          <w:b w:val="0"/>
          <w:color w:val="auto"/>
        </w:rPr>
        <w:t xml:space="preserve"> </w:t>
      </w:r>
      <w:r w:rsidRPr="00D42B9C">
        <w:rPr>
          <w:b w:val="0"/>
          <w:color w:val="auto"/>
        </w:rPr>
        <w:t>atestado</w:t>
      </w:r>
      <w:r w:rsidR="00FB38E2" w:rsidRPr="00D42B9C">
        <w:rPr>
          <w:b w:val="0"/>
          <w:color w:val="auto"/>
        </w:rPr>
        <w:t xml:space="preserve"> de capacidade técnica no nome do profissional comprovando a execução de serviços de conversão de dados de redes de água, consumidores, mapeamento e curvas de nível para empresas de engenharia ou saneamento, com tecnologia de banco de dados geográfico, desde que o usuário final seja empresa de saneamento.</w:t>
      </w:r>
      <w:bookmarkEnd w:id="314"/>
    </w:p>
    <w:p w:rsidR="00FB38E2" w:rsidRPr="00D42B9C" w:rsidRDefault="00FB38E2" w:rsidP="00725319">
      <w:pPr>
        <w:pStyle w:val="Ttulo3"/>
      </w:pPr>
      <w:bookmarkStart w:id="315" w:name="_Toc387884362"/>
      <w:r w:rsidRPr="00D42B9C">
        <w:t>O profissional deverá fazer parte do quadro permanente da empresa licitante na data de apresentação dos documentos de habilitação e propostas, na condição de empregado, consultor, diretor ou sócio da licitante, obrigatoriamente comprovado através da apresentação de cópias de documentação pertinente à condição, ou seja: Carteira de Trabalho ou Ficha de Registro Funcional, ou Contrato Social, ou Ata da Assembleia Geral Ordinária que o elegeu para a administração, ou através de contrato de prestação de serviços firmado antes da publicação deste edital.</w:t>
      </w:r>
      <w:bookmarkEnd w:id="315"/>
    </w:p>
    <w:p w:rsidR="00FB38E2" w:rsidRPr="00D42B9C" w:rsidRDefault="00FB38E2" w:rsidP="00FB38E2">
      <w:pPr>
        <w:ind w:firstLine="708"/>
      </w:pPr>
    </w:p>
    <w:p w:rsidR="00FB38E2" w:rsidRPr="00D42B9C" w:rsidRDefault="00FB38E2" w:rsidP="00725319">
      <w:pPr>
        <w:pStyle w:val="Ttulo3"/>
      </w:pPr>
      <w:bookmarkStart w:id="316" w:name="_Toc387884363"/>
      <w:r w:rsidRPr="00D42B9C">
        <w:t>A licitante deverá apresentar no mínimo 01 (um) atestado contemplando cada uma das parcelas de maior relevância técnica, ou pelo menos um atestado que contemple todas as parcelas, conforme item que segue:</w:t>
      </w:r>
      <w:bookmarkEnd w:id="316"/>
    </w:p>
    <w:p w:rsidR="00FB38E2" w:rsidRPr="00D42B9C" w:rsidRDefault="00FB38E2" w:rsidP="00FB38E2">
      <w:pPr>
        <w:ind w:firstLine="708"/>
      </w:pPr>
    </w:p>
    <w:p w:rsidR="00FB38E2" w:rsidRPr="00D42B9C" w:rsidRDefault="00FB38E2" w:rsidP="006B0BFD">
      <w:pPr>
        <w:ind w:left="1134" w:firstLine="708"/>
      </w:pPr>
      <w:r w:rsidRPr="00D42B9C">
        <w:lastRenderedPageBreak/>
        <w:t xml:space="preserve">As características e/ou parcelas de maior relevância técnica e/ou valor significativo em relação ao objeto da licitação são: </w:t>
      </w:r>
    </w:p>
    <w:p w:rsidR="00FB38E2" w:rsidRPr="00D42B9C" w:rsidRDefault="00FB38E2" w:rsidP="00FB38E2">
      <w:pPr>
        <w:ind w:firstLine="708"/>
      </w:pPr>
    </w:p>
    <w:p w:rsidR="00FB38E2" w:rsidRPr="00D42B9C" w:rsidRDefault="00FB38E2" w:rsidP="00E11230">
      <w:pPr>
        <w:pStyle w:val="PargrafodaLista"/>
        <w:numPr>
          <w:ilvl w:val="0"/>
          <w:numId w:val="61"/>
        </w:numPr>
      </w:pPr>
      <w:del w:id="317" w:author="Ademar Oliva Xavier Jr." w:date="2014-05-19T16:01:00Z">
        <w:r w:rsidRPr="00D42B9C" w:rsidDel="007D51F8">
          <w:delText>execução</w:delText>
        </w:r>
      </w:del>
      <w:ins w:id="318" w:author="Ademar Oliva Xavier Jr." w:date="2014-05-19T16:01:00Z">
        <w:r w:rsidR="007D51F8" w:rsidRPr="00D42B9C">
          <w:t>Execução</w:t>
        </w:r>
      </w:ins>
      <w:r w:rsidRPr="00D42B9C">
        <w:t xml:space="preserve"> de serviços de conversão de dados, elaboração, desenvolvimento, implantação e capacitação de sistema de controle eletrônico computadorizado para o cadastro de redes e consumidores e implantação de sistema de geoprocessamento, abrangendo:</w:t>
      </w:r>
    </w:p>
    <w:p w:rsidR="00FB38E2" w:rsidRPr="00D42B9C" w:rsidRDefault="00FB38E2" w:rsidP="00E11230">
      <w:pPr>
        <w:pStyle w:val="PargrafodaLista"/>
        <w:numPr>
          <w:ilvl w:val="0"/>
          <w:numId w:val="61"/>
        </w:numPr>
      </w:pPr>
      <w:r w:rsidRPr="00D42B9C">
        <w:t>Conversão de dados para banco de dados geográfico para empresas de saneamento com um mínimo de 20.000 (vinte mil) entidades geográficas convertidas.</w:t>
      </w:r>
    </w:p>
    <w:p w:rsidR="00FB38E2" w:rsidRPr="00D42B9C" w:rsidRDefault="00FB38E2" w:rsidP="00E11230">
      <w:pPr>
        <w:pStyle w:val="PargrafodaLista"/>
        <w:numPr>
          <w:ilvl w:val="0"/>
          <w:numId w:val="61"/>
        </w:numPr>
      </w:pPr>
      <w:r w:rsidRPr="00D42B9C">
        <w:t>Cadastro de redes em saneamento com no mínimo 600 Km de redes cadastradas.</w:t>
      </w:r>
    </w:p>
    <w:p w:rsidR="00FB38E2" w:rsidRPr="00D42B9C" w:rsidRDefault="00FB38E2" w:rsidP="00E11230">
      <w:pPr>
        <w:pStyle w:val="PargrafodaLista"/>
        <w:numPr>
          <w:ilvl w:val="0"/>
          <w:numId w:val="61"/>
        </w:numPr>
      </w:pPr>
      <w:r w:rsidRPr="00D42B9C">
        <w:t>Cadastro de consumidores</w:t>
      </w:r>
      <w:del w:id="319" w:author="Ademar Oliva Xavier Jr." w:date="2014-05-19T17:10:00Z">
        <w:r w:rsidRPr="00D42B9C" w:rsidDel="00273A30">
          <w:delText>.</w:delText>
        </w:r>
      </w:del>
      <w:ins w:id="320" w:author="Ademar Oliva Xavier Jr." w:date="2014-05-19T17:10:00Z">
        <w:r w:rsidR="00273A30">
          <w:t xml:space="preserve"> </w:t>
        </w:r>
      </w:ins>
      <w:r w:rsidRPr="00D42B9C">
        <w:t>de água com no mínimo 40 mil consumidores cadastrados pelo responsável técnico.</w:t>
      </w:r>
    </w:p>
    <w:p w:rsidR="00FB38E2" w:rsidRPr="00D42B9C" w:rsidRDefault="00FB38E2" w:rsidP="00E11230">
      <w:pPr>
        <w:pStyle w:val="PargrafodaLista"/>
        <w:numPr>
          <w:ilvl w:val="0"/>
          <w:numId w:val="61"/>
        </w:numPr>
      </w:pPr>
      <w:r w:rsidRPr="00D42B9C">
        <w:t>Geração de Modelo Digital de Terreno para empresas de saneamento para uma área mínima de 15 km2, com associação das cotas do modelo digital de terreno aos nós das redes de água.</w:t>
      </w:r>
    </w:p>
    <w:p w:rsidR="00FB38E2" w:rsidRPr="00D42B9C" w:rsidRDefault="00FB38E2" w:rsidP="00E11230">
      <w:pPr>
        <w:pStyle w:val="PargrafodaLista"/>
        <w:numPr>
          <w:ilvl w:val="0"/>
          <w:numId w:val="61"/>
        </w:numPr>
      </w:pPr>
      <w:r w:rsidRPr="00D42B9C">
        <w:t>Exportação para software de simulação hidráulica com dados de cotas, materiais, demandas de consumo e comprimento.</w:t>
      </w:r>
    </w:p>
    <w:p w:rsidR="00FB38E2" w:rsidRPr="00D42B9C" w:rsidRDefault="00FB38E2" w:rsidP="00E11230">
      <w:pPr>
        <w:pStyle w:val="PargrafodaLista"/>
        <w:numPr>
          <w:ilvl w:val="0"/>
          <w:numId w:val="61"/>
        </w:numPr>
      </w:pPr>
      <w:r w:rsidRPr="00D42B9C">
        <w:t>Desenvolvimento e implantação de sistema de geoprocessamento para empresas de saneamento.</w:t>
      </w:r>
    </w:p>
    <w:p w:rsidR="004C4F25" w:rsidRPr="00D42B9C" w:rsidRDefault="00FB38E2" w:rsidP="00E11230">
      <w:pPr>
        <w:pStyle w:val="PargrafodaLista"/>
        <w:numPr>
          <w:ilvl w:val="0"/>
          <w:numId w:val="61"/>
        </w:numPr>
      </w:pPr>
      <w:r w:rsidRPr="00D42B9C">
        <w:t>Desenvolvimento de software com um mínimo de 2.500 pontos de função.</w:t>
      </w:r>
    </w:p>
    <w:p w:rsidR="00177424" w:rsidRPr="00D42B9C" w:rsidRDefault="00177424" w:rsidP="00177424">
      <w:pPr>
        <w:ind w:firstLine="708"/>
      </w:pPr>
    </w:p>
    <w:p w:rsidR="00D75C29" w:rsidRPr="00D42B9C" w:rsidRDefault="00D75C29" w:rsidP="00FB38E2">
      <w:pPr>
        <w:ind w:firstLine="708"/>
      </w:pPr>
      <w:bookmarkStart w:id="321" w:name="_Toc143921760"/>
      <w:bookmarkStart w:id="322" w:name="_Toc325641980"/>
      <w:r w:rsidRPr="00D42B9C">
        <w:br w:type="page"/>
      </w:r>
    </w:p>
    <w:p w:rsidR="00177424" w:rsidRPr="00D42B9C" w:rsidRDefault="00177424" w:rsidP="0076418C">
      <w:pPr>
        <w:pStyle w:val="Ttulo1"/>
        <w:rPr>
          <w:color w:val="auto"/>
        </w:rPr>
      </w:pPr>
      <w:bookmarkStart w:id="323" w:name="_Toc387884364"/>
      <w:r w:rsidRPr="00D42B9C">
        <w:rPr>
          <w:color w:val="auto"/>
        </w:rPr>
        <w:lastRenderedPageBreak/>
        <w:t>M</w:t>
      </w:r>
      <w:bookmarkEnd w:id="321"/>
      <w:r w:rsidRPr="00D42B9C">
        <w:rPr>
          <w:color w:val="auto"/>
        </w:rPr>
        <w:t>edições</w:t>
      </w:r>
      <w:bookmarkEnd w:id="322"/>
      <w:bookmarkEnd w:id="323"/>
    </w:p>
    <w:p w:rsidR="00177424" w:rsidRPr="009D1A8E" w:rsidRDefault="00177424" w:rsidP="00177424">
      <w:pPr>
        <w:ind w:firstLine="708"/>
        <w:rPr>
          <w:b/>
          <w:color w:val="FF0000"/>
          <w:rPrChange w:id="324" w:author="Ademar Oliva Xavier Jr." w:date="2014-05-19T17:27:00Z">
            <w:rPr/>
          </w:rPrChange>
        </w:rPr>
      </w:pPr>
      <w:r w:rsidRPr="00D42B9C">
        <w:t>O contrato deverá ser formalizado como</w:t>
      </w:r>
      <w:r w:rsidR="007118A5" w:rsidRPr="00D42B9C">
        <w:t xml:space="preserve"> empreitada por preço </w:t>
      </w:r>
      <w:r w:rsidR="00E75D97" w:rsidRPr="00D42B9C">
        <w:t>global</w:t>
      </w:r>
      <w:r w:rsidRPr="00D42B9C">
        <w:t>. A mediç</w:t>
      </w:r>
      <w:r w:rsidR="007118A5" w:rsidRPr="00D42B9C">
        <w:t>ão</w:t>
      </w:r>
      <w:r w:rsidRPr="00D42B9C">
        <w:t xml:space="preserve"> </w:t>
      </w:r>
      <w:r w:rsidR="007118A5" w:rsidRPr="00D42B9C">
        <w:t>será única</w:t>
      </w:r>
      <w:r w:rsidR="00E75D97" w:rsidRPr="00D42B9C">
        <w:t xml:space="preserve"> e </w:t>
      </w:r>
      <w:r w:rsidR="007118A5" w:rsidRPr="00D42B9C">
        <w:t>r</w:t>
      </w:r>
      <w:r w:rsidR="00E75D97" w:rsidRPr="00D42B9C">
        <w:t>ealizada</w:t>
      </w:r>
      <w:r w:rsidRPr="00D42B9C">
        <w:t xml:space="preserve"> </w:t>
      </w:r>
      <w:r w:rsidR="00E75D97" w:rsidRPr="00D42B9C">
        <w:t xml:space="preserve">no término de </w:t>
      </w:r>
      <w:r w:rsidRPr="00D42B9C">
        <w:t>todo o escopo contratual</w:t>
      </w:r>
      <w:r w:rsidR="007118A5" w:rsidRPr="00D42B9C">
        <w:t>.</w:t>
      </w:r>
      <w:ins w:id="325" w:author="Ademar Oliva Xavier Jr." w:date="2014-05-19T17:27:00Z">
        <w:r w:rsidR="009D1A8E">
          <w:t xml:space="preserve"> </w:t>
        </w:r>
        <w:r w:rsidR="009D1A8E" w:rsidRPr="009D1A8E">
          <w:rPr>
            <w:b/>
            <w:color w:val="FF0000"/>
            <w:rPrChange w:id="326" w:author="Ademar Oliva Xavier Jr." w:date="2014-05-19T17:27:00Z">
              <w:rPr>
                <w:color w:val="FF0000"/>
              </w:rPr>
            </w:rPrChange>
          </w:rPr>
          <w:t>Deveria ser de acordo com o cronograma de atividades.</w:t>
        </w:r>
      </w:ins>
    </w:p>
    <w:p w:rsidR="00177424" w:rsidRPr="00D42B9C" w:rsidRDefault="00177424" w:rsidP="00177424">
      <w:pPr>
        <w:ind w:firstLine="708"/>
      </w:pPr>
    </w:p>
    <w:p w:rsidR="00D75C29" w:rsidRPr="00D42B9C" w:rsidRDefault="00D75C29">
      <w:pPr>
        <w:ind w:firstLine="0"/>
        <w:jc w:val="left"/>
        <w:rPr>
          <w:rFonts w:cs="Arial"/>
          <w:b/>
          <w:bCs/>
          <w:kern w:val="32"/>
          <w:szCs w:val="32"/>
        </w:rPr>
      </w:pPr>
      <w:bookmarkStart w:id="327" w:name="_Toc325641981"/>
      <w:r w:rsidRPr="00D42B9C">
        <w:br w:type="page"/>
      </w:r>
    </w:p>
    <w:p w:rsidR="00177424" w:rsidRPr="00D42B9C" w:rsidRDefault="00177424" w:rsidP="0076418C">
      <w:pPr>
        <w:pStyle w:val="Ttulo1"/>
        <w:rPr>
          <w:color w:val="auto"/>
        </w:rPr>
      </w:pPr>
      <w:bookmarkStart w:id="328" w:name="_Toc387884365"/>
      <w:r w:rsidRPr="00D42B9C">
        <w:rPr>
          <w:color w:val="auto"/>
        </w:rPr>
        <w:lastRenderedPageBreak/>
        <w:t>Cronograma físico</w:t>
      </w:r>
      <w:bookmarkEnd w:id="327"/>
      <w:bookmarkEnd w:id="328"/>
    </w:p>
    <w:p w:rsidR="00C363D5" w:rsidRPr="00D42B9C" w:rsidRDefault="00177424" w:rsidP="001C425D">
      <w:pPr>
        <w:ind w:firstLine="708"/>
      </w:pPr>
      <w:r w:rsidRPr="00D42B9C">
        <w:t xml:space="preserve">O prazo previsto para o fornecimento e instalação deve seguir o cronograma abaixo, com início contado a partir da emissão da respectiva </w:t>
      </w:r>
      <w:del w:id="329" w:author="Ademar Oliva Xavier Jr." w:date="2014-05-19T17:28:00Z">
        <w:r w:rsidRPr="00D42B9C" w:rsidDel="009D1A8E">
          <w:delText xml:space="preserve">Autorização </w:delText>
        </w:r>
      </w:del>
      <w:ins w:id="330" w:author="Ademar Oliva Xavier Jr." w:date="2014-05-19T17:28:00Z">
        <w:r w:rsidR="009D1A8E">
          <w:t>Ordem</w:t>
        </w:r>
        <w:r w:rsidR="009D1A8E" w:rsidRPr="00D42B9C">
          <w:t xml:space="preserve"> </w:t>
        </w:r>
      </w:ins>
      <w:r w:rsidRPr="00D42B9C">
        <w:t xml:space="preserve">de Serviços </w:t>
      </w:r>
      <w:r w:rsidR="00231240" w:rsidRPr="00D42B9C">
        <w:t>(</w:t>
      </w:r>
      <w:del w:id="331" w:author="Ademar Oliva Xavier Jr." w:date="2014-05-19T17:28:00Z">
        <w:r w:rsidRPr="00D42B9C" w:rsidDel="009D1A8E">
          <w:delText>A</w:delText>
        </w:r>
      </w:del>
      <w:ins w:id="332" w:author="Ademar Oliva Xavier Jr." w:date="2014-05-19T17:28:00Z">
        <w:r w:rsidR="009D1A8E">
          <w:t>O</w:t>
        </w:r>
      </w:ins>
      <w:r w:rsidR="00231240" w:rsidRPr="00D42B9C">
        <w:t>.</w:t>
      </w:r>
      <w:r w:rsidRPr="00D42B9C">
        <w:t>S</w:t>
      </w:r>
      <w:r w:rsidR="00231240" w:rsidRPr="00D42B9C">
        <w:t>.)</w:t>
      </w:r>
      <w:r w:rsidRPr="00D42B9C">
        <w:t xml:space="preserve"> estabelecendo-se, de comum acordo, entregas parciais para agilizar os procedimentos e/ou decisões internas da própria </w:t>
      </w:r>
      <w:r w:rsidR="00BE19A2" w:rsidRPr="00D42B9C">
        <w:t>Contratante</w:t>
      </w:r>
      <w:r w:rsidRPr="00D42B9C">
        <w:t>.</w:t>
      </w:r>
      <w:r w:rsidR="001C425D" w:rsidRPr="00D42B9C">
        <w:t xml:space="preserve"> </w:t>
      </w:r>
    </w:p>
    <w:p w:rsidR="00E4751C" w:rsidRDefault="00E4751C">
      <w:pPr>
        <w:ind w:firstLine="0"/>
        <w:jc w:val="left"/>
        <w:rPr>
          <w:ins w:id="333" w:author="Ademar Oliva Xavier Jr." w:date="2014-05-21T10:28:00Z"/>
        </w:rPr>
      </w:pPr>
    </w:p>
    <w:tbl>
      <w:tblPr>
        <w:tblW w:w="5000" w:type="pct"/>
        <w:tblCellMar>
          <w:left w:w="70" w:type="dxa"/>
          <w:right w:w="70" w:type="dxa"/>
        </w:tblCellMar>
        <w:tblLook w:val="04A0" w:firstRow="1" w:lastRow="0" w:firstColumn="1" w:lastColumn="0" w:noHBand="0" w:noVBand="1"/>
        <w:tblPrChange w:id="334" w:author="Ademar Oliva Xavier Jr." w:date="2014-05-21T10:30:00Z">
          <w:tblPr>
            <w:tblW w:w="16740" w:type="dxa"/>
            <w:tblInd w:w="80" w:type="dxa"/>
            <w:tblCellMar>
              <w:left w:w="70" w:type="dxa"/>
              <w:right w:w="70" w:type="dxa"/>
            </w:tblCellMar>
            <w:tblLook w:val="04A0" w:firstRow="1" w:lastRow="0" w:firstColumn="1" w:lastColumn="0" w:noHBand="0" w:noVBand="1"/>
          </w:tblPr>
        </w:tblPrChange>
      </w:tblPr>
      <w:tblGrid>
        <w:gridCol w:w="2669"/>
        <w:gridCol w:w="222"/>
        <w:gridCol w:w="222"/>
        <w:gridCol w:w="222"/>
        <w:gridCol w:w="222"/>
        <w:gridCol w:w="222"/>
        <w:gridCol w:w="222"/>
        <w:gridCol w:w="222"/>
        <w:gridCol w:w="222"/>
        <w:gridCol w:w="222"/>
        <w:gridCol w:w="303"/>
        <w:gridCol w:w="303"/>
        <w:gridCol w:w="303"/>
        <w:gridCol w:w="303"/>
        <w:gridCol w:w="303"/>
        <w:gridCol w:w="303"/>
        <w:gridCol w:w="303"/>
        <w:gridCol w:w="303"/>
        <w:gridCol w:w="303"/>
        <w:gridCol w:w="303"/>
        <w:gridCol w:w="303"/>
        <w:gridCol w:w="303"/>
        <w:gridCol w:w="303"/>
        <w:gridCol w:w="303"/>
        <w:gridCol w:w="303"/>
        <w:tblGridChange w:id="335">
          <w:tblGrid>
            <w:gridCol w:w="80"/>
            <w:gridCol w:w="2589"/>
            <w:gridCol w:w="222"/>
            <w:gridCol w:w="222"/>
            <w:gridCol w:w="222"/>
            <w:gridCol w:w="222"/>
            <w:gridCol w:w="222"/>
            <w:gridCol w:w="222"/>
            <w:gridCol w:w="222"/>
            <w:gridCol w:w="222"/>
            <w:gridCol w:w="222"/>
            <w:gridCol w:w="303"/>
            <w:gridCol w:w="303"/>
            <w:gridCol w:w="303"/>
            <w:gridCol w:w="204"/>
            <w:gridCol w:w="99"/>
            <w:gridCol w:w="303"/>
            <w:gridCol w:w="58"/>
            <w:gridCol w:w="245"/>
            <w:gridCol w:w="215"/>
            <w:gridCol w:w="88"/>
            <w:gridCol w:w="303"/>
            <w:gridCol w:w="69"/>
            <w:gridCol w:w="234"/>
            <w:gridCol w:w="226"/>
            <w:gridCol w:w="77"/>
            <w:gridCol w:w="303"/>
            <w:gridCol w:w="80"/>
            <w:gridCol w:w="223"/>
            <w:gridCol w:w="237"/>
            <w:gridCol w:w="66"/>
            <w:gridCol w:w="303"/>
            <w:gridCol w:w="91"/>
            <w:gridCol w:w="212"/>
            <w:gridCol w:w="248"/>
            <w:gridCol w:w="460"/>
            <w:gridCol w:w="460"/>
            <w:gridCol w:w="460"/>
            <w:gridCol w:w="460"/>
            <w:gridCol w:w="460"/>
            <w:gridCol w:w="460"/>
            <w:gridCol w:w="460"/>
            <w:gridCol w:w="460"/>
            <w:gridCol w:w="460"/>
            <w:gridCol w:w="460"/>
            <w:gridCol w:w="460"/>
            <w:gridCol w:w="460"/>
            <w:gridCol w:w="460"/>
            <w:gridCol w:w="460"/>
            <w:gridCol w:w="460"/>
            <w:gridCol w:w="460"/>
          </w:tblGrid>
        </w:tblGridChange>
      </w:tblGrid>
      <w:tr w:rsidR="00AC393F" w:rsidRPr="00AC393F" w:rsidTr="00AC393F">
        <w:trPr>
          <w:trHeight w:val="315"/>
          <w:ins w:id="336" w:author="Ademar Oliva Xavier Jr." w:date="2014-05-21T10:29:00Z"/>
          <w:trPrChange w:id="337" w:author="Ademar Oliva Xavier Jr." w:date="2014-05-21T10:30:00Z">
            <w:trPr>
              <w:gridBefore w:val="1"/>
              <w:trHeight w:val="315"/>
            </w:trPr>
          </w:trPrChange>
        </w:trPr>
        <w:tc>
          <w:tcPr>
            <w:tcW w:w="1703" w:type="pct"/>
            <w:tcBorders>
              <w:top w:val="single" w:sz="8" w:space="0" w:color="auto"/>
              <w:left w:val="single" w:sz="8" w:space="0" w:color="auto"/>
              <w:bottom w:val="single" w:sz="8" w:space="0" w:color="auto"/>
              <w:right w:val="nil"/>
            </w:tcBorders>
            <w:shd w:val="clear" w:color="auto" w:fill="auto"/>
            <w:vAlign w:val="center"/>
            <w:hideMark/>
            <w:tcPrChange w:id="338" w:author="Ademar Oliva Xavier Jr." w:date="2014-05-21T10:30:00Z">
              <w:tcPr>
                <w:tcW w:w="5700" w:type="dxa"/>
                <w:gridSpan w:val="14"/>
                <w:tcBorders>
                  <w:top w:val="single" w:sz="8" w:space="0" w:color="auto"/>
                  <w:left w:val="single" w:sz="8" w:space="0" w:color="auto"/>
                  <w:bottom w:val="single" w:sz="8" w:space="0" w:color="auto"/>
                  <w:right w:val="nil"/>
                </w:tcBorders>
                <w:shd w:val="clear" w:color="auto" w:fill="auto"/>
                <w:vAlign w:val="center"/>
                <w:hideMark/>
              </w:tcPr>
            </w:tcPrChange>
          </w:tcPr>
          <w:p w:rsidR="00AC393F" w:rsidRPr="00AC393F" w:rsidRDefault="00AC393F" w:rsidP="00AC393F">
            <w:pPr>
              <w:ind w:firstLine="0"/>
              <w:jc w:val="left"/>
              <w:rPr>
                <w:ins w:id="339" w:author="Ademar Oliva Xavier Jr." w:date="2014-05-21T10:29:00Z"/>
                <w:rFonts w:ascii="Arial" w:hAnsi="Arial" w:cs="Arial"/>
                <w:b/>
                <w:bCs/>
                <w:color w:val="000000"/>
                <w:sz w:val="16"/>
                <w:szCs w:val="16"/>
                <w:rPrChange w:id="340" w:author="Ademar Oliva Xavier Jr." w:date="2014-05-21T10:31:00Z">
                  <w:rPr>
                    <w:ins w:id="341" w:author="Ademar Oliva Xavier Jr." w:date="2014-05-21T10:29:00Z"/>
                    <w:rFonts w:ascii="Arial" w:hAnsi="Arial" w:cs="Arial"/>
                    <w:b/>
                    <w:bCs/>
                    <w:color w:val="000000"/>
                    <w:sz w:val="20"/>
                    <w:szCs w:val="20"/>
                  </w:rPr>
                </w:rPrChange>
              </w:rPr>
            </w:pPr>
            <w:ins w:id="342" w:author="Ademar Oliva Xavier Jr." w:date="2014-05-21T10:29:00Z">
              <w:r w:rsidRPr="00AC393F">
                <w:rPr>
                  <w:rFonts w:ascii="Arial" w:hAnsi="Arial" w:cs="Arial"/>
                  <w:b/>
                  <w:bCs/>
                  <w:color w:val="000000"/>
                  <w:sz w:val="16"/>
                  <w:szCs w:val="16"/>
                  <w:rPrChange w:id="343" w:author="Ademar Oliva Xavier Jr." w:date="2014-05-21T10:31:00Z">
                    <w:rPr>
                      <w:rFonts w:ascii="Arial" w:hAnsi="Arial" w:cs="Arial"/>
                      <w:b/>
                      <w:bCs/>
                      <w:color w:val="000000"/>
                      <w:sz w:val="20"/>
                      <w:szCs w:val="20"/>
                    </w:rPr>
                  </w:rPrChange>
                </w:rPr>
                <w:t>Atividade/Mês</w:t>
              </w:r>
            </w:ins>
          </w:p>
        </w:tc>
        <w:tc>
          <w:tcPr>
            <w:tcW w:w="137" w:type="pct"/>
            <w:tcBorders>
              <w:top w:val="single" w:sz="8" w:space="0" w:color="auto"/>
              <w:left w:val="single" w:sz="8" w:space="0" w:color="auto"/>
              <w:bottom w:val="single" w:sz="8" w:space="0" w:color="auto"/>
              <w:right w:val="single" w:sz="4" w:space="0" w:color="auto"/>
            </w:tcBorders>
            <w:shd w:val="clear" w:color="auto" w:fill="auto"/>
            <w:noWrap/>
            <w:vAlign w:val="center"/>
            <w:hideMark/>
            <w:tcPrChange w:id="344" w:author="Ademar Oliva Xavier Jr." w:date="2014-05-21T10:30:00Z">
              <w:tcPr>
                <w:tcW w:w="460" w:type="dxa"/>
                <w:gridSpan w:val="3"/>
                <w:tcBorders>
                  <w:top w:val="single" w:sz="8" w:space="0" w:color="auto"/>
                  <w:left w:val="single" w:sz="8" w:space="0" w:color="auto"/>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45" w:author="Ademar Oliva Xavier Jr." w:date="2014-05-21T10:29:00Z"/>
                <w:rFonts w:ascii="Calibri" w:hAnsi="Calibri"/>
                <w:b/>
                <w:bCs/>
                <w:color w:val="000000"/>
                <w:sz w:val="16"/>
                <w:szCs w:val="16"/>
                <w:rPrChange w:id="346" w:author="Ademar Oliva Xavier Jr." w:date="2014-05-21T10:31:00Z">
                  <w:rPr>
                    <w:ins w:id="347" w:author="Ademar Oliva Xavier Jr." w:date="2014-05-21T10:29:00Z"/>
                    <w:rFonts w:ascii="Calibri" w:hAnsi="Calibri"/>
                    <w:b/>
                    <w:bCs/>
                    <w:color w:val="000000"/>
                    <w:szCs w:val="22"/>
                  </w:rPr>
                </w:rPrChange>
              </w:rPr>
            </w:pPr>
            <w:ins w:id="348" w:author="Ademar Oliva Xavier Jr." w:date="2014-05-21T10:29:00Z">
              <w:r w:rsidRPr="00AC393F">
                <w:rPr>
                  <w:rFonts w:ascii="Calibri" w:hAnsi="Calibri"/>
                  <w:b/>
                  <w:bCs/>
                  <w:color w:val="000000"/>
                  <w:sz w:val="16"/>
                  <w:szCs w:val="16"/>
                  <w:rPrChange w:id="349" w:author="Ademar Oliva Xavier Jr." w:date="2014-05-21T10:31:00Z">
                    <w:rPr>
                      <w:rFonts w:ascii="Calibri" w:hAnsi="Calibri"/>
                      <w:b/>
                      <w:bCs/>
                      <w:color w:val="000000"/>
                      <w:szCs w:val="22"/>
                    </w:rPr>
                  </w:rPrChange>
                </w:rPr>
                <w:t>1</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50" w:author="Ademar Oliva Xavier Jr." w:date="2014-05-21T10:30:00Z">
              <w:tcPr>
                <w:tcW w:w="460" w:type="dxa"/>
                <w:gridSpan w:val="2"/>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51" w:author="Ademar Oliva Xavier Jr." w:date="2014-05-21T10:29:00Z"/>
                <w:rFonts w:ascii="Calibri" w:hAnsi="Calibri"/>
                <w:b/>
                <w:bCs/>
                <w:color w:val="000000"/>
                <w:sz w:val="16"/>
                <w:szCs w:val="16"/>
                <w:rPrChange w:id="352" w:author="Ademar Oliva Xavier Jr." w:date="2014-05-21T10:31:00Z">
                  <w:rPr>
                    <w:ins w:id="353" w:author="Ademar Oliva Xavier Jr." w:date="2014-05-21T10:29:00Z"/>
                    <w:rFonts w:ascii="Calibri" w:hAnsi="Calibri"/>
                    <w:b/>
                    <w:bCs/>
                    <w:color w:val="000000"/>
                    <w:szCs w:val="22"/>
                  </w:rPr>
                </w:rPrChange>
              </w:rPr>
            </w:pPr>
            <w:ins w:id="354" w:author="Ademar Oliva Xavier Jr." w:date="2014-05-21T10:29:00Z">
              <w:r w:rsidRPr="00AC393F">
                <w:rPr>
                  <w:rFonts w:ascii="Calibri" w:hAnsi="Calibri"/>
                  <w:b/>
                  <w:bCs/>
                  <w:color w:val="000000"/>
                  <w:sz w:val="16"/>
                  <w:szCs w:val="16"/>
                  <w:rPrChange w:id="355" w:author="Ademar Oliva Xavier Jr." w:date="2014-05-21T10:31:00Z">
                    <w:rPr>
                      <w:rFonts w:ascii="Calibri" w:hAnsi="Calibri"/>
                      <w:b/>
                      <w:bCs/>
                      <w:color w:val="000000"/>
                      <w:szCs w:val="22"/>
                    </w:rPr>
                  </w:rPrChange>
                </w:rPr>
                <w:t>2</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56" w:author="Ademar Oliva Xavier Jr." w:date="2014-05-21T10:30:00Z">
              <w:tcPr>
                <w:tcW w:w="460" w:type="dxa"/>
                <w:gridSpan w:val="3"/>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57" w:author="Ademar Oliva Xavier Jr." w:date="2014-05-21T10:29:00Z"/>
                <w:rFonts w:ascii="Calibri" w:hAnsi="Calibri"/>
                <w:b/>
                <w:bCs/>
                <w:color w:val="000000"/>
                <w:sz w:val="16"/>
                <w:szCs w:val="16"/>
                <w:rPrChange w:id="358" w:author="Ademar Oliva Xavier Jr." w:date="2014-05-21T10:31:00Z">
                  <w:rPr>
                    <w:ins w:id="359" w:author="Ademar Oliva Xavier Jr." w:date="2014-05-21T10:29:00Z"/>
                    <w:rFonts w:ascii="Calibri" w:hAnsi="Calibri"/>
                    <w:b/>
                    <w:bCs/>
                    <w:color w:val="000000"/>
                    <w:szCs w:val="22"/>
                  </w:rPr>
                </w:rPrChange>
              </w:rPr>
            </w:pPr>
            <w:ins w:id="360" w:author="Ademar Oliva Xavier Jr." w:date="2014-05-21T10:29:00Z">
              <w:r w:rsidRPr="00AC393F">
                <w:rPr>
                  <w:rFonts w:ascii="Calibri" w:hAnsi="Calibri"/>
                  <w:b/>
                  <w:bCs/>
                  <w:color w:val="000000"/>
                  <w:sz w:val="16"/>
                  <w:szCs w:val="16"/>
                  <w:rPrChange w:id="361" w:author="Ademar Oliva Xavier Jr." w:date="2014-05-21T10:31:00Z">
                    <w:rPr>
                      <w:rFonts w:ascii="Calibri" w:hAnsi="Calibri"/>
                      <w:b/>
                      <w:bCs/>
                      <w:color w:val="000000"/>
                      <w:szCs w:val="22"/>
                    </w:rPr>
                  </w:rPrChange>
                </w:rPr>
                <w:t>3</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62" w:author="Ademar Oliva Xavier Jr." w:date="2014-05-21T10:30:00Z">
              <w:tcPr>
                <w:tcW w:w="460" w:type="dxa"/>
                <w:gridSpan w:val="2"/>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63" w:author="Ademar Oliva Xavier Jr." w:date="2014-05-21T10:29:00Z"/>
                <w:rFonts w:ascii="Calibri" w:hAnsi="Calibri"/>
                <w:b/>
                <w:bCs/>
                <w:color w:val="000000"/>
                <w:sz w:val="16"/>
                <w:szCs w:val="16"/>
                <w:rPrChange w:id="364" w:author="Ademar Oliva Xavier Jr." w:date="2014-05-21T10:31:00Z">
                  <w:rPr>
                    <w:ins w:id="365" w:author="Ademar Oliva Xavier Jr." w:date="2014-05-21T10:29:00Z"/>
                    <w:rFonts w:ascii="Calibri" w:hAnsi="Calibri"/>
                    <w:b/>
                    <w:bCs/>
                    <w:color w:val="000000"/>
                    <w:szCs w:val="22"/>
                  </w:rPr>
                </w:rPrChange>
              </w:rPr>
            </w:pPr>
            <w:ins w:id="366" w:author="Ademar Oliva Xavier Jr." w:date="2014-05-21T10:29:00Z">
              <w:r w:rsidRPr="00AC393F">
                <w:rPr>
                  <w:rFonts w:ascii="Calibri" w:hAnsi="Calibri"/>
                  <w:b/>
                  <w:bCs/>
                  <w:color w:val="000000"/>
                  <w:sz w:val="16"/>
                  <w:szCs w:val="16"/>
                  <w:rPrChange w:id="367" w:author="Ademar Oliva Xavier Jr." w:date="2014-05-21T10:31:00Z">
                    <w:rPr>
                      <w:rFonts w:ascii="Calibri" w:hAnsi="Calibri"/>
                      <w:b/>
                      <w:bCs/>
                      <w:color w:val="000000"/>
                      <w:szCs w:val="22"/>
                    </w:rPr>
                  </w:rPrChange>
                </w:rPr>
                <w:t>4</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68" w:author="Ademar Oliva Xavier Jr." w:date="2014-05-21T10:30:00Z">
              <w:tcPr>
                <w:tcW w:w="460" w:type="dxa"/>
                <w:gridSpan w:val="3"/>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69" w:author="Ademar Oliva Xavier Jr." w:date="2014-05-21T10:29:00Z"/>
                <w:rFonts w:ascii="Calibri" w:hAnsi="Calibri"/>
                <w:b/>
                <w:bCs/>
                <w:color w:val="000000"/>
                <w:sz w:val="16"/>
                <w:szCs w:val="16"/>
                <w:rPrChange w:id="370" w:author="Ademar Oliva Xavier Jr." w:date="2014-05-21T10:31:00Z">
                  <w:rPr>
                    <w:ins w:id="371" w:author="Ademar Oliva Xavier Jr." w:date="2014-05-21T10:29:00Z"/>
                    <w:rFonts w:ascii="Calibri" w:hAnsi="Calibri"/>
                    <w:b/>
                    <w:bCs/>
                    <w:color w:val="000000"/>
                    <w:szCs w:val="22"/>
                  </w:rPr>
                </w:rPrChange>
              </w:rPr>
            </w:pPr>
            <w:ins w:id="372" w:author="Ademar Oliva Xavier Jr." w:date="2014-05-21T10:29:00Z">
              <w:r w:rsidRPr="00AC393F">
                <w:rPr>
                  <w:rFonts w:ascii="Calibri" w:hAnsi="Calibri"/>
                  <w:b/>
                  <w:bCs/>
                  <w:color w:val="000000"/>
                  <w:sz w:val="16"/>
                  <w:szCs w:val="16"/>
                  <w:rPrChange w:id="373" w:author="Ademar Oliva Xavier Jr." w:date="2014-05-21T10:31:00Z">
                    <w:rPr>
                      <w:rFonts w:ascii="Calibri" w:hAnsi="Calibri"/>
                      <w:b/>
                      <w:bCs/>
                      <w:color w:val="000000"/>
                      <w:szCs w:val="22"/>
                    </w:rPr>
                  </w:rPrChange>
                </w:rPr>
                <w:t>5</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74" w:author="Ademar Oliva Xavier Jr." w:date="2014-05-21T10:30:00Z">
              <w:tcPr>
                <w:tcW w:w="460" w:type="dxa"/>
                <w:gridSpan w:val="2"/>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75" w:author="Ademar Oliva Xavier Jr." w:date="2014-05-21T10:29:00Z"/>
                <w:rFonts w:ascii="Calibri" w:hAnsi="Calibri"/>
                <w:b/>
                <w:bCs/>
                <w:color w:val="000000"/>
                <w:sz w:val="16"/>
                <w:szCs w:val="16"/>
                <w:rPrChange w:id="376" w:author="Ademar Oliva Xavier Jr." w:date="2014-05-21T10:31:00Z">
                  <w:rPr>
                    <w:ins w:id="377" w:author="Ademar Oliva Xavier Jr." w:date="2014-05-21T10:29:00Z"/>
                    <w:rFonts w:ascii="Calibri" w:hAnsi="Calibri"/>
                    <w:b/>
                    <w:bCs/>
                    <w:color w:val="000000"/>
                    <w:szCs w:val="22"/>
                  </w:rPr>
                </w:rPrChange>
              </w:rPr>
            </w:pPr>
            <w:ins w:id="378" w:author="Ademar Oliva Xavier Jr." w:date="2014-05-21T10:29:00Z">
              <w:r w:rsidRPr="00AC393F">
                <w:rPr>
                  <w:rFonts w:ascii="Calibri" w:hAnsi="Calibri"/>
                  <w:b/>
                  <w:bCs/>
                  <w:color w:val="000000"/>
                  <w:sz w:val="16"/>
                  <w:szCs w:val="16"/>
                  <w:rPrChange w:id="379" w:author="Ademar Oliva Xavier Jr." w:date="2014-05-21T10:31:00Z">
                    <w:rPr>
                      <w:rFonts w:ascii="Calibri" w:hAnsi="Calibri"/>
                      <w:b/>
                      <w:bCs/>
                      <w:color w:val="000000"/>
                      <w:szCs w:val="22"/>
                    </w:rPr>
                  </w:rPrChange>
                </w:rPr>
                <w:t>6</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80" w:author="Ademar Oliva Xavier Jr." w:date="2014-05-21T10:30:00Z">
              <w:tcPr>
                <w:tcW w:w="460" w:type="dxa"/>
                <w:gridSpan w:val="3"/>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81" w:author="Ademar Oliva Xavier Jr." w:date="2014-05-21T10:29:00Z"/>
                <w:rFonts w:ascii="Calibri" w:hAnsi="Calibri"/>
                <w:b/>
                <w:bCs/>
                <w:color w:val="000000"/>
                <w:sz w:val="16"/>
                <w:szCs w:val="16"/>
                <w:rPrChange w:id="382" w:author="Ademar Oliva Xavier Jr." w:date="2014-05-21T10:31:00Z">
                  <w:rPr>
                    <w:ins w:id="383" w:author="Ademar Oliva Xavier Jr." w:date="2014-05-21T10:29:00Z"/>
                    <w:rFonts w:ascii="Calibri" w:hAnsi="Calibri"/>
                    <w:b/>
                    <w:bCs/>
                    <w:color w:val="000000"/>
                    <w:szCs w:val="22"/>
                  </w:rPr>
                </w:rPrChange>
              </w:rPr>
            </w:pPr>
            <w:ins w:id="384" w:author="Ademar Oliva Xavier Jr." w:date="2014-05-21T10:29:00Z">
              <w:r w:rsidRPr="00AC393F">
                <w:rPr>
                  <w:rFonts w:ascii="Calibri" w:hAnsi="Calibri"/>
                  <w:b/>
                  <w:bCs/>
                  <w:color w:val="000000"/>
                  <w:sz w:val="16"/>
                  <w:szCs w:val="16"/>
                  <w:rPrChange w:id="385" w:author="Ademar Oliva Xavier Jr." w:date="2014-05-21T10:31:00Z">
                    <w:rPr>
                      <w:rFonts w:ascii="Calibri" w:hAnsi="Calibri"/>
                      <w:b/>
                      <w:bCs/>
                      <w:color w:val="000000"/>
                      <w:szCs w:val="22"/>
                    </w:rPr>
                  </w:rPrChange>
                </w:rPr>
                <w:t>7</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86" w:author="Ademar Oliva Xavier Jr." w:date="2014-05-21T10:30:00Z">
              <w:tcPr>
                <w:tcW w:w="460" w:type="dxa"/>
                <w:gridSpan w:val="2"/>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87" w:author="Ademar Oliva Xavier Jr." w:date="2014-05-21T10:29:00Z"/>
                <w:rFonts w:ascii="Calibri" w:hAnsi="Calibri"/>
                <w:b/>
                <w:bCs/>
                <w:color w:val="000000"/>
                <w:sz w:val="16"/>
                <w:szCs w:val="16"/>
                <w:rPrChange w:id="388" w:author="Ademar Oliva Xavier Jr." w:date="2014-05-21T10:31:00Z">
                  <w:rPr>
                    <w:ins w:id="389" w:author="Ademar Oliva Xavier Jr." w:date="2014-05-21T10:29:00Z"/>
                    <w:rFonts w:ascii="Calibri" w:hAnsi="Calibri"/>
                    <w:b/>
                    <w:bCs/>
                    <w:color w:val="000000"/>
                    <w:szCs w:val="22"/>
                  </w:rPr>
                </w:rPrChange>
              </w:rPr>
            </w:pPr>
            <w:ins w:id="390" w:author="Ademar Oliva Xavier Jr." w:date="2014-05-21T10:29:00Z">
              <w:r w:rsidRPr="00AC393F">
                <w:rPr>
                  <w:rFonts w:ascii="Calibri" w:hAnsi="Calibri"/>
                  <w:b/>
                  <w:bCs/>
                  <w:color w:val="000000"/>
                  <w:sz w:val="16"/>
                  <w:szCs w:val="16"/>
                  <w:rPrChange w:id="391" w:author="Ademar Oliva Xavier Jr." w:date="2014-05-21T10:31:00Z">
                    <w:rPr>
                      <w:rFonts w:ascii="Calibri" w:hAnsi="Calibri"/>
                      <w:b/>
                      <w:bCs/>
                      <w:color w:val="000000"/>
                      <w:szCs w:val="22"/>
                    </w:rPr>
                  </w:rPrChange>
                </w:rPr>
                <w:t>8</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392"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393" w:author="Ademar Oliva Xavier Jr." w:date="2014-05-21T10:29:00Z"/>
                <w:rFonts w:ascii="Calibri" w:hAnsi="Calibri"/>
                <w:b/>
                <w:bCs/>
                <w:color w:val="000000"/>
                <w:sz w:val="16"/>
                <w:szCs w:val="16"/>
                <w:rPrChange w:id="394" w:author="Ademar Oliva Xavier Jr." w:date="2014-05-21T10:31:00Z">
                  <w:rPr>
                    <w:ins w:id="395" w:author="Ademar Oliva Xavier Jr." w:date="2014-05-21T10:29:00Z"/>
                    <w:rFonts w:ascii="Calibri" w:hAnsi="Calibri"/>
                    <w:b/>
                    <w:bCs/>
                    <w:color w:val="000000"/>
                    <w:szCs w:val="22"/>
                  </w:rPr>
                </w:rPrChange>
              </w:rPr>
            </w:pPr>
            <w:ins w:id="396" w:author="Ademar Oliva Xavier Jr." w:date="2014-05-21T10:29:00Z">
              <w:r w:rsidRPr="00AC393F">
                <w:rPr>
                  <w:rFonts w:ascii="Calibri" w:hAnsi="Calibri"/>
                  <w:b/>
                  <w:bCs/>
                  <w:color w:val="000000"/>
                  <w:sz w:val="16"/>
                  <w:szCs w:val="16"/>
                  <w:rPrChange w:id="397" w:author="Ademar Oliva Xavier Jr." w:date="2014-05-21T10:31:00Z">
                    <w:rPr>
                      <w:rFonts w:ascii="Calibri" w:hAnsi="Calibri"/>
                      <w:b/>
                      <w:bCs/>
                      <w:color w:val="000000"/>
                      <w:szCs w:val="22"/>
                    </w:rPr>
                  </w:rPrChange>
                </w:rPr>
                <w:t>9</w:t>
              </w:r>
            </w:ins>
          </w:p>
        </w:tc>
        <w:tc>
          <w:tcPr>
            <w:tcW w:w="137" w:type="pct"/>
            <w:tcBorders>
              <w:top w:val="single" w:sz="8" w:space="0" w:color="auto"/>
              <w:left w:val="nil"/>
              <w:bottom w:val="single" w:sz="8" w:space="0" w:color="auto"/>
              <w:right w:val="single" w:sz="8" w:space="0" w:color="auto"/>
            </w:tcBorders>
            <w:shd w:val="clear" w:color="auto" w:fill="auto"/>
            <w:noWrap/>
            <w:vAlign w:val="center"/>
            <w:hideMark/>
            <w:tcPrChange w:id="398" w:author="Ademar Oliva Xavier Jr." w:date="2014-05-21T10:30:00Z">
              <w:tcPr>
                <w:tcW w:w="460" w:type="dxa"/>
                <w:tcBorders>
                  <w:top w:val="single" w:sz="8" w:space="0" w:color="auto"/>
                  <w:left w:val="nil"/>
                  <w:bottom w:val="single" w:sz="8" w:space="0" w:color="auto"/>
                  <w:right w:val="single" w:sz="8" w:space="0" w:color="auto"/>
                </w:tcBorders>
                <w:shd w:val="clear" w:color="auto" w:fill="auto"/>
                <w:noWrap/>
                <w:vAlign w:val="center"/>
                <w:hideMark/>
              </w:tcPr>
            </w:tcPrChange>
          </w:tcPr>
          <w:p w:rsidR="00AC393F" w:rsidRPr="00AC393F" w:rsidRDefault="00AC393F" w:rsidP="00AC393F">
            <w:pPr>
              <w:ind w:firstLine="0"/>
              <w:jc w:val="center"/>
              <w:rPr>
                <w:ins w:id="399" w:author="Ademar Oliva Xavier Jr." w:date="2014-05-21T10:29:00Z"/>
                <w:rFonts w:ascii="Calibri" w:hAnsi="Calibri"/>
                <w:b/>
                <w:bCs/>
                <w:color w:val="000000"/>
                <w:sz w:val="16"/>
                <w:szCs w:val="16"/>
                <w:rPrChange w:id="400" w:author="Ademar Oliva Xavier Jr." w:date="2014-05-21T10:31:00Z">
                  <w:rPr>
                    <w:ins w:id="401" w:author="Ademar Oliva Xavier Jr." w:date="2014-05-21T10:29:00Z"/>
                    <w:rFonts w:ascii="Calibri" w:hAnsi="Calibri"/>
                    <w:b/>
                    <w:bCs/>
                    <w:color w:val="000000"/>
                    <w:szCs w:val="22"/>
                  </w:rPr>
                </w:rPrChange>
              </w:rPr>
            </w:pPr>
            <w:ins w:id="402" w:author="Ademar Oliva Xavier Jr." w:date="2014-05-21T10:29:00Z">
              <w:r w:rsidRPr="00AC393F">
                <w:rPr>
                  <w:rFonts w:ascii="Calibri" w:hAnsi="Calibri"/>
                  <w:b/>
                  <w:bCs/>
                  <w:color w:val="000000"/>
                  <w:sz w:val="16"/>
                  <w:szCs w:val="16"/>
                  <w:rPrChange w:id="403" w:author="Ademar Oliva Xavier Jr." w:date="2014-05-21T10:31:00Z">
                    <w:rPr>
                      <w:rFonts w:ascii="Calibri" w:hAnsi="Calibri"/>
                      <w:b/>
                      <w:bCs/>
                      <w:color w:val="000000"/>
                      <w:szCs w:val="22"/>
                    </w:rPr>
                  </w:rPrChange>
                </w:rPr>
                <w:t>10</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04"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05" w:author="Ademar Oliva Xavier Jr." w:date="2014-05-21T10:29:00Z"/>
                <w:rFonts w:ascii="Calibri" w:hAnsi="Calibri"/>
                <w:b/>
                <w:bCs/>
                <w:color w:val="000000"/>
                <w:sz w:val="16"/>
                <w:szCs w:val="16"/>
                <w:rPrChange w:id="406" w:author="Ademar Oliva Xavier Jr." w:date="2014-05-21T10:31:00Z">
                  <w:rPr>
                    <w:ins w:id="407" w:author="Ademar Oliva Xavier Jr." w:date="2014-05-21T10:29:00Z"/>
                    <w:rFonts w:ascii="Calibri" w:hAnsi="Calibri"/>
                    <w:b/>
                    <w:bCs/>
                    <w:color w:val="000000"/>
                    <w:szCs w:val="22"/>
                  </w:rPr>
                </w:rPrChange>
              </w:rPr>
            </w:pPr>
            <w:ins w:id="408" w:author="Ademar Oliva Xavier Jr." w:date="2014-05-21T10:29:00Z">
              <w:r w:rsidRPr="00AC393F">
                <w:rPr>
                  <w:rFonts w:ascii="Calibri" w:hAnsi="Calibri"/>
                  <w:b/>
                  <w:bCs/>
                  <w:color w:val="000000"/>
                  <w:sz w:val="16"/>
                  <w:szCs w:val="16"/>
                  <w:rPrChange w:id="409" w:author="Ademar Oliva Xavier Jr." w:date="2014-05-21T10:31:00Z">
                    <w:rPr>
                      <w:rFonts w:ascii="Calibri" w:hAnsi="Calibri"/>
                      <w:b/>
                      <w:bCs/>
                      <w:color w:val="000000"/>
                      <w:szCs w:val="22"/>
                    </w:rPr>
                  </w:rPrChange>
                </w:rPr>
                <w:t>11</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10"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11" w:author="Ademar Oliva Xavier Jr." w:date="2014-05-21T10:29:00Z"/>
                <w:rFonts w:ascii="Calibri" w:hAnsi="Calibri"/>
                <w:b/>
                <w:bCs/>
                <w:color w:val="000000"/>
                <w:sz w:val="16"/>
                <w:szCs w:val="16"/>
                <w:rPrChange w:id="412" w:author="Ademar Oliva Xavier Jr." w:date="2014-05-21T10:31:00Z">
                  <w:rPr>
                    <w:ins w:id="413" w:author="Ademar Oliva Xavier Jr." w:date="2014-05-21T10:29:00Z"/>
                    <w:rFonts w:ascii="Calibri" w:hAnsi="Calibri"/>
                    <w:b/>
                    <w:bCs/>
                    <w:color w:val="000000"/>
                    <w:szCs w:val="22"/>
                  </w:rPr>
                </w:rPrChange>
              </w:rPr>
            </w:pPr>
            <w:ins w:id="414" w:author="Ademar Oliva Xavier Jr." w:date="2014-05-21T10:29:00Z">
              <w:r w:rsidRPr="00AC393F">
                <w:rPr>
                  <w:rFonts w:ascii="Calibri" w:hAnsi="Calibri"/>
                  <w:b/>
                  <w:bCs/>
                  <w:color w:val="000000"/>
                  <w:sz w:val="16"/>
                  <w:szCs w:val="16"/>
                  <w:rPrChange w:id="415" w:author="Ademar Oliva Xavier Jr." w:date="2014-05-21T10:31:00Z">
                    <w:rPr>
                      <w:rFonts w:ascii="Calibri" w:hAnsi="Calibri"/>
                      <w:b/>
                      <w:bCs/>
                      <w:color w:val="000000"/>
                      <w:szCs w:val="22"/>
                    </w:rPr>
                  </w:rPrChange>
                </w:rPr>
                <w:t>12</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16"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17" w:author="Ademar Oliva Xavier Jr." w:date="2014-05-21T10:29:00Z"/>
                <w:rFonts w:ascii="Calibri" w:hAnsi="Calibri"/>
                <w:b/>
                <w:bCs/>
                <w:color w:val="000000"/>
                <w:sz w:val="16"/>
                <w:szCs w:val="16"/>
                <w:rPrChange w:id="418" w:author="Ademar Oliva Xavier Jr." w:date="2014-05-21T10:31:00Z">
                  <w:rPr>
                    <w:ins w:id="419" w:author="Ademar Oliva Xavier Jr." w:date="2014-05-21T10:29:00Z"/>
                    <w:rFonts w:ascii="Calibri" w:hAnsi="Calibri"/>
                    <w:b/>
                    <w:bCs/>
                    <w:color w:val="000000"/>
                    <w:szCs w:val="22"/>
                  </w:rPr>
                </w:rPrChange>
              </w:rPr>
            </w:pPr>
            <w:ins w:id="420" w:author="Ademar Oliva Xavier Jr." w:date="2014-05-21T10:29:00Z">
              <w:r w:rsidRPr="00AC393F">
                <w:rPr>
                  <w:rFonts w:ascii="Calibri" w:hAnsi="Calibri"/>
                  <w:b/>
                  <w:bCs/>
                  <w:color w:val="000000"/>
                  <w:sz w:val="16"/>
                  <w:szCs w:val="16"/>
                  <w:rPrChange w:id="421" w:author="Ademar Oliva Xavier Jr." w:date="2014-05-21T10:31:00Z">
                    <w:rPr>
                      <w:rFonts w:ascii="Calibri" w:hAnsi="Calibri"/>
                      <w:b/>
                      <w:bCs/>
                      <w:color w:val="000000"/>
                      <w:szCs w:val="22"/>
                    </w:rPr>
                  </w:rPrChange>
                </w:rPr>
                <w:t>13</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22"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23" w:author="Ademar Oliva Xavier Jr." w:date="2014-05-21T10:29:00Z"/>
                <w:rFonts w:ascii="Calibri" w:hAnsi="Calibri"/>
                <w:b/>
                <w:bCs/>
                <w:color w:val="000000"/>
                <w:sz w:val="16"/>
                <w:szCs w:val="16"/>
                <w:rPrChange w:id="424" w:author="Ademar Oliva Xavier Jr." w:date="2014-05-21T10:31:00Z">
                  <w:rPr>
                    <w:ins w:id="425" w:author="Ademar Oliva Xavier Jr." w:date="2014-05-21T10:29:00Z"/>
                    <w:rFonts w:ascii="Calibri" w:hAnsi="Calibri"/>
                    <w:b/>
                    <w:bCs/>
                    <w:color w:val="000000"/>
                    <w:szCs w:val="22"/>
                  </w:rPr>
                </w:rPrChange>
              </w:rPr>
            </w:pPr>
            <w:ins w:id="426" w:author="Ademar Oliva Xavier Jr." w:date="2014-05-21T10:29:00Z">
              <w:r w:rsidRPr="00AC393F">
                <w:rPr>
                  <w:rFonts w:ascii="Calibri" w:hAnsi="Calibri"/>
                  <w:b/>
                  <w:bCs/>
                  <w:color w:val="000000"/>
                  <w:sz w:val="16"/>
                  <w:szCs w:val="16"/>
                  <w:rPrChange w:id="427" w:author="Ademar Oliva Xavier Jr." w:date="2014-05-21T10:31:00Z">
                    <w:rPr>
                      <w:rFonts w:ascii="Calibri" w:hAnsi="Calibri"/>
                      <w:b/>
                      <w:bCs/>
                      <w:color w:val="000000"/>
                      <w:szCs w:val="22"/>
                    </w:rPr>
                  </w:rPrChange>
                </w:rPr>
                <w:t>14</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28"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29" w:author="Ademar Oliva Xavier Jr." w:date="2014-05-21T10:29:00Z"/>
                <w:rFonts w:ascii="Calibri" w:hAnsi="Calibri"/>
                <w:b/>
                <w:bCs/>
                <w:color w:val="000000"/>
                <w:sz w:val="16"/>
                <w:szCs w:val="16"/>
                <w:rPrChange w:id="430" w:author="Ademar Oliva Xavier Jr." w:date="2014-05-21T10:31:00Z">
                  <w:rPr>
                    <w:ins w:id="431" w:author="Ademar Oliva Xavier Jr." w:date="2014-05-21T10:29:00Z"/>
                    <w:rFonts w:ascii="Calibri" w:hAnsi="Calibri"/>
                    <w:b/>
                    <w:bCs/>
                    <w:color w:val="000000"/>
                    <w:szCs w:val="22"/>
                  </w:rPr>
                </w:rPrChange>
              </w:rPr>
            </w:pPr>
            <w:ins w:id="432" w:author="Ademar Oliva Xavier Jr." w:date="2014-05-21T10:29:00Z">
              <w:r w:rsidRPr="00AC393F">
                <w:rPr>
                  <w:rFonts w:ascii="Calibri" w:hAnsi="Calibri"/>
                  <w:b/>
                  <w:bCs/>
                  <w:color w:val="000000"/>
                  <w:sz w:val="16"/>
                  <w:szCs w:val="16"/>
                  <w:rPrChange w:id="433" w:author="Ademar Oliva Xavier Jr." w:date="2014-05-21T10:31:00Z">
                    <w:rPr>
                      <w:rFonts w:ascii="Calibri" w:hAnsi="Calibri"/>
                      <w:b/>
                      <w:bCs/>
                      <w:color w:val="000000"/>
                      <w:szCs w:val="22"/>
                    </w:rPr>
                  </w:rPrChange>
                </w:rPr>
                <w:t>15</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34"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35" w:author="Ademar Oliva Xavier Jr." w:date="2014-05-21T10:29:00Z"/>
                <w:rFonts w:ascii="Calibri" w:hAnsi="Calibri"/>
                <w:b/>
                <w:bCs/>
                <w:color w:val="000000"/>
                <w:sz w:val="16"/>
                <w:szCs w:val="16"/>
                <w:rPrChange w:id="436" w:author="Ademar Oliva Xavier Jr." w:date="2014-05-21T10:31:00Z">
                  <w:rPr>
                    <w:ins w:id="437" w:author="Ademar Oliva Xavier Jr." w:date="2014-05-21T10:29:00Z"/>
                    <w:rFonts w:ascii="Calibri" w:hAnsi="Calibri"/>
                    <w:b/>
                    <w:bCs/>
                    <w:color w:val="000000"/>
                    <w:szCs w:val="22"/>
                  </w:rPr>
                </w:rPrChange>
              </w:rPr>
            </w:pPr>
            <w:ins w:id="438" w:author="Ademar Oliva Xavier Jr." w:date="2014-05-21T10:29:00Z">
              <w:r w:rsidRPr="00AC393F">
                <w:rPr>
                  <w:rFonts w:ascii="Calibri" w:hAnsi="Calibri"/>
                  <w:b/>
                  <w:bCs/>
                  <w:color w:val="000000"/>
                  <w:sz w:val="16"/>
                  <w:szCs w:val="16"/>
                  <w:rPrChange w:id="439" w:author="Ademar Oliva Xavier Jr." w:date="2014-05-21T10:31:00Z">
                    <w:rPr>
                      <w:rFonts w:ascii="Calibri" w:hAnsi="Calibri"/>
                      <w:b/>
                      <w:bCs/>
                      <w:color w:val="000000"/>
                      <w:szCs w:val="22"/>
                    </w:rPr>
                  </w:rPrChange>
                </w:rPr>
                <w:t>16</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40"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41" w:author="Ademar Oliva Xavier Jr." w:date="2014-05-21T10:29:00Z"/>
                <w:rFonts w:ascii="Calibri" w:hAnsi="Calibri"/>
                <w:b/>
                <w:bCs/>
                <w:color w:val="000000"/>
                <w:sz w:val="16"/>
                <w:szCs w:val="16"/>
                <w:rPrChange w:id="442" w:author="Ademar Oliva Xavier Jr." w:date="2014-05-21T10:31:00Z">
                  <w:rPr>
                    <w:ins w:id="443" w:author="Ademar Oliva Xavier Jr." w:date="2014-05-21T10:29:00Z"/>
                    <w:rFonts w:ascii="Calibri" w:hAnsi="Calibri"/>
                    <w:b/>
                    <w:bCs/>
                    <w:color w:val="000000"/>
                    <w:szCs w:val="22"/>
                  </w:rPr>
                </w:rPrChange>
              </w:rPr>
            </w:pPr>
            <w:ins w:id="444" w:author="Ademar Oliva Xavier Jr." w:date="2014-05-21T10:29:00Z">
              <w:r w:rsidRPr="00AC393F">
                <w:rPr>
                  <w:rFonts w:ascii="Calibri" w:hAnsi="Calibri"/>
                  <w:b/>
                  <w:bCs/>
                  <w:color w:val="000000"/>
                  <w:sz w:val="16"/>
                  <w:szCs w:val="16"/>
                  <w:rPrChange w:id="445" w:author="Ademar Oliva Xavier Jr." w:date="2014-05-21T10:31:00Z">
                    <w:rPr>
                      <w:rFonts w:ascii="Calibri" w:hAnsi="Calibri"/>
                      <w:b/>
                      <w:bCs/>
                      <w:color w:val="000000"/>
                      <w:szCs w:val="22"/>
                    </w:rPr>
                  </w:rPrChange>
                </w:rPr>
                <w:t>17</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46"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47" w:author="Ademar Oliva Xavier Jr." w:date="2014-05-21T10:29:00Z"/>
                <w:rFonts w:ascii="Calibri" w:hAnsi="Calibri"/>
                <w:b/>
                <w:bCs/>
                <w:color w:val="000000"/>
                <w:sz w:val="16"/>
                <w:szCs w:val="16"/>
                <w:rPrChange w:id="448" w:author="Ademar Oliva Xavier Jr." w:date="2014-05-21T10:31:00Z">
                  <w:rPr>
                    <w:ins w:id="449" w:author="Ademar Oliva Xavier Jr." w:date="2014-05-21T10:29:00Z"/>
                    <w:rFonts w:ascii="Calibri" w:hAnsi="Calibri"/>
                    <w:b/>
                    <w:bCs/>
                    <w:color w:val="000000"/>
                    <w:szCs w:val="22"/>
                  </w:rPr>
                </w:rPrChange>
              </w:rPr>
            </w:pPr>
            <w:ins w:id="450" w:author="Ademar Oliva Xavier Jr." w:date="2014-05-21T10:29:00Z">
              <w:r w:rsidRPr="00AC393F">
                <w:rPr>
                  <w:rFonts w:ascii="Calibri" w:hAnsi="Calibri"/>
                  <w:b/>
                  <w:bCs/>
                  <w:color w:val="000000"/>
                  <w:sz w:val="16"/>
                  <w:szCs w:val="16"/>
                  <w:rPrChange w:id="451" w:author="Ademar Oliva Xavier Jr." w:date="2014-05-21T10:31:00Z">
                    <w:rPr>
                      <w:rFonts w:ascii="Calibri" w:hAnsi="Calibri"/>
                      <w:b/>
                      <w:bCs/>
                      <w:color w:val="000000"/>
                      <w:szCs w:val="22"/>
                    </w:rPr>
                  </w:rPrChange>
                </w:rPr>
                <w:t>18</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52"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53" w:author="Ademar Oliva Xavier Jr." w:date="2014-05-21T10:29:00Z"/>
                <w:rFonts w:ascii="Calibri" w:hAnsi="Calibri"/>
                <w:b/>
                <w:bCs/>
                <w:color w:val="000000"/>
                <w:sz w:val="16"/>
                <w:szCs w:val="16"/>
                <w:rPrChange w:id="454" w:author="Ademar Oliva Xavier Jr." w:date="2014-05-21T10:31:00Z">
                  <w:rPr>
                    <w:ins w:id="455" w:author="Ademar Oliva Xavier Jr." w:date="2014-05-21T10:29:00Z"/>
                    <w:rFonts w:ascii="Calibri" w:hAnsi="Calibri"/>
                    <w:b/>
                    <w:bCs/>
                    <w:color w:val="000000"/>
                    <w:szCs w:val="22"/>
                  </w:rPr>
                </w:rPrChange>
              </w:rPr>
            </w:pPr>
            <w:ins w:id="456" w:author="Ademar Oliva Xavier Jr." w:date="2014-05-21T10:29:00Z">
              <w:r w:rsidRPr="00AC393F">
                <w:rPr>
                  <w:rFonts w:ascii="Calibri" w:hAnsi="Calibri"/>
                  <w:b/>
                  <w:bCs/>
                  <w:color w:val="000000"/>
                  <w:sz w:val="16"/>
                  <w:szCs w:val="16"/>
                  <w:rPrChange w:id="457" w:author="Ademar Oliva Xavier Jr." w:date="2014-05-21T10:31:00Z">
                    <w:rPr>
                      <w:rFonts w:ascii="Calibri" w:hAnsi="Calibri"/>
                      <w:b/>
                      <w:bCs/>
                      <w:color w:val="000000"/>
                      <w:szCs w:val="22"/>
                    </w:rPr>
                  </w:rPrChange>
                </w:rPr>
                <w:t>19</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58"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59" w:author="Ademar Oliva Xavier Jr." w:date="2014-05-21T10:29:00Z"/>
                <w:rFonts w:ascii="Calibri" w:hAnsi="Calibri"/>
                <w:b/>
                <w:bCs/>
                <w:color w:val="000000"/>
                <w:sz w:val="16"/>
                <w:szCs w:val="16"/>
                <w:rPrChange w:id="460" w:author="Ademar Oliva Xavier Jr." w:date="2014-05-21T10:31:00Z">
                  <w:rPr>
                    <w:ins w:id="461" w:author="Ademar Oliva Xavier Jr." w:date="2014-05-21T10:29:00Z"/>
                    <w:rFonts w:ascii="Calibri" w:hAnsi="Calibri"/>
                    <w:b/>
                    <w:bCs/>
                    <w:color w:val="000000"/>
                    <w:szCs w:val="22"/>
                  </w:rPr>
                </w:rPrChange>
              </w:rPr>
            </w:pPr>
            <w:ins w:id="462" w:author="Ademar Oliva Xavier Jr." w:date="2014-05-21T10:29:00Z">
              <w:r w:rsidRPr="00AC393F">
                <w:rPr>
                  <w:rFonts w:ascii="Calibri" w:hAnsi="Calibri"/>
                  <w:b/>
                  <w:bCs/>
                  <w:color w:val="000000"/>
                  <w:sz w:val="16"/>
                  <w:szCs w:val="16"/>
                  <w:rPrChange w:id="463" w:author="Ademar Oliva Xavier Jr." w:date="2014-05-21T10:31:00Z">
                    <w:rPr>
                      <w:rFonts w:ascii="Calibri" w:hAnsi="Calibri"/>
                      <w:b/>
                      <w:bCs/>
                      <w:color w:val="000000"/>
                      <w:szCs w:val="22"/>
                    </w:rPr>
                  </w:rPrChange>
                </w:rPr>
                <w:t>20</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64"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65" w:author="Ademar Oliva Xavier Jr." w:date="2014-05-21T10:29:00Z"/>
                <w:rFonts w:ascii="Calibri" w:hAnsi="Calibri"/>
                <w:b/>
                <w:bCs/>
                <w:color w:val="000000"/>
                <w:sz w:val="16"/>
                <w:szCs w:val="16"/>
                <w:rPrChange w:id="466" w:author="Ademar Oliva Xavier Jr." w:date="2014-05-21T10:31:00Z">
                  <w:rPr>
                    <w:ins w:id="467" w:author="Ademar Oliva Xavier Jr." w:date="2014-05-21T10:29:00Z"/>
                    <w:rFonts w:ascii="Calibri" w:hAnsi="Calibri"/>
                    <w:b/>
                    <w:bCs/>
                    <w:color w:val="000000"/>
                    <w:szCs w:val="22"/>
                  </w:rPr>
                </w:rPrChange>
              </w:rPr>
            </w:pPr>
            <w:ins w:id="468" w:author="Ademar Oliva Xavier Jr." w:date="2014-05-21T10:29:00Z">
              <w:r w:rsidRPr="00AC393F">
                <w:rPr>
                  <w:rFonts w:ascii="Calibri" w:hAnsi="Calibri"/>
                  <w:b/>
                  <w:bCs/>
                  <w:color w:val="000000"/>
                  <w:sz w:val="16"/>
                  <w:szCs w:val="16"/>
                  <w:rPrChange w:id="469" w:author="Ademar Oliva Xavier Jr." w:date="2014-05-21T10:31:00Z">
                    <w:rPr>
                      <w:rFonts w:ascii="Calibri" w:hAnsi="Calibri"/>
                      <w:b/>
                      <w:bCs/>
                      <w:color w:val="000000"/>
                      <w:szCs w:val="22"/>
                    </w:rPr>
                  </w:rPrChange>
                </w:rPr>
                <w:t>21</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70"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71" w:author="Ademar Oliva Xavier Jr." w:date="2014-05-21T10:29:00Z"/>
                <w:rFonts w:ascii="Calibri" w:hAnsi="Calibri"/>
                <w:b/>
                <w:bCs/>
                <w:color w:val="000000"/>
                <w:sz w:val="16"/>
                <w:szCs w:val="16"/>
                <w:rPrChange w:id="472" w:author="Ademar Oliva Xavier Jr." w:date="2014-05-21T10:31:00Z">
                  <w:rPr>
                    <w:ins w:id="473" w:author="Ademar Oliva Xavier Jr." w:date="2014-05-21T10:29:00Z"/>
                    <w:rFonts w:ascii="Calibri" w:hAnsi="Calibri"/>
                    <w:b/>
                    <w:bCs/>
                    <w:color w:val="000000"/>
                    <w:szCs w:val="22"/>
                  </w:rPr>
                </w:rPrChange>
              </w:rPr>
            </w:pPr>
            <w:ins w:id="474" w:author="Ademar Oliva Xavier Jr." w:date="2014-05-21T10:29:00Z">
              <w:r w:rsidRPr="00AC393F">
                <w:rPr>
                  <w:rFonts w:ascii="Calibri" w:hAnsi="Calibri"/>
                  <w:b/>
                  <w:bCs/>
                  <w:color w:val="000000"/>
                  <w:sz w:val="16"/>
                  <w:szCs w:val="16"/>
                  <w:rPrChange w:id="475" w:author="Ademar Oliva Xavier Jr." w:date="2014-05-21T10:31:00Z">
                    <w:rPr>
                      <w:rFonts w:ascii="Calibri" w:hAnsi="Calibri"/>
                      <w:b/>
                      <w:bCs/>
                      <w:color w:val="000000"/>
                      <w:szCs w:val="22"/>
                    </w:rPr>
                  </w:rPrChange>
                </w:rPr>
                <w:t>22</w:t>
              </w:r>
            </w:ins>
          </w:p>
        </w:tc>
        <w:tc>
          <w:tcPr>
            <w:tcW w:w="137" w:type="pct"/>
            <w:tcBorders>
              <w:top w:val="single" w:sz="8" w:space="0" w:color="auto"/>
              <w:left w:val="nil"/>
              <w:bottom w:val="single" w:sz="8" w:space="0" w:color="auto"/>
              <w:right w:val="single" w:sz="4" w:space="0" w:color="auto"/>
            </w:tcBorders>
            <w:shd w:val="clear" w:color="auto" w:fill="auto"/>
            <w:noWrap/>
            <w:vAlign w:val="center"/>
            <w:hideMark/>
            <w:tcPrChange w:id="476" w:author="Ademar Oliva Xavier Jr." w:date="2014-05-21T10:30:00Z">
              <w:tcPr>
                <w:tcW w:w="460" w:type="dxa"/>
                <w:tcBorders>
                  <w:top w:val="single" w:sz="8" w:space="0" w:color="auto"/>
                  <w:left w:val="nil"/>
                  <w:bottom w:val="single" w:sz="8" w:space="0" w:color="auto"/>
                  <w:right w:val="single" w:sz="4" w:space="0" w:color="auto"/>
                </w:tcBorders>
                <w:shd w:val="clear" w:color="auto" w:fill="auto"/>
                <w:noWrap/>
                <w:vAlign w:val="center"/>
                <w:hideMark/>
              </w:tcPr>
            </w:tcPrChange>
          </w:tcPr>
          <w:p w:rsidR="00AC393F" w:rsidRPr="00AC393F" w:rsidRDefault="00AC393F" w:rsidP="00AC393F">
            <w:pPr>
              <w:ind w:firstLine="0"/>
              <w:jc w:val="center"/>
              <w:rPr>
                <w:ins w:id="477" w:author="Ademar Oliva Xavier Jr." w:date="2014-05-21T10:29:00Z"/>
                <w:rFonts w:ascii="Calibri" w:hAnsi="Calibri"/>
                <w:b/>
                <w:bCs/>
                <w:color w:val="000000"/>
                <w:sz w:val="16"/>
                <w:szCs w:val="16"/>
                <w:rPrChange w:id="478" w:author="Ademar Oliva Xavier Jr." w:date="2014-05-21T10:31:00Z">
                  <w:rPr>
                    <w:ins w:id="479" w:author="Ademar Oliva Xavier Jr." w:date="2014-05-21T10:29:00Z"/>
                    <w:rFonts w:ascii="Calibri" w:hAnsi="Calibri"/>
                    <w:b/>
                    <w:bCs/>
                    <w:color w:val="000000"/>
                    <w:szCs w:val="22"/>
                  </w:rPr>
                </w:rPrChange>
              </w:rPr>
            </w:pPr>
            <w:ins w:id="480" w:author="Ademar Oliva Xavier Jr." w:date="2014-05-21T10:29:00Z">
              <w:r w:rsidRPr="00AC393F">
                <w:rPr>
                  <w:rFonts w:ascii="Calibri" w:hAnsi="Calibri"/>
                  <w:b/>
                  <w:bCs/>
                  <w:color w:val="000000"/>
                  <w:sz w:val="16"/>
                  <w:szCs w:val="16"/>
                  <w:rPrChange w:id="481" w:author="Ademar Oliva Xavier Jr." w:date="2014-05-21T10:31:00Z">
                    <w:rPr>
                      <w:rFonts w:ascii="Calibri" w:hAnsi="Calibri"/>
                      <w:b/>
                      <w:bCs/>
                      <w:color w:val="000000"/>
                      <w:szCs w:val="22"/>
                    </w:rPr>
                  </w:rPrChange>
                </w:rPr>
                <w:t>23</w:t>
              </w:r>
            </w:ins>
          </w:p>
        </w:tc>
        <w:tc>
          <w:tcPr>
            <w:tcW w:w="137" w:type="pct"/>
            <w:tcBorders>
              <w:top w:val="single" w:sz="8" w:space="0" w:color="auto"/>
              <w:left w:val="nil"/>
              <w:bottom w:val="single" w:sz="8" w:space="0" w:color="auto"/>
              <w:right w:val="single" w:sz="8" w:space="0" w:color="auto"/>
            </w:tcBorders>
            <w:shd w:val="clear" w:color="auto" w:fill="auto"/>
            <w:noWrap/>
            <w:vAlign w:val="center"/>
            <w:hideMark/>
            <w:tcPrChange w:id="482" w:author="Ademar Oliva Xavier Jr." w:date="2014-05-21T10:30:00Z">
              <w:tcPr>
                <w:tcW w:w="460" w:type="dxa"/>
                <w:tcBorders>
                  <w:top w:val="single" w:sz="8" w:space="0" w:color="auto"/>
                  <w:left w:val="nil"/>
                  <w:bottom w:val="single" w:sz="8" w:space="0" w:color="auto"/>
                  <w:right w:val="single" w:sz="8" w:space="0" w:color="auto"/>
                </w:tcBorders>
                <w:shd w:val="clear" w:color="auto" w:fill="auto"/>
                <w:noWrap/>
                <w:vAlign w:val="center"/>
                <w:hideMark/>
              </w:tcPr>
            </w:tcPrChange>
          </w:tcPr>
          <w:p w:rsidR="00AC393F" w:rsidRPr="00AC393F" w:rsidRDefault="00AC393F" w:rsidP="00AC393F">
            <w:pPr>
              <w:ind w:firstLine="0"/>
              <w:jc w:val="center"/>
              <w:rPr>
                <w:ins w:id="483" w:author="Ademar Oliva Xavier Jr." w:date="2014-05-21T10:29:00Z"/>
                <w:rFonts w:ascii="Calibri" w:hAnsi="Calibri"/>
                <w:b/>
                <w:bCs/>
                <w:color w:val="000000"/>
                <w:sz w:val="16"/>
                <w:szCs w:val="16"/>
                <w:rPrChange w:id="484" w:author="Ademar Oliva Xavier Jr." w:date="2014-05-21T10:31:00Z">
                  <w:rPr>
                    <w:ins w:id="485" w:author="Ademar Oliva Xavier Jr." w:date="2014-05-21T10:29:00Z"/>
                    <w:rFonts w:ascii="Calibri" w:hAnsi="Calibri"/>
                    <w:b/>
                    <w:bCs/>
                    <w:color w:val="000000"/>
                    <w:szCs w:val="22"/>
                  </w:rPr>
                </w:rPrChange>
              </w:rPr>
            </w:pPr>
            <w:ins w:id="486" w:author="Ademar Oliva Xavier Jr." w:date="2014-05-21T10:29:00Z">
              <w:r w:rsidRPr="00AC393F">
                <w:rPr>
                  <w:rFonts w:ascii="Calibri" w:hAnsi="Calibri"/>
                  <w:b/>
                  <w:bCs/>
                  <w:color w:val="000000"/>
                  <w:sz w:val="16"/>
                  <w:szCs w:val="16"/>
                  <w:rPrChange w:id="487" w:author="Ademar Oliva Xavier Jr." w:date="2014-05-21T10:31:00Z">
                    <w:rPr>
                      <w:rFonts w:ascii="Calibri" w:hAnsi="Calibri"/>
                      <w:b/>
                      <w:bCs/>
                      <w:color w:val="000000"/>
                      <w:szCs w:val="22"/>
                    </w:rPr>
                  </w:rPrChange>
                </w:rPr>
                <w:t>24</w:t>
              </w:r>
            </w:ins>
          </w:p>
        </w:tc>
      </w:tr>
      <w:tr w:rsidR="00AC393F" w:rsidRPr="00AC393F" w:rsidTr="00AC393F">
        <w:trPr>
          <w:trHeight w:val="315"/>
          <w:ins w:id="488" w:author="Ademar Oliva Xavier Jr." w:date="2014-05-21T10:29:00Z"/>
          <w:trPrChange w:id="489" w:author="Ademar Oliva Xavier Jr." w:date="2014-05-21T10:30:00Z">
            <w:trPr>
              <w:gridBefore w:val="1"/>
              <w:trHeight w:val="315"/>
            </w:trPr>
          </w:trPrChange>
        </w:trPr>
        <w:tc>
          <w:tcPr>
            <w:tcW w:w="5000" w:type="pct"/>
            <w:gridSpan w:val="25"/>
            <w:tcBorders>
              <w:top w:val="single" w:sz="8" w:space="0" w:color="auto"/>
              <w:left w:val="single" w:sz="8" w:space="0" w:color="auto"/>
              <w:bottom w:val="single" w:sz="8" w:space="0" w:color="auto"/>
              <w:right w:val="single" w:sz="8" w:space="0" w:color="000000"/>
            </w:tcBorders>
            <w:shd w:val="clear" w:color="auto" w:fill="auto"/>
            <w:vAlign w:val="center"/>
            <w:hideMark/>
            <w:tcPrChange w:id="490" w:author="Ademar Oliva Xavier Jr." w:date="2014-05-21T10:30:00Z">
              <w:tcPr>
                <w:tcW w:w="16740" w:type="dxa"/>
                <w:gridSpan w:val="50"/>
                <w:tcBorders>
                  <w:top w:val="single" w:sz="8" w:space="0" w:color="auto"/>
                  <w:left w:val="single" w:sz="8" w:space="0" w:color="auto"/>
                  <w:bottom w:val="single" w:sz="8" w:space="0" w:color="auto"/>
                  <w:right w:val="single" w:sz="8" w:space="0" w:color="000000"/>
                </w:tcBorders>
                <w:shd w:val="clear" w:color="auto" w:fill="auto"/>
                <w:vAlign w:val="center"/>
                <w:hideMark/>
              </w:tcPr>
            </w:tcPrChange>
          </w:tcPr>
          <w:p w:rsidR="00AC393F" w:rsidRPr="00AC393F" w:rsidRDefault="00AC393F" w:rsidP="00AC393F">
            <w:pPr>
              <w:ind w:firstLine="0"/>
              <w:jc w:val="center"/>
              <w:rPr>
                <w:ins w:id="491" w:author="Ademar Oliva Xavier Jr." w:date="2014-05-21T10:29:00Z"/>
                <w:rFonts w:ascii="Arial" w:hAnsi="Arial" w:cs="Arial"/>
                <w:b/>
                <w:bCs/>
                <w:color w:val="000000"/>
                <w:sz w:val="16"/>
                <w:szCs w:val="16"/>
                <w:rPrChange w:id="492" w:author="Ademar Oliva Xavier Jr." w:date="2014-05-21T10:31:00Z">
                  <w:rPr>
                    <w:ins w:id="493" w:author="Ademar Oliva Xavier Jr." w:date="2014-05-21T10:29:00Z"/>
                    <w:rFonts w:ascii="Arial" w:hAnsi="Arial" w:cs="Arial"/>
                    <w:b/>
                    <w:bCs/>
                    <w:color w:val="000000"/>
                    <w:sz w:val="20"/>
                    <w:szCs w:val="20"/>
                  </w:rPr>
                </w:rPrChange>
              </w:rPr>
            </w:pPr>
            <w:ins w:id="494" w:author="Ademar Oliva Xavier Jr." w:date="2014-05-21T10:29:00Z">
              <w:r w:rsidRPr="00AC393F">
                <w:rPr>
                  <w:rFonts w:ascii="Arial" w:hAnsi="Arial" w:cs="Arial"/>
                  <w:b/>
                  <w:bCs/>
                  <w:color w:val="000000"/>
                  <w:sz w:val="16"/>
                  <w:szCs w:val="16"/>
                  <w:rPrChange w:id="495" w:author="Ademar Oliva Xavier Jr." w:date="2014-05-21T10:31:00Z">
                    <w:rPr>
                      <w:rFonts w:ascii="Arial" w:hAnsi="Arial" w:cs="Arial"/>
                      <w:b/>
                      <w:bCs/>
                      <w:color w:val="000000"/>
                      <w:sz w:val="20"/>
                      <w:szCs w:val="20"/>
                    </w:rPr>
                  </w:rPrChange>
                </w:rPr>
                <w:t>GIS</w:t>
              </w:r>
            </w:ins>
          </w:p>
        </w:tc>
      </w:tr>
      <w:tr w:rsidR="006600BE" w:rsidRPr="00AC393F" w:rsidTr="00AC393F">
        <w:trPr>
          <w:trHeight w:val="300"/>
          <w:ins w:id="496"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497" w:author="Ademar Oliva Xavier Jr." w:date="2014-05-21T10:29:00Z"/>
                <w:rFonts w:ascii="Arial" w:hAnsi="Arial" w:cs="Arial"/>
                <w:color w:val="000000"/>
                <w:sz w:val="16"/>
                <w:szCs w:val="16"/>
                <w:rPrChange w:id="498" w:author="Ademar Oliva Xavier Jr." w:date="2014-05-21T10:31:00Z">
                  <w:rPr>
                    <w:ins w:id="499" w:author="Ademar Oliva Xavier Jr." w:date="2014-05-21T10:29:00Z"/>
                    <w:rFonts w:ascii="Arial" w:hAnsi="Arial" w:cs="Arial"/>
                    <w:color w:val="000000"/>
                    <w:sz w:val="20"/>
                    <w:szCs w:val="20"/>
                  </w:rPr>
                </w:rPrChange>
              </w:rPr>
            </w:pPr>
            <w:ins w:id="500" w:author="Ademar Oliva Xavier Jr." w:date="2014-05-21T10:29:00Z">
              <w:r w:rsidRPr="00AC393F">
                <w:rPr>
                  <w:rFonts w:ascii="Arial" w:hAnsi="Arial" w:cs="Arial"/>
                  <w:color w:val="000000"/>
                  <w:sz w:val="16"/>
                  <w:szCs w:val="16"/>
                  <w:rPrChange w:id="501" w:author="Ademar Oliva Xavier Jr." w:date="2014-05-21T10:31:00Z">
                    <w:rPr>
                      <w:rFonts w:ascii="Arial" w:hAnsi="Arial" w:cs="Arial"/>
                      <w:color w:val="000000"/>
                      <w:sz w:val="20"/>
                      <w:szCs w:val="20"/>
                    </w:rPr>
                  </w:rPrChange>
                </w:rPr>
                <w:t>Gestão do projeto</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02" w:author="Ademar Oliva Xavier Jr." w:date="2014-05-21T10:29:00Z"/>
                <w:rFonts w:ascii="Calibri" w:hAnsi="Calibri"/>
                <w:color w:val="000000"/>
                <w:sz w:val="16"/>
                <w:szCs w:val="16"/>
                <w:rPrChange w:id="503" w:author="Ademar Oliva Xavier Jr." w:date="2014-05-21T10:31:00Z">
                  <w:rPr>
                    <w:ins w:id="504" w:author="Ademar Oliva Xavier Jr." w:date="2014-05-21T10:29:00Z"/>
                    <w:rFonts w:ascii="Calibri" w:hAnsi="Calibri"/>
                    <w:color w:val="000000"/>
                    <w:szCs w:val="22"/>
                  </w:rPr>
                </w:rPrChange>
              </w:rPr>
            </w:pPr>
            <w:ins w:id="505" w:author="Ademar Oliva Xavier Jr." w:date="2014-05-21T10:29:00Z">
              <w:r w:rsidRPr="00AC393F">
                <w:rPr>
                  <w:rFonts w:ascii="Calibri" w:hAnsi="Calibri"/>
                  <w:color w:val="000000"/>
                  <w:sz w:val="16"/>
                  <w:szCs w:val="16"/>
                  <w:rPrChange w:id="5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07" w:author="Ademar Oliva Xavier Jr." w:date="2014-05-21T10:29:00Z"/>
                <w:rFonts w:ascii="Calibri" w:hAnsi="Calibri"/>
                <w:color w:val="000000"/>
                <w:sz w:val="16"/>
                <w:szCs w:val="16"/>
                <w:rPrChange w:id="508" w:author="Ademar Oliva Xavier Jr." w:date="2014-05-21T10:31:00Z">
                  <w:rPr>
                    <w:ins w:id="509" w:author="Ademar Oliva Xavier Jr." w:date="2014-05-21T10:29:00Z"/>
                    <w:rFonts w:ascii="Calibri" w:hAnsi="Calibri"/>
                    <w:color w:val="000000"/>
                    <w:szCs w:val="22"/>
                  </w:rPr>
                </w:rPrChange>
              </w:rPr>
            </w:pPr>
            <w:ins w:id="510" w:author="Ademar Oliva Xavier Jr." w:date="2014-05-21T10:29:00Z">
              <w:r w:rsidRPr="00AC393F">
                <w:rPr>
                  <w:rFonts w:ascii="Calibri" w:hAnsi="Calibri"/>
                  <w:color w:val="000000"/>
                  <w:sz w:val="16"/>
                  <w:szCs w:val="16"/>
                  <w:rPrChange w:id="5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12" w:author="Ademar Oliva Xavier Jr." w:date="2014-05-21T10:29:00Z"/>
                <w:rFonts w:ascii="Calibri" w:hAnsi="Calibri"/>
                <w:color w:val="000000"/>
                <w:sz w:val="16"/>
                <w:szCs w:val="16"/>
                <w:rPrChange w:id="513" w:author="Ademar Oliva Xavier Jr." w:date="2014-05-21T10:31:00Z">
                  <w:rPr>
                    <w:ins w:id="514" w:author="Ademar Oliva Xavier Jr." w:date="2014-05-21T10:29:00Z"/>
                    <w:rFonts w:ascii="Calibri" w:hAnsi="Calibri"/>
                    <w:color w:val="000000"/>
                    <w:szCs w:val="22"/>
                  </w:rPr>
                </w:rPrChange>
              </w:rPr>
            </w:pPr>
            <w:ins w:id="515" w:author="Ademar Oliva Xavier Jr." w:date="2014-05-21T10:29:00Z">
              <w:r w:rsidRPr="00AC393F">
                <w:rPr>
                  <w:rFonts w:ascii="Calibri" w:hAnsi="Calibri"/>
                  <w:color w:val="000000"/>
                  <w:sz w:val="16"/>
                  <w:szCs w:val="16"/>
                  <w:rPrChange w:id="5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17" w:author="Ademar Oliva Xavier Jr." w:date="2014-05-21T10:29:00Z"/>
                <w:rFonts w:ascii="Calibri" w:hAnsi="Calibri"/>
                <w:color w:val="000000"/>
                <w:sz w:val="16"/>
                <w:szCs w:val="16"/>
                <w:rPrChange w:id="518" w:author="Ademar Oliva Xavier Jr." w:date="2014-05-21T10:31:00Z">
                  <w:rPr>
                    <w:ins w:id="519" w:author="Ademar Oliva Xavier Jr." w:date="2014-05-21T10:29:00Z"/>
                    <w:rFonts w:ascii="Calibri" w:hAnsi="Calibri"/>
                    <w:color w:val="000000"/>
                    <w:szCs w:val="22"/>
                  </w:rPr>
                </w:rPrChange>
              </w:rPr>
            </w:pPr>
            <w:ins w:id="520" w:author="Ademar Oliva Xavier Jr." w:date="2014-05-21T10:29:00Z">
              <w:r w:rsidRPr="00AC393F">
                <w:rPr>
                  <w:rFonts w:ascii="Calibri" w:hAnsi="Calibri"/>
                  <w:color w:val="000000"/>
                  <w:sz w:val="16"/>
                  <w:szCs w:val="16"/>
                  <w:rPrChange w:id="5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22" w:author="Ademar Oliva Xavier Jr." w:date="2014-05-21T10:29:00Z"/>
                <w:rFonts w:ascii="Calibri" w:hAnsi="Calibri"/>
                <w:color w:val="000000"/>
                <w:sz w:val="16"/>
                <w:szCs w:val="16"/>
                <w:rPrChange w:id="523" w:author="Ademar Oliva Xavier Jr." w:date="2014-05-21T10:31:00Z">
                  <w:rPr>
                    <w:ins w:id="524" w:author="Ademar Oliva Xavier Jr." w:date="2014-05-21T10:29:00Z"/>
                    <w:rFonts w:ascii="Calibri" w:hAnsi="Calibri"/>
                    <w:color w:val="000000"/>
                    <w:szCs w:val="22"/>
                  </w:rPr>
                </w:rPrChange>
              </w:rPr>
            </w:pPr>
            <w:ins w:id="525" w:author="Ademar Oliva Xavier Jr." w:date="2014-05-21T10:29:00Z">
              <w:r w:rsidRPr="00AC393F">
                <w:rPr>
                  <w:rFonts w:ascii="Calibri" w:hAnsi="Calibri"/>
                  <w:color w:val="000000"/>
                  <w:sz w:val="16"/>
                  <w:szCs w:val="16"/>
                  <w:rPrChange w:id="5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27" w:author="Ademar Oliva Xavier Jr." w:date="2014-05-21T10:29:00Z"/>
                <w:rFonts w:ascii="Calibri" w:hAnsi="Calibri"/>
                <w:color w:val="000000"/>
                <w:sz w:val="16"/>
                <w:szCs w:val="16"/>
                <w:rPrChange w:id="528" w:author="Ademar Oliva Xavier Jr." w:date="2014-05-21T10:31:00Z">
                  <w:rPr>
                    <w:ins w:id="529" w:author="Ademar Oliva Xavier Jr." w:date="2014-05-21T10:29:00Z"/>
                    <w:rFonts w:ascii="Calibri" w:hAnsi="Calibri"/>
                    <w:color w:val="000000"/>
                    <w:szCs w:val="22"/>
                  </w:rPr>
                </w:rPrChange>
              </w:rPr>
            </w:pPr>
            <w:ins w:id="530" w:author="Ademar Oliva Xavier Jr." w:date="2014-05-21T10:29:00Z">
              <w:r w:rsidRPr="00AC393F">
                <w:rPr>
                  <w:rFonts w:ascii="Calibri" w:hAnsi="Calibri"/>
                  <w:color w:val="000000"/>
                  <w:sz w:val="16"/>
                  <w:szCs w:val="16"/>
                  <w:rPrChange w:id="5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32" w:author="Ademar Oliva Xavier Jr." w:date="2014-05-21T10:29:00Z"/>
                <w:rFonts w:ascii="Calibri" w:hAnsi="Calibri"/>
                <w:color w:val="000000"/>
                <w:sz w:val="16"/>
                <w:szCs w:val="16"/>
                <w:rPrChange w:id="533" w:author="Ademar Oliva Xavier Jr." w:date="2014-05-21T10:31:00Z">
                  <w:rPr>
                    <w:ins w:id="534" w:author="Ademar Oliva Xavier Jr." w:date="2014-05-21T10:29:00Z"/>
                    <w:rFonts w:ascii="Calibri" w:hAnsi="Calibri"/>
                    <w:color w:val="000000"/>
                    <w:szCs w:val="22"/>
                  </w:rPr>
                </w:rPrChange>
              </w:rPr>
            </w:pPr>
            <w:ins w:id="535" w:author="Ademar Oliva Xavier Jr." w:date="2014-05-21T10:29:00Z">
              <w:r w:rsidRPr="00AC393F">
                <w:rPr>
                  <w:rFonts w:ascii="Calibri" w:hAnsi="Calibri"/>
                  <w:color w:val="000000"/>
                  <w:sz w:val="16"/>
                  <w:szCs w:val="16"/>
                  <w:rPrChange w:id="5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37" w:author="Ademar Oliva Xavier Jr." w:date="2014-05-21T10:29:00Z"/>
                <w:rFonts w:ascii="Calibri" w:hAnsi="Calibri"/>
                <w:color w:val="000000"/>
                <w:sz w:val="16"/>
                <w:szCs w:val="16"/>
                <w:rPrChange w:id="538" w:author="Ademar Oliva Xavier Jr." w:date="2014-05-21T10:31:00Z">
                  <w:rPr>
                    <w:ins w:id="539" w:author="Ademar Oliva Xavier Jr." w:date="2014-05-21T10:29:00Z"/>
                    <w:rFonts w:ascii="Calibri" w:hAnsi="Calibri"/>
                    <w:color w:val="000000"/>
                    <w:szCs w:val="22"/>
                  </w:rPr>
                </w:rPrChange>
              </w:rPr>
            </w:pPr>
            <w:ins w:id="540" w:author="Ademar Oliva Xavier Jr." w:date="2014-05-21T10:29:00Z">
              <w:r w:rsidRPr="00AC393F">
                <w:rPr>
                  <w:rFonts w:ascii="Calibri" w:hAnsi="Calibri"/>
                  <w:color w:val="000000"/>
                  <w:sz w:val="16"/>
                  <w:szCs w:val="16"/>
                  <w:rPrChange w:id="5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42" w:author="Ademar Oliva Xavier Jr." w:date="2014-05-21T10:29:00Z"/>
                <w:rFonts w:ascii="Calibri" w:hAnsi="Calibri"/>
                <w:color w:val="000000"/>
                <w:sz w:val="16"/>
                <w:szCs w:val="16"/>
                <w:rPrChange w:id="543" w:author="Ademar Oliva Xavier Jr." w:date="2014-05-21T10:31:00Z">
                  <w:rPr>
                    <w:ins w:id="544" w:author="Ademar Oliva Xavier Jr." w:date="2014-05-21T10:29:00Z"/>
                    <w:rFonts w:ascii="Calibri" w:hAnsi="Calibri"/>
                    <w:color w:val="000000"/>
                    <w:szCs w:val="22"/>
                  </w:rPr>
                </w:rPrChange>
              </w:rPr>
            </w:pPr>
            <w:ins w:id="545" w:author="Ademar Oliva Xavier Jr." w:date="2014-05-21T10:29:00Z">
              <w:r w:rsidRPr="00AC393F">
                <w:rPr>
                  <w:rFonts w:ascii="Calibri" w:hAnsi="Calibri"/>
                  <w:color w:val="000000"/>
                  <w:sz w:val="16"/>
                  <w:szCs w:val="16"/>
                  <w:rPrChange w:id="5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547" w:author="Ademar Oliva Xavier Jr." w:date="2014-05-21T10:29:00Z"/>
                <w:rFonts w:ascii="Calibri" w:hAnsi="Calibri"/>
                <w:color w:val="000000"/>
                <w:sz w:val="16"/>
                <w:szCs w:val="16"/>
                <w:rPrChange w:id="548" w:author="Ademar Oliva Xavier Jr." w:date="2014-05-21T10:31:00Z">
                  <w:rPr>
                    <w:ins w:id="549" w:author="Ademar Oliva Xavier Jr." w:date="2014-05-21T10:29:00Z"/>
                    <w:rFonts w:ascii="Calibri" w:hAnsi="Calibri"/>
                    <w:color w:val="000000"/>
                    <w:szCs w:val="22"/>
                  </w:rPr>
                </w:rPrChange>
              </w:rPr>
            </w:pPr>
            <w:ins w:id="550" w:author="Ademar Oliva Xavier Jr." w:date="2014-05-21T10:29:00Z">
              <w:r w:rsidRPr="00AC393F">
                <w:rPr>
                  <w:rFonts w:ascii="Calibri" w:hAnsi="Calibri"/>
                  <w:color w:val="000000"/>
                  <w:sz w:val="16"/>
                  <w:szCs w:val="16"/>
                  <w:rPrChange w:id="5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52" w:author="Ademar Oliva Xavier Jr." w:date="2014-05-21T10:29:00Z"/>
                <w:rFonts w:ascii="Calibri" w:hAnsi="Calibri"/>
                <w:color w:val="000000"/>
                <w:sz w:val="16"/>
                <w:szCs w:val="16"/>
                <w:rPrChange w:id="553" w:author="Ademar Oliva Xavier Jr." w:date="2014-05-21T10:31:00Z">
                  <w:rPr>
                    <w:ins w:id="554" w:author="Ademar Oliva Xavier Jr." w:date="2014-05-21T10:29:00Z"/>
                    <w:rFonts w:ascii="Calibri" w:hAnsi="Calibri"/>
                    <w:color w:val="000000"/>
                    <w:szCs w:val="22"/>
                  </w:rPr>
                </w:rPrChange>
              </w:rPr>
            </w:pPr>
            <w:ins w:id="555" w:author="Ademar Oliva Xavier Jr." w:date="2014-05-21T10:29:00Z">
              <w:r w:rsidRPr="00AC393F">
                <w:rPr>
                  <w:rFonts w:ascii="Calibri" w:hAnsi="Calibri"/>
                  <w:color w:val="000000"/>
                  <w:sz w:val="16"/>
                  <w:szCs w:val="16"/>
                  <w:rPrChange w:id="5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57" w:author="Ademar Oliva Xavier Jr." w:date="2014-05-21T10:29:00Z"/>
                <w:rFonts w:ascii="Calibri" w:hAnsi="Calibri"/>
                <w:color w:val="000000"/>
                <w:sz w:val="16"/>
                <w:szCs w:val="16"/>
                <w:rPrChange w:id="558" w:author="Ademar Oliva Xavier Jr." w:date="2014-05-21T10:31:00Z">
                  <w:rPr>
                    <w:ins w:id="559" w:author="Ademar Oliva Xavier Jr." w:date="2014-05-21T10:29:00Z"/>
                    <w:rFonts w:ascii="Calibri" w:hAnsi="Calibri"/>
                    <w:color w:val="000000"/>
                    <w:szCs w:val="22"/>
                  </w:rPr>
                </w:rPrChange>
              </w:rPr>
            </w:pPr>
            <w:ins w:id="560" w:author="Ademar Oliva Xavier Jr." w:date="2014-05-21T10:29:00Z">
              <w:r w:rsidRPr="00AC393F">
                <w:rPr>
                  <w:rFonts w:ascii="Calibri" w:hAnsi="Calibri"/>
                  <w:color w:val="000000"/>
                  <w:sz w:val="16"/>
                  <w:szCs w:val="16"/>
                  <w:rPrChange w:id="5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62" w:author="Ademar Oliva Xavier Jr." w:date="2014-05-21T10:29:00Z"/>
                <w:rFonts w:ascii="Calibri" w:hAnsi="Calibri"/>
                <w:color w:val="000000"/>
                <w:sz w:val="16"/>
                <w:szCs w:val="16"/>
                <w:rPrChange w:id="563" w:author="Ademar Oliva Xavier Jr." w:date="2014-05-21T10:31:00Z">
                  <w:rPr>
                    <w:ins w:id="564" w:author="Ademar Oliva Xavier Jr." w:date="2014-05-21T10:29:00Z"/>
                    <w:rFonts w:ascii="Calibri" w:hAnsi="Calibri"/>
                    <w:color w:val="000000"/>
                    <w:szCs w:val="22"/>
                  </w:rPr>
                </w:rPrChange>
              </w:rPr>
            </w:pPr>
            <w:ins w:id="565" w:author="Ademar Oliva Xavier Jr." w:date="2014-05-21T10:29:00Z">
              <w:r w:rsidRPr="00AC393F">
                <w:rPr>
                  <w:rFonts w:ascii="Calibri" w:hAnsi="Calibri"/>
                  <w:color w:val="000000"/>
                  <w:sz w:val="16"/>
                  <w:szCs w:val="16"/>
                  <w:rPrChange w:id="5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67" w:author="Ademar Oliva Xavier Jr." w:date="2014-05-21T10:29:00Z"/>
                <w:rFonts w:ascii="Calibri" w:hAnsi="Calibri"/>
                <w:color w:val="000000"/>
                <w:sz w:val="16"/>
                <w:szCs w:val="16"/>
                <w:rPrChange w:id="568" w:author="Ademar Oliva Xavier Jr." w:date="2014-05-21T10:31:00Z">
                  <w:rPr>
                    <w:ins w:id="569" w:author="Ademar Oliva Xavier Jr." w:date="2014-05-21T10:29:00Z"/>
                    <w:rFonts w:ascii="Calibri" w:hAnsi="Calibri"/>
                    <w:color w:val="000000"/>
                    <w:szCs w:val="22"/>
                  </w:rPr>
                </w:rPrChange>
              </w:rPr>
            </w:pPr>
            <w:ins w:id="570" w:author="Ademar Oliva Xavier Jr." w:date="2014-05-21T10:29:00Z">
              <w:r w:rsidRPr="00AC393F">
                <w:rPr>
                  <w:rFonts w:ascii="Calibri" w:hAnsi="Calibri"/>
                  <w:color w:val="000000"/>
                  <w:sz w:val="16"/>
                  <w:szCs w:val="16"/>
                  <w:rPrChange w:id="5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72" w:author="Ademar Oliva Xavier Jr." w:date="2014-05-21T10:29:00Z"/>
                <w:rFonts w:ascii="Calibri" w:hAnsi="Calibri"/>
                <w:color w:val="000000"/>
                <w:sz w:val="16"/>
                <w:szCs w:val="16"/>
                <w:rPrChange w:id="573" w:author="Ademar Oliva Xavier Jr." w:date="2014-05-21T10:31:00Z">
                  <w:rPr>
                    <w:ins w:id="574" w:author="Ademar Oliva Xavier Jr." w:date="2014-05-21T10:29:00Z"/>
                    <w:rFonts w:ascii="Calibri" w:hAnsi="Calibri"/>
                    <w:color w:val="000000"/>
                    <w:szCs w:val="22"/>
                  </w:rPr>
                </w:rPrChange>
              </w:rPr>
            </w:pPr>
            <w:ins w:id="575" w:author="Ademar Oliva Xavier Jr." w:date="2014-05-21T10:29:00Z">
              <w:r w:rsidRPr="00AC393F">
                <w:rPr>
                  <w:rFonts w:ascii="Calibri" w:hAnsi="Calibri"/>
                  <w:color w:val="000000"/>
                  <w:sz w:val="16"/>
                  <w:szCs w:val="16"/>
                  <w:rPrChange w:id="5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77" w:author="Ademar Oliva Xavier Jr." w:date="2014-05-21T10:29:00Z"/>
                <w:rFonts w:ascii="Calibri" w:hAnsi="Calibri"/>
                <w:color w:val="000000"/>
                <w:sz w:val="16"/>
                <w:szCs w:val="16"/>
                <w:rPrChange w:id="578" w:author="Ademar Oliva Xavier Jr." w:date="2014-05-21T10:31:00Z">
                  <w:rPr>
                    <w:ins w:id="579" w:author="Ademar Oliva Xavier Jr." w:date="2014-05-21T10:29:00Z"/>
                    <w:rFonts w:ascii="Calibri" w:hAnsi="Calibri"/>
                    <w:color w:val="000000"/>
                    <w:szCs w:val="22"/>
                  </w:rPr>
                </w:rPrChange>
              </w:rPr>
            </w:pPr>
            <w:ins w:id="580" w:author="Ademar Oliva Xavier Jr." w:date="2014-05-21T10:29:00Z">
              <w:r w:rsidRPr="00AC393F">
                <w:rPr>
                  <w:rFonts w:ascii="Calibri" w:hAnsi="Calibri"/>
                  <w:color w:val="000000"/>
                  <w:sz w:val="16"/>
                  <w:szCs w:val="16"/>
                  <w:rPrChange w:id="5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82" w:author="Ademar Oliva Xavier Jr." w:date="2014-05-21T10:29:00Z"/>
                <w:rFonts w:ascii="Calibri" w:hAnsi="Calibri"/>
                <w:color w:val="000000"/>
                <w:sz w:val="16"/>
                <w:szCs w:val="16"/>
                <w:rPrChange w:id="583" w:author="Ademar Oliva Xavier Jr." w:date="2014-05-21T10:31:00Z">
                  <w:rPr>
                    <w:ins w:id="584" w:author="Ademar Oliva Xavier Jr." w:date="2014-05-21T10:29:00Z"/>
                    <w:rFonts w:ascii="Calibri" w:hAnsi="Calibri"/>
                    <w:color w:val="000000"/>
                    <w:szCs w:val="22"/>
                  </w:rPr>
                </w:rPrChange>
              </w:rPr>
            </w:pPr>
            <w:ins w:id="585" w:author="Ademar Oliva Xavier Jr." w:date="2014-05-21T10:29:00Z">
              <w:r w:rsidRPr="00AC393F">
                <w:rPr>
                  <w:rFonts w:ascii="Calibri" w:hAnsi="Calibri"/>
                  <w:color w:val="000000"/>
                  <w:sz w:val="16"/>
                  <w:szCs w:val="16"/>
                  <w:rPrChange w:id="5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587" w:author="Ademar Oliva Xavier Jr." w:date="2014-05-21T10:29:00Z"/>
                <w:rFonts w:ascii="Calibri" w:hAnsi="Calibri"/>
                <w:color w:val="000000"/>
                <w:sz w:val="16"/>
                <w:szCs w:val="16"/>
                <w:rPrChange w:id="588" w:author="Ademar Oliva Xavier Jr." w:date="2014-05-21T10:31:00Z">
                  <w:rPr>
                    <w:ins w:id="589" w:author="Ademar Oliva Xavier Jr." w:date="2014-05-21T10:29:00Z"/>
                    <w:rFonts w:ascii="Calibri" w:hAnsi="Calibri"/>
                    <w:color w:val="000000"/>
                    <w:szCs w:val="22"/>
                  </w:rPr>
                </w:rPrChange>
              </w:rPr>
            </w:pPr>
            <w:ins w:id="590" w:author="Ademar Oliva Xavier Jr." w:date="2014-05-21T10:29:00Z">
              <w:r w:rsidRPr="00AC393F">
                <w:rPr>
                  <w:rFonts w:ascii="Calibri" w:hAnsi="Calibri"/>
                  <w:color w:val="000000"/>
                  <w:sz w:val="16"/>
                  <w:szCs w:val="16"/>
                  <w:rPrChange w:id="591"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92" w:author="Ademar Oliva Xavier Jr." w:date="2014-05-21T10:29:00Z"/>
                <w:rFonts w:ascii="Calibri" w:hAnsi="Calibri"/>
                <w:color w:val="000000"/>
                <w:sz w:val="16"/>
                <w:szCs w:val="16"/>
                <w:rPrChange w:id="593" w:author="Ademar Oliva Xavier Jr." w:date="2014-05-21T10:31:00Z">
                  <w:rPr>
                    <w:ins w:id="594" w:author="Ademar Oliva Xavier Jr." w:date="2014-05-21T10:29:00Z"/>
                    <w:rFonts w:ascii="Calibri" w:hAnsi="Calibri"/>
                    <w:color w:val="000000"/>
                    <w:szCs w:val="22"/>
                  </w:rPr>
                </w:rPrChange>
              </w:rPr>
            </w:pPr>
            <w:ins w:id="595" w:author="Ademar Oliva Xavier Jr." w:date="2014-05-21T10:29:00Z">
              <w:r w:rsidRPr="00AC393F">
                <w:rPr>
                  <w:rFonts w:ascii="Calibri" w:hAnsi="Calibri"/>
                  <w:color w:val="000000"/>
                  <w:sz w:val="16"/>
                  <w:szCs w:val="16"/>
                  <w:rPrChange w:id="5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597" w:author="Ademar Oliva Xavier Jr." w:date="2014-05-21T10:29:00Z"/>
                <w:rFonts w:ascii="Calibri" w:hAnsi="Calibri"/>
                <w:color w:val="000000"/>
                <w:sz w:val="16"/>
                <w:szCs w:val="16"/>
                <w:rPrChange w:id="598" w:author="Ademar Oliva Xavier Jr." w:date="2014-05-21T10:31:00Z">
                  <w:rPr>
                    <w:ins w:id="599" w:author="Ademar Oliva Xavier Jr." w:date="2014-05-21T10:29:00Z"/>
                    <w:rFonts w:ascii="Calibri" w:hAnsi="Calibri"/>
                    <w:color w:val="000000"/>
                    <w:szCs w:val="22"/>
                  </w:rPr>
                </w:rPrChange>
              </w:rPr>
            </w:pPr>
            <w:ins w:id="600" w:author="Ademar Oliva Xavier Jr." w:date="2014-05-21T10:29:00Z">
              <w:r w:rsidRPr="00AC393F">
                <w:rPr>
                  <w:rFonts w:ascii="Calibri" w:hAnsi="Calibri"/>
                  <w:color w:val="000000"/>
                  <w:sz w:val="16"/>
                  <w:szCs w:val="16"/>
                  <w:rPrChange w:id="6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602" w:author="Ademar Oliva Xavier Jr." w:date="2014-05-21T10:29:00Z"/>
                <w:rFonts w:ascii="Calibri" w:hAnsi="Calibri"/>
                <w:color w:val="000000"/>
                <w:sz w:val="16"/>
                <w:szCs w:val="16"/>
                <w:rPrChange w:id="603" w:author="Ademar Oliva Xavier Jr." w:date="2014-05-21T10:31:00Z">
                  <w:rPr>
                    <w:ins w:id="604" w:author="Ademar Oliva Xavier Jr." w:date="2014-05-21T10:29:00Z"/>
                    <w:rFonts w:ascii="Calibri" w:hAnsi="Calibri"/>
                    <w:color w:val="000000"/>
                    <w:szCs w:val="22"/>
                  </w:rPr>
                </w:rPrChange>
              </w:rPr>
            </w:pPr>
            <w:ins w:id="605" w:author="Ademar Oliva Xavier Jr." w:date="2014-05-21T10:29:00Z">
              <w:r w:rsidRPr="00AC393F">
                <w:rPr>
                  <w:rFonts w:ascii="Calibri" w:hAnsi="Calibri"/>
                  <w:color w:val="000000"/>
                  <w:sz w:val="16"/>
                  <w:szCs w:val="16"/>
                  <w:rPrChange w:id="6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607" w:author="Ademar Oliva Xavier Jr." w:date="2014-05-21T10:29:00Z"/>
                <w:rFonts w:ascii="Calibri" w:hAnsi="Calibri"/>
                <w:color w:val="000000"/>
                <w:sz w:val="16"/>
                <w:szCs w:val="16"/>
                <w:rPrChange w:id="608" w:author="Ademar Oliva Xavier Jr." w:date="2014-05-21T10:31:00Z">
                  <w:rPr>
                    <w:ins w:id="609" w:author="Ademar Oliva Xavier Jr." w:date="2014-05-21T10:29:00Z"/>
                    <w:rFonts w:ascii="Calibri" w:hAnsi="Calibri"/>
                    <w:color w:val="000000"/>
                    <w:szCs w:val="22"/>
                  </w:rPr>
                </w:rPrChange>
              </w:rPr>
            </w:pPr>
            <w:ins w:id="610" w:author="Ademar Oliva Xavier Jr." w:date="2014-05-21T10:29:00Z">
              <w:r w:rsidRPr="00AC393F">
                <w:rPr>
                  <w:rFonts w:ascii="Calibri" w:hAnsi="Calibri"/>
                  <w:color w:val="000000"/>
                  <w:sz w:val="16"/>
                  <w:szCs w:val="16"/>
                  <w:rPrChange w:id="6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612" w:author="Ademar Oliva Xavier Jr." w:date="2014-05-21T10:29:00Z"/>
                <w:rFonts w:ascii="Calibri" w:hAnsi="Calibri"/>
                <w:color w:val="000000"/>
                <w:sz w:val="16"/>
                <w:szCs w:val="16"/>
                <w:rPrChange w:id="613" w:author="Ademar Oliva Xavier Jr." w:date="2014-05-21T10:31:00Z">
                  <w:rPr>
                    <w:ins w:id="614" w:author="Ademar Oliva Xavier Jr." w:date="2014-05-21T10:29:00Z"/>
                    <w:rFonts w:ascii="Calibri" w:hAnsi="Calibri"/>
                    <w:color w:val="000000"/>
                    <w:szCs w:val="22"/>
                  </w:rPr>
                </w:rPrChange>
              </w:rPr>
            </w:pPr>
            <w:ins w:id="615" w:author="Ademar Oliva Xavier Jr." w:date="2014-05-21T10:29:00Z">
              <w:r w:rsidRPr="00AC393F">
                <w:rPr>
                  <w:rFonts w:ascii="Calibri" w:hAnsi="Calibri"/>
                  <w:color w:val="000000"/>
                  <w:sz w:val="16"/>
                  <w:szCs w:val="16"/>
                  <w:rPrChange w:id="6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617" w:author="Ademar Oliva Xavier Jr." w:date="2014-05-21T10:29:00Z"/>
                <w:rFonts w:ascii="Calibri" w:hAnsi="Calibri"/>
                <w:color w:val="000000"/>
                <w:sz w:val="16"/>
                <w:szCs w:val="16"/>
                <w:rPrChange w:id="618" w:author="Ademar Oliva Xavier Jr." w:date="2014-05-21T10:31:00Z">
                  <w:rPr>
                    <w:ins w:id="619" w:author="Ademar Oliva Xavier Jr." w:date="2014-05-21T10:29:00Z"/>
                    <w:rFonts w:ascii="Calibri" w:hAnsi="Calibri"/>
                    <w:color w:val="000000"/>
                    <w:szCs w:val="22"/>
                  </w:rPr>
                </w:rPrChange>
              </w:rPr>
            </w:pPr>
            <w:ins w:id="620" w:author="Ademar Oliva Xavier Jr." w:date="2014-05-21T10:29:00Z">
              <w:r w:rsidRPr="00AC393F">
                <w:rPr>
                  <w:rFonts w:ascii="Calibri" w:hAnsi="Calibri"/>
                  <w:color w:val="000000"/>
                  <w:sz w:val="16"/>
                  <w:szCs w:val="16"/>
                  <w:rPrChange w:id="621" w:author="Ademar Oliva Xavier Jr." w:date="2014-05-21T10:31:00Z">
                    <w:rPr>
                      <w:rFonts w:ascii="Calibri" w:hAnsi="Calibri"/>
                      <w:color w:val="000000"/>
                      <w:szCs w:val="22"/>
                    </w:rPr>
                  </w:rPrChange>
                </w:rPr>
                <w:t> </w:t>
              </w:r>
            </w:ins>
          </w:p>
        </w:tc>
      </w:tr>
      <w:tr w:rsidR="006600BE" w:rsidRPr="00AC393F" w:rsidTr="00AC393F">
        <w:trPr>
          <w:trHeight w:val="300"/>
          <w:ins w:id="622"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623" w:author="Ademar Oliva Xavier Jr." w:date="2014-05-21T10:29:00Z"/>
                <w:rFonts w:ascii="Arial" w:hAnsi="Arial" w:cs="Arial"/>
                <w:color w:val="000000"/>
                <w:sz w:val="16"/>
                <w:szCs w:val="16"/>
                <w:rPrChange w:id="624" w:author="Ademar Oliva Xavier Jr." w:date="2014-05-21T10:31:00Z">
                  <w:rPr>
                    <w:ins w:id="625" w:author="Ademar Oliva Xavier Jr." w:date="2014-05-21T10:29:00Z"/>
                    <w:rFonts w:ascii="Arial" w:hAnsi="Arial" w:cs="Arial"/>
                    <w:color w:val="000000"/>
                    <w:sz w:val="20"/>
                    <w:szCs w:val="20"/>
                  </w:rPr>
                </w:rPrChange>
              </w:rPr>
            </w:pPr>
            <w:ins w:id="626" w:author="Ademar Oliva Xavier Jr." w:date="2014-05-21T10:29:00Z">
              <w:r w:rsidRPr="00AC393F">
                <w:rPr>
                  <w:rFonts w:ascii="Arial" w:hAnsi="Arial" w:cs="Arial"/>
                  <w:color w:val="000000"/>
                  <w:sz w:val="16"/>
                  <w:szCs w:val="16"/>
                  <w:rPrChange w:id="627" w:author="Ademar Oliva Xavier Jr." w:date="2014-05-21T10:31:00Z">
                    <w:rPr>
                      <w:rFonts w:ascii="Arial" w:hAnsi="Arial" w:cs="Arial"/>
                      <w:color w:val="000000"/>
                      <w:sz w:val="20"/>
                      <w:szCs w:val="20"/>
                    </w:rPr>
                  </w:rPrChange>
                </w:rPr>
                <w:t>Planejamento geral</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628" w:author="Ademar Oliva Xavier Jr." w:date="2014-05-21T10:29:00Z"/>
                <w:rFonts w:ascii="Calibri" w:hAnsi="Calibri"/>
                <w:color w:val="000000"/>
                <w:sz w:val="16"/>
                <w:szCs w:val="16"/>
                <w:rPrChange w:id="629" w:author="Ademar Oliva Xavier Jr." w:date="2014-05-21T10:31:00Z">
                  <w:rPr>
                    <w:ins w:id="630" w:author="Ademar Oliva Xavier Jr." w:date="2014-05-21T10:29:00Z"/>
                    <w:rFonts w:ascii="Calibri" w:hAnsi="Calibri"/>
                    <w:color w:val="000000"/>
                    <w:szCs w:val="22"/>
                  </w:rPr>
                </w:rPrChange>
              </w:rPr>
            </w:pPr>
            <w:ins w:id="631" w:author="Ademar Oliva Xavier Jr." w:date="2014-05-21T10:29:00Z">
              <w:r w:rsidRPr="00AC393F">
                <w:rPr>
                  <w:rFonts w:ascii="Calibri" w:hAnsi="Calibri"/>
                  <w:color w:val="000000"/>
                  <w:sz w:val="16"/>
                  <w:szCs w:val="16"/>
                  <w:rPrChange w:id="6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633" w:author="Ademar Oliva Xavier Jr." w:date="2014-05-21T10:29:00Z"/>
                <w:rFonts w:ascii="Calibri" w:hAnsi="Calibri"/>
                <w:color w:val="000000"/>
                <w:sz w:val="16"/>
                <w:szCs w:val="16"/>
                <w:rPrChange w:id="634" w:author="Ademar Oliva Xavier Jr." w:date="2014-05-21T10:31:00Z">
                  <w:rPr>
                    <w:ins w:id="635" w:author="Ademar Oliva Xavier Jr." w:date="2014-05-21T10:29:00Z"/>
                    <w:rFonts w:ascii="Calibri" w:hAnsi="Calibri"/>
                    <w:color w:val="000000"/>
                    <w:szCs w:val="22"/>
                  </w:rPr>
                </w:rPrChange>
              </w:rPr>
            </w:pPr>
            <w:ins w:id="636" w:author="Ademar Oliva Xavier Jr." w:date="2014-05-21T10:29:00Z">
              <w:r w:rsidRPr="00AC393F">
                <w:rPr>
                  <w:rFonts w:ascii="Calibri" w:hAnsi="Calibri"/>
                  <w:color w:val="000000"/>
                  <w:sz w:val="16"/>
                  <w:szCs w:val="16"/>
                  <w:rPrChange w:id="6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38" w:author="Ademar Oliva Xavier Jr." w:date="2014-05-21T10:29:00Z"/>
                <w:rFonts w:ascii="Calibri" w:hAnsi="Calibri"/>
                <w:color w:val="000000"/>
                <w:sz w:val="16"/>
                <w:szCs w:val="16"/>
                <w:rPrChange w:id="639" w:author="Ademar Oliva Xavier Jr." w:date="2014-05-21T10:31:00Z">
                  <w:rPr>
                    <w:ins w:id="640" w:author="Ademar Oliva Xavier Jr." w:date="2014-05-21T10:29:00Z"/>
                    <w:rFonts w:ascii="Calibri" w:hAnsi="Calibri"/>
                    <w:color w:val="000000"/>
                    <w:szCs w:val="22"/>
                  </w:rPr>
                </w:rPrChange>
              </w:rPr>
            </w:pPr>
            <w:ins w:id="641" w:author="Ademar Oliva Xavier Jr." w:date="2014-05-21T10:29:00Z">
              <w:r w:rsidRPr="00AC393F">
                <w:rPr>
                  <w:rFonts w:ascii="Calibri" w:hAnsi="Calibri"/>
                  <w:color w:val="000000"/>
                  <w:sz w:val="16"/>
                  <w:szCs w:val="16"/>
                  <w:rPrChange w:id="6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43" w:author="Ademar Oliva Xavier Jr." w:date="2014-05-21T10:29:00Z"/>
                <w:rFonts w:ascii="Calibri" w:hAnsi="Calibri"/>
                <w:color w:val="000000"/>
                <w:sz w:val="16"/>
                <w:szCs w:val="16"/>
                <w:rPrChange w:id="644" w:author="Ademar Oliva Xavier Jr." w:date="2014-05-21T10:31:00Z">
                  <w:rPr>
                    <w:ins w:id="645" w:author="Ademar Oliva Xavier Jr." w:date="2014-05-21T10:29:00Z"/>
                    <w:rFonts w:ascii="Calibri" w:hAnsi="Calibri"/>
                    <w:color w:val="000000"/>
                    <w:szCs w:val="22"/>
                  </w:rPr>
                </w:rPrChange>
              </w:rPr>
            </w:pPr>
            <w:ins w:id="646" w:author="Ademar Oliva Xavier Jr." w:date="2014-05-21T10:29:00Z">
              <w:r w:rsidRPr="00AC393F">
                <w:rPr>
                  <w:rFonts w:ascii="Calibri" w:hAnsi="Calibri"/>
                  <w:color w:val="000000"/>
                  <w:sz w:val="16"/>
                  <w:szCs w:val="16"/>
                  <w:rPrChange w:id="6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48" w:author="Ademar Oliva Xavier Jr." w:date="2014-05-21T10:29:00Z"/>
                <w:rFonts w:ascii="Calibri" w:hAnsi="Calibri"/>
                <w:color w:val="000000"/>
                <w:sz w:val="16"/>
                <w:szCs w:val="16"/>
                <w:rPrChange w:id="649" w:author="Ademar Oliva Xavier Jr." w:date="2014-05-21T10:31:00Z">
                  <w:rPr>
                    <w:ins w:id="650" w:author="Ademar Oliva Xavier Jr." w:date="2014-05-21T10:29:00Z"/>
                    <w:rFonts w:ascii="Calibri" w:hAnsi="Calibri"/>
                    <w:color w:val="000000"/>
                    <w:szCs w:val="22"/>
                  </w:rPr>
                </w:rPrChange>
              </w:rPr>
            </w:pPr>
            <w:ins w:id="651" w:author="Ademar Oliva Xavier Jr." w:date="2014-05-21T10:29:00Z">
              <w:r w:rsidRPr="00AC393F">
                <w:rPr>
                  <w:rFonts w:ascii="Calibri" w:hAnsi="Calibri"/>
                  <w:color w:val="000000"/>
                  <w:sz w:val="16"/>
                  <w:szCs w:val="16"/>
                  <w:rPrChange w:id="6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53" w:author="Ademar Oliva Xavier Jr." w:date="2014-05-21T10:29:00Z"/>
                <w:rFonts w:ascii="Calibri" w:hAnsi="Calibri"/>
                <w:color w:val="000000"/>
                <w:sz w:val="16"/>
                <w:szCs w:val="16"/>
                <w:rPrChange w:id="654" w:author="Ademar Oliva Xavier Jr." w:date="2014-05-21T10:31:00Z">
                  <w:rPr>
                    <w:ins w:id="655" w:author="Ademar Oliva Xavier Jr." w:date="2014-05-21T10:29:00Z"/>
                    <w:rFonts w:ascii="Calibri" w:hAnsi="Calibri"/>
                    <w:color w:val="000000"/>
                    <w:szCs w:val="22"/>
                  </w:rPr>
                </w:rPrChange>
              </w:rPr>
            </w:pPr>
            <w:ins w:id="656" w:author="Ademar Oliva Xavier Jr." w:date="2014-05-21T10:29:00Z">
              <w:r w:rsidRPr="00AC393F">
                <w:rPr>
                  <w:rFonts w:ascii="Calibri" w:hAnsi="Calibri"/>
                  <w:color w:val="000000"/>
                  <w:sz w:val="16"/>
                  <w:szCs w:val="16"/>
                  <w:rPrChange w:id="6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58" w:author="Ademar Oliva Xavier Jr." w:date="2014-05-21T10:29:00Z"/>
                <w:rFonts w:ascii="Calibri" w:hAnsi="Calibri"/>
                <w:color w:val="000000"/>
                <w:sz w:val="16"/>
                <w:szCs w:val="16"/>
                <w:rPrChange w:id="659" w:author="Ademar Oliva Xavier Jr." w:date="2014-05-21T10:31:00Z">
                  <w:rPr>
                    <w:ins w:id="660" w:author="Ademar Oliva Xavier Jr." w:date="2014-05-21T10:29:00Z"/>
                    <w:rFonts w:ascii="Calibri" w:hAnsi="Calibri"/>
                    <w:color w:val="000000"/>
                    <w:szCs w:val="22"/>
                  </w:rPr>
                </w:rPrChange>
              </w:rPr>
            </w:pPr>
            <w:ins w:id="661" w:author="Ademar Oliva Xavier Jr." w:date="2014-05-21T10:29:00Z">
              <w:r w:rsidRPr="00AC393F">
                <w:rPr>
                  <w:rFonts w:ascii="Calibri" w:hAnsi="Calibri"/>
                  <w:color w:val="000000"/>
                  <w:sz w:val="16"/>
                  <w:szCs w:val="16"/>
                  <w:rPrChange w:id="6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63" w:author="Ademar Oliva Xavier Jr." w:date="2014-05-21T10:29:00Z"/>
                <w:rFonts w:ascii="Calibri" w:hAnsi="Calibri"/>
                <w:color w:val="000000"/>
                <w:sz w:val="16"/>
                <w:szCs w:val="16"/>
                <w:rPrChange w:id="664" w:author="Ademar Oliva Xavier Jr." w:date="2014-05-21T10:31:00Z">
                  <w:rPr>
                    <w:ins w:id="665" w:author="Ademar Oliva Xavier Jr." w:date="2014-05-21T10:29:00Z"/>
                    <w:rFonts w:ascii="Calibri" w:hAnsi="Calibri"/>
                    <w:color w:val="000000"/>
                    <w:szCs w:val="22"/>
                  </w:rPr>
                </w:rPrChange>
              </w:rPr>
            </w:pPr>
            <w:ins w:id="666" w:author="Ademar Oliva Xavier Jr." w:date="2014-05-21T10:29:00Z">
              <w:r w:rsidRPr="00AC393F">
                <w:rPr>
                  <w:rFonts w:ascii="Calibri" w:hAnsi="Calibri"/>
                  <w:color w:val="000000"/>
                  <w:sz w:val="16"/>
                  <w:szCs w:val="16"/>
                  <w:rPrChange w:id="6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68" w:author="Ademar Oliva Xavier Jr." w:date="2014-05-21T10:29:00Z"/>
                <w:rFonts w:ascii="Calibri" w:hAnsi="Calibri"/>
                <w:color w:val="000000"/>
                <w:sz w:val="16"/>
                <w:szCs w:val="16"/>
                <w:rPrChange w:id="669" w:author="Ademar Oliva Xavier Jr." w:date="2014-05-21T10:31:00Z">
                  <w:rPr>
                    <w:ins w:id="670" w:author="Ademar Oliva Xavier Jr." w:date="2014-05-21T10:29:00Z"/>
                    <w:rFonts w:ascii="Calibri" w:hAnsi="Calibri"/>
                    <w:color w:val="000000"/>
                    <w:szCs w:val="22"/>
                  </w:rPr>
                </w:rPrChange>
              </w:rPr>
            </w:pPr>
            <w:ins w:id="671" w:author="Ademar Oliva Xavier Jr." w:date="2014-05-21T10:29:00Z">
              <w:r w:rsidRPr="00AC393F">
                <w:rPr>
                  <w:rFonts w:ascii="Calibri" w:hAnsi="Calibri"/>
                  <w:color w:val="000000"/>
                  <w:sz w:val="16"/>
                  <w:szCs w:val="16"/>
                  <w:rPrChange w:id="6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673" w:author="Ademar Oliva Xavier Jr." w:date="2014-05-21T10:29:00Z"/>
                <w:rFonts w:ascii="Calibri" w:hAnsi="Calibri"/>
                <w:color w:val="000000"/>
                <w:sz w:val="16"/>
                <w:szCs w:val="16"/>
                <w:rPrChange w:id="674" w:author="Ademar Oliva Xavier Jr." w:date="2014-05-21T10:31:00Z">
                  <w:rPr>
                    <w:ins w:id="675" w:author="Ademar Oliva Xavier Jr." w:date="2014-05-21T10:29:00Z"/>
                    <w:rFonts w:ascii="Calibri" w:hAnsi="Calibri"/>
                    <w:color w:val="000000"/>
                    <w:szCs w:val="22"/>
                  </w:rPr>
                </w:rPrChange>
              </w:rPr>
            </w:pPr>
            <w:ins w:id="676" w:author="Ademar Oliva Xavier Jr." w:date="2014-05-21T10:29:00Z">
              <w:r w:rsidRPr="00AC393F">
                <w:rPr>
                  <w:rFonts w:ascii="Calibri" w:hAnsi="Calibri"/>
                  <w:color w:val="000000"/>
                  <w:sz w:val="16"/>
                  <w:szCs w:val="16"/>
                  <w:rPrChange w:id="6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78" w:author="Ademar Oliva Xavier Jr." w:date="2014-05-21T10:29:00Z"/>
                <w:rFonts w:ascii="Calibri" w:hAnsi="Calibri"/>
                <w:color w:val="000000"/>
                <w:sz w:val="16"/>
                <w:szCs w:val="16"/>
                <w:rPrChange w:id="679" w:author="Ademar Oliva Xavier Jr." w:date="2014-05-21T10:31:00Z">
                  <w:rPr>
                    <w:ins w:id="680" w:author="Ademar Oliva Xavier Jr." w:date="2014-05-21T10:29:00Z"/>
                    <w:rFonts w:ascii="Calibri" w:hAnsi="Calibri"/>
                    <w:color w:val="000000"/>
                    <w:szCs w:val="22"/>
                  </w:rPr>
                </w:rPrChange>
              </w:rPr>
            </w:pPr>
            <w:ins w:id="681" w:author="Ademar Oliva Xavier Jr." w:date="2014-05-21T10:29:00Z">
              <w:r w:rsidRPr="00AC393F">
                <w:rPr>
                  <w:rFonts w:ascii="Calibri" w:hAnsi="Calibri"/>
                  <w:color w:val="000000"/>
                  <w:sz w:val="16"/>
                  <w:szCs w:val="16"/>
                  <w:rPrChange w:id="6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83" w:author="Ademar Oliva Xavier Jr." w:date="2014-05-21T10:29:00Z"/>
                <w:rFonts w:ascii="Calibri" w:hAnsi="Calibri"/>
                <w:color w:val="000000"/>
                <w:sz w:val="16"/>
                <w:szCs w:val="16"/>
                <w:rPrChange w:id="684" w:author="Ademar Oliva Xavier Jr." w:date="2014-05-21T10:31:00Z">
                  <w:rPr>
                    <w:ins w:id="685" w:author="Ademar Oliva Xavier Jr." w:date="2014-05-21T10:29:00Z"/>
                    <w:rFonts w:ascii="Calibri" w:hAnsi="Calibri"/>
                    <w:color w:val="000000"/>
                    <w:szCs w:val="22"/>
                  </w:rPr>
                </w:rPrChange>
              </w:rPr>
            </w:pPr>
            <w:ins w:id="686" w:author="Ademar Oliva Xavier Jr." w:date="2014-05-21T10:29:00Z">
              <w:r w:rsidRPr="00AC393F">
                <w:rPr>
                  <w:rFonts w:ascii="Calibri" w:hAnsi="Calibri"/>
                  <w:color w:val="000000"/>
                  <w:sz w:val="16"/>
                  <w:szCs w:val="16"/>
                  <w:rPrChange w:id="6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88" w:author="Ademar Oliva Xavier Jr." w:date="2014-05-21T10:29:00Z"/>
                <w:rFonts w:ascii="Calibri" w:hAnsi="Calibri"/>
                <w:color w:val="000000"/>
                <w:sz w:val="16"/>
                <w:szCs w:val="16"/>
                <w:rPrChange w:id="689" w:author="Ademar Oliva Xavier Jr." w:date="2014-05-21T10:31:00Z">
                  <w:rPr>
                    <w:ins w:id="690" w:author="Ademar Oliva Xavier Jr." w:date="2014-05-21T10:29:00Z"/>
                    <w:rFonts w:ascii="Calibri" w:hAnsi="Calibri"/>
                    <w:color w:val="000000"/>
                    <w:szCs w:val="22"/>
                  </w:rPr>
                </w:rPrChange>
              </w:rPr>
            </w:pPr>
            <w:ins w:id="691" w:author="Ademar Oliva Xavier Jr." w:date="2014-05-21T10:29:00Z">
              <w:r w:rsidRPr="00AC393F">
                <w:rPr>
                  <w:rFonts w:ascii="Calibri" w:hAnsi="Calibri"/>
                  <w:color w:val="000000"/>
                  <w:sz w:val="16"/>
                  <w:szCs w:val="16"/>
                  <w:rPrChange w:id="6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93" w:author="Ademar Oliva Xavier Jr." w:date="2014-05-21T10:29:00Z"/>
                <w:rFonts w:ascii="Calibri" w:hAnsi="Calibri"/>
                <w:color w:val="000000"/>
                <w:sz w:val="16"/>
                <w:szCs w:val="16"/>
                <w:rPrChange w:id="694" w:author="Ademar Oliva Xavier Jr." w:date="2014-05-21T10:31:00Z">
                  <w:rPr>
                    <w:ins w:id="695" w:author="Ademar Oliva Xavier Jr." w:date="2014-05-21T10:29:00Z"/>
                    <w:rFonts w:ascii="Calibri" w:hAnsi="Calibri"/>
                    <w:color w:val="000000"/>
                    <w:szCs w:val="22"/>
                  </w:rPr>
                </w:rPrChange>
              </w:rPr>
            </w:pPr>
            <w:ins w:id="696" w:author="Ademar Oliva Xavier Jr." w:date="2014-05-21T10:29:00Z">
              <w:r w:rsidRPr="00AC393F">
                <w:rPr>
                  <w:rFonts w:ascii="Calibri" w:hAnsi="Calibri"/>
                  <w:color w:val="000000"/>
                  <w:sz w:val="16"/>
                  <w:szCs w:val="16"/>
                  <w:rPrChange w:id="6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698" w:author="Ademar Oliva Xavier Jr." w:date="2014-05-21T10:29:00Z"/>
                <w:rFonts w:ascii="Calibri" w:hAnsi="Calibri"/>
                <w:color w:val="000000"/>
                <w:sz w:val="16"/>
                <w:szCs w:val="16"/>
                <w:rPrChange w:id="699" w:author="Ademar Oliva Xavier Jr." w:date="2014-05-21T10:31:00Z">
                  <w:rPr>
                    <w:ins w:id="700" w:author="Ademar Oliva Xavier Jr." w:date="2014-05-21T10:29:00Z"/>
                    <w:rFonts w:ascii="Calibri" w:hAnsi="Calibri"/>
                    <w:color w:val="000000"/>
                    <w:szCs w:val="22"/>
                  </w:rPr>
                </w:rPrChange>
              </w:rPr>
            </w:pPr>
            <w:ins w:id="701" w:author="Ademar Oliva Xavier Jr." w:date="2014-05-21T10:29:00Z">
              <w:r w:rsidRPr="00AC393F">
                <w:rPr>
                  <w:rFonts w:ascii="Calibri" w:hAnsi="Calibri"/>
                  <w:color w:val="000000"/>
                  <w:sz w:val="16"/>
                  <w:szCs w:val="16"/>
                  <w:rPrChange w:id="7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03" w:author="Ademar Oliva Xavier Jr." w:date="2014-05-21T10:29:00Z"/>
                <w:rFonts w:ascii="Calibri" w:hAnsi="Calibri"/>
                <w:color w:val="000000"/>
                <w:sz w:val="16"/>
                <w:szCs w:val="16"/>
                <w:rPrChange w:id="704" w:author="Ademar Oliva Xavier Jr." w:date="2014-05-21T10:31:00Z">
                  <w:rPr>
                    <w:ins w:id="705" w:author="Ademar Oliva Xavier Jr." w:date="2014-05-21T10:29:00Z"/>
                    <w:rFonts w:ascii="Calibri" w:hAnsi="Calibri"/>
                    <w:color w:val="000000"/>
                    <w:szCs w:val="22"/>
                  </w:rPr>
                </w:rPrChange>
              </w:rPr>
            </w:pPr>
            <w:ins w:id="706" w:author="Ademar Oliva Xavier Jr." w:date="2014-05-21T10:29:00Z">
              <w:r w:rsidRPr="00AC393F">
                <w:rPr>
                  <w:rFonts w:ascii="Calibri" w:hAnsi="Calibri"/>
                  <w:color w:val="000000"/>
                  <w:sz w:val="16"/>
                  <w:szCs w:val="16"/>
                  <w:rPrChange w:id="7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08" w:author="Ademar Oliva Xavier Jr." w:date="2014-05-21T10:29:00Z"/>
                <w:rFonts w:ascii="Calibri" w:hAnsi="Calibri"/>
                <w:color w:val="000000"/>
                <w:sz w:val="16"/>
                <w:szCs w:val="16"/>
                <w:rPrChange w:id="709" w:author="Ademar Oliva Xavier Jr." w:date="2014-05-21T10:31:00Z">
                  <w:rPr>
                    <w:ins w:id="710" w:author="Ademar Oliva Xavier Jr." w:date="2014-05-21T10:29:00Z"/>
                    <w:rFonts w:ascii="Calibri" w:hAnsi="Calibri"/>
                    <w:color w:val="000000"/>
                    <w:szCs w:val="22"/>
                  </w:rPr>
                </w:rPrChange>
              </w:rPr>
            </w:pPr>
            <w:ins w:id="711" w:author="Ademar Oliva Xavier Jr." w:date="2014-05-21T10:29:00Z">
              <w:r w:rsidRPr="00AC393F">
                <w:rPr>
                  <w:rFonts w:ascii="Calibri" w:hAnsi="Calibri"/>
                  <w:color w:val="000000"/>
                  <w:sz w:val="16"/>
                  <w:szCs w:val="16"/>
                  <w:rPrChange w:id="7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713" w:author="Ademar Oliva Xavier Jr." w:date="2014-05-21T10:29:00Z"/>
                <w:rFonts w:ascii="Calibri" w:hAnsi="Calibri"/>
                <w:color w:val="000000"/>
                <w:sz w:val="16"/>
                <w:szCs w:val="16"/>
                <w:rPrChange w:id="714" w:author="Ademar Oliva Xavier Jr." w:date="2014-05-21T10:31:00Z">
                  <w:rPr>
                    <w:ins w:id="715" w:author="Ademar Oliva Xavier Jr." w:date="2014-05-21T10:29:00Z"/>
                    <w:rFonts w:ascii="Calibri" w:hAnsi="Calibri"/>
                    <w:color w:val="000000"/>
                    <w:szCs w:val="22"/>
                  </w:rPr>
                </w:rPrChange>
              </w:rPr>
            </w:pPr>
            <w:ins w:id="716" w:author="Ademar Oliva Xavier Jr." w:date="2014-05-21T10:29:00Z">
              <w:r w:rsidRPr="00AC393F">
                <w:rPr>
                  <w:rFonts w:ascii="Calibri" w:hAnsi="Calibri"/>
                  <w:color w:val="000000"/>
                  <w:sz w:val="16"/>
                  <w:szCs w:val="16"/>
                  <w:rPrChange w:id="717"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18" w:author="Ademar Oliva Xavier Jr." w:date="2014-05-21T10:29:00Z"/>
                <w:rFonts w:ascii="Calibri" w:hAnsi="Calibri"/>
                <w:color w:val="000000"/>
                <w:sz w:val="16"/>
                <w:szCs w:val="16"/>
                <w:rPrChange w:id="719" w:author="Ademar Oliva Xavier Jr." w:date="2014-05-21T10:31:00Z">
                  <w:rPr>
                    <w:ins w:id="720" w:author="Ademar Oliva Xavier Jr." w:date="2014-05-21T10:29:00Z"/>
                    <w:rFonts w:ascii="Calibri" w:hAnsi="Calibri"/>
                    <w:color w:val="000000"/>
                    <w:szCs w:val="22"/>
                  </w:rPr>
                </w:rPrChange>
              </w:rPr>
            </w:pPr>
            <w:ins w:id="721" w:author="Ademar Oliva Xavier Jr." w:date="2014-05-21T10:29:00Z">
              <w:r w:rsidRPr="00AC393F">
                <w:rPr>
                  <w:rFonts w:ascii="Calibri" w:hAnsi="Calibri"/>
                  <w:color w:val="000000"/>
                  <w:sz w:val="16"/>
                  <w:szCs w:val="16"/>
                  <w:rPrChange w:id="7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23" w:author="Ademar Oliva Xavier Jr." w:date="2014-05-21T10:29:00Z"/>
                <w:rFonts w:ascii="Calibri" w:hAnsi="Calibri"/>
                <w:color w:val="000000"/>
                <w:sz w:val="16"/>
                <w:szCs w:val="16"/>
                <w:rPrChange w:id="724" w:author="Ademar Oliva Xavier Jr." w:date="2014-05-21T10:31:00Z">
                  <w:rPr>
                    <w:ins w:id="725" w:author="Ademar Oliva Xavier Jr." w:date="2014-05-21T10:29:00Z"/>
                    <w:rFonts w:ascii="Calibri" w:hAnsi="Calibri"/>
                    <w:color w:val="000000"/>
                    <w:szCs w:val="22"/>
                  </w:rPr>
                </w:rPrChange>
              </w:rPr>
            </w:pPr>
            <w:ins w:id="726" w:author="Ademar Oliva Xavier Jr." w:date="2014-05-21T10:29:00Z">
              <w:r w:rsidRPr="00AC393F">
                <w:rPr>
                  <w:rFonts w:ascii="Calibri" w:hAnsi="Calibri"/>
                  <w:color w:val="000000"/>
                  <w:sz w:val="16"/>
                  <w:szCs w:val="16"/>
                  <w:rPrChange w:id="7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28" w:author="Ademar Oliva Xavier Jr." w:date="2014-05-21T10:29:00Z"/>
                <w:rFonts w:ascii="Calibri" w:hAnsi="Calibri"/>
                <w:color w:val="000000"/>
                <w:sz w:val="16"/>
                <w:szCs w:val="16"/>
                <w:rPrChange w:id="729" w:author="Ademar Oliva Xavier Jr." w:date="2014-05-21T10:31:00Z">
                  <w:rPr>
                    <w:ins w:id="730" w:author="Ademar Oliva Xavier Jr." w:date="2014-05-21T10:29:00Z"/>
                    <w:rFonts w:ascii="Calibri" w:hAnsi="Calibri"/>
                    <w:color w:val="000000"/>
                    <w:szCs w:val="22"/>
                  </w:rPr>
                </w:rPrChange>
              </w:rPr>
            </w:pPr>
            <w:ins w:id="731" w:author="Ademar Oliva Xavier Jr." w:date="2014-05-21T10:29:00Z">
              <w:r w:rsidRPr="00AC393F">
                <w:rPr>
                  <w:rFonts w:ascii="Calibri" w:hAnsi="Calibri"/>
                  <w:color w:val="000000"/>
                  <w:sz w:val="16"/>
                  <w:szCs w:val="16"/>
                  <w:rPrChange w:id="7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33" w:author="Ademar Oliva Xavier Jr." w:date="2014-05-21T10:29:00Z"/>
                <w:rFonts w:ascii="Calibri" w:hAnsi="Calibri"/>
                <w:color w:val="000000"/>
                <w:sz w:val="16"/>
                <w:szCs w:val="16"/>
                <w:rPrChange w:id="734" w:author="Ademar Oliva Xavier Jr." w:date="2014-05-21T10:31:00Z">
                  <w:rPr>
                    <w:ins w:id="735" w:author="Ademar Oliva Xavier Jr." w:date="2014-05-21T10:29:00Z"/>
                    <w:rFonts w:ascii="Calibri" w:hAnsi="Calibri"/>
                    <w:color w:val="000000"/>
                    <w:szCs w:val="22"/>
                  </w:rPr>
                </w:rPrChange>
              </w:rPr>
            </w:pPr>
            <w:ins w:id="736" w:author="Ademar Oliva Xavier Jr." w:date="2014-05-21T10:29:00Z">
              <w:r w:rsidRPr="00AC393F">
                <w:rPr>
                  <w:rFonts w:ascii="Calibri" w:hAnsi="Calibri"/>
                  <w:color w:val="000000"/>
                  <w:sz w:val="16"/>
                  <w:szCs w:val="16"/>
                  <w:rPrChange w:id="7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38" w:author="Ademar Oliva Xavier Jr." w:date="2014-05-21T10:29:00Z"/>
                <w:rFonts w:ascii="Calibri" w:hAnsi="Calibri"/>
                <w:color w:val="000000"/>
                <w:sz w:val="16"/>
                <w:szCs w:val="16"/>
                <w:rPrChange w:id="739" w:author="Ademar Oliva Xavier Jr." w:date="2014-05-21T10:31:00Z">
                  <w:rPr>
                    <w:ins w:id="740" w:author="Ademar Oliva Xavier Jr." w:date="2014-05-21T10:29:00Z"/>
                    <w:rFonts w:ascii="Calibri" w:hAnsi="Calibri"/>
                    <w:color w:val="000000"/>
                    <w:szCs w:val="22"/>
                  </w:rPr>
                </w:rPrChange>
              </w:rPr>
            </w:pPr>
            <w:ins w:id="741" w:author="Ademar Oliva Xavier Jr." w:date="2014-05-21T10:29:00Z">
              <w:r w:rsidRPr="00AC393F">
                <w:rPr>
                  <w:rFonts w:ascii="Calibri" w:hAnsi="Calibri"/>
                  <w:color w:val="000000"/>
                  <w:sz w:val="16"/>
                  <w:szCs w:val="16"/>
                  <w:rPrChange w:id="7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743" w:author="Ademar Oliva Xavier Jr." w:date="2014-05-21T10:29:00Z"/>
                <w:rFonts w:ascii="Calibri" w:hAnsi="Calibri"/>
                <w:color w:val="000000"/>
                <w:sz w:val="16"/>
                <w:szCs w:val="16"/>
                <w:rPrChange w:id="744" w:author="Ademar Oliva Xavier Jr." w:date="2014-05-21T10:31:00Z">
                  <w:rPr>
                    <w:ins w:id="745" w:author="Ademar Oliva Xavier Jr." w:date="2014-05-21T10:29:00Z"/>
                    <w:rFonts w:ascii="Calibri" w:hAnsi="Calibri"/>
                    <w:color w:val="000000"/>
                    <w:szCs w:val="22"/>
                  </w:rPr>
                </w:rPrChange>
              </w:rPr>
            </w:pPr>
            <w:ins w:id="746" w:author="Ademar Oliva Xavier Jr." w:date="2014-05-21T10:29:00Z">
              <w:r w:rsidRPr="00AC393F">
                <w:rPr>
                  <w:rFonts w:ascii="Calibri" w:hAnsi="Calibri"/>
                  <w:color w:val="000000"/>
                  <w:sz w:val="16"/>
                  <w:szCs w:val="16"/>
                  <w:rPrChange w:id="747" w:author="Ademar Oliva Xavier Jr." w:date="2014-05-21T10:31:00Z">
                    <w:rPr>
                      <w:rFonts w:ascii="Calibri" w:hAnsi="Calibri"/>
                      <w:color w:val="000000"/>
                      <w:szCs w:val="22"/>
                    </w:rPr>
                  </w:rPrChange>
                </w:rPr>
                <w:t> </w:t>
              </w:r>
            </w:ins>
          </w:p>
        </w:tc>
      </w:tr>
      <w:tr w:rsidR="006600BE" w:rsidRPr="00AC393F" w:rsidTr="00AC393F">
        <w:trPr>
          <w:trHeight w:val="510"/>
          <w:ins w:id="748"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749" w:author="Ademar Oliva Xavier Jr." w:date="2014-05-21T10:29:00Z"/>
                <w:rFonts w:ascii="Arial" w:hAnsi="Arial" w:cs="Arial"/>
                <w:color w:val="000000"/>
                <w:sz w:val="16"/>
                <w:szCs w:val="16"/>
                <w:rPrChange w:id="750" w:author="Ademar Oliva Xavier Jr." w:date="2014-05-21T10:31:00Z">
                  <w:rPr>
                    <w:ins w:id="751" w:author="Ademar Oliva Xavier Jr." w:date="2014-05-21T10:29:00Z"/>
                    <w:rFonts w:ascii="Arial" w:hAnsi="Arial" w:cs="Arial"/>
                    <w:color w:val="000000"/>
                    <w:sz w:val="20"/>
                    <w:szCs w:val="20"/>
                  </w:rPr>
                </w:rPrChange>
              </w:rPr>
            </w:pPr>
            <w:ins w:id="752" w:author="Ademar Oliva Xavier Jr." w:date="2014-05-21T10:29:00Z">
              <w:r w:rsidRPr="00AC393F">
                <w:rPr>
                  <w:rFonts w:ascii="Arial" w:hAnsi="Arial" w:cs="Arial"/>
                  <w:color w:val="000000"/>
                  <w:sz w:val="16"/>
                  <w:szCs w:val="16"/>
                  <w:rPrChange w:id="753" w:author="Ademar Oliva Xavier Jr." w:date="2014-05-21T10:31:00Z">
                    <w:rPr>
                      <w:rFonts w:ascii="Arial" w:hAnsi="Arial" w:cs="Arial"/>
                      <w:color w:val="000000"/>
                      <w:sz w:val="20"/>
                      <w:szCs w:val="20"/>
                    </w:rPr>
                  </w:rPrChange>
                </w:rPr>
                <w:t>Fornecimento de uma licença GIS servidor para um processador com quatro núcleos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54" w:author="Ademar Oliva Xavier Jr." w:date="2014-05-21T10:29:00Z"/>
                <w:rFonts w:ascii="Calibri" w:hAnsi="Calibri"/>
                <w:color w:val="000000"/>
                <w:sz w:val="16"/>
                <w:szCs w:val="16"/>
                <w:rPrChange w:id="755" w:author="Ademar Oliva Xavier Jr." w:date="2014-05-21T10:31:00Z">
                  <w:rPr>
                    <w:ins w:id="756" w:author="Ademar Oliva Xavier Jr." w:date="2014-05-21T10:29:00Z"/>
                    <w:rFonts w:ascii="Calibri" w:hAnsi="Calibri"/>
                    <w:color w:val="000000"/>
                    <w:szCs w:val="22"/>
                  </w:rPr>
                </w:rPrChange>
              </w:rPr>
            </w:pPr>
            <w:ins w:id="757" w:author="Ademar Oliva Xavier Jr." w:date="2014-05-21T10:29:00Z">
              <w:r w:rsidRPr="00AC393F">
                <w:rPr>
                  <w:rFonts w:ascii="Calibri" w:hAnsi="Calibri"/>
                  <w:color w:val="000000"/>
                  <w:sz w:val="16"/>
                  <w:szCs w:val="16"/>
                  <w:rPrChange w:id="7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59" w:author="Ademar Oliva Xavier Jr." w:date="2014-05-21T10:29:00Z"/>
                <w:rFonts w:ascii="Calibri" w:hAnsi="Calibri"/>
                <w:color w:val="000000"/>
                <w:sz w:val="16"/>
                <w:szCs w:val="16"/>
                <w:rPrChange w:id="760" w:author="Ademar Oliva Xavier Jr." w:date="2014-05-21T10:31:00Z">
                  <w:rPr>
                    <w:ins w:id="761" w:author="Ademar Oliva Xavier Jr." w:date="2014-05-21T10:29:00Z"/>
                    <w:rFonts w:ascii="Calibri" w:hAnsi="Calibri"/>
                    <w:color w:val="000000"/>
                    <w:szCs w:val="22"/>
                  </w:rPr>
                </w:rPrChange>
              </w:rPr>
            </w:pPr>
            <w:ins w:id="762" w:author="Ademar Oliva Xavier Jr." w:date="2014-05-21T10:29:00Z">
              <w:r w:rsidRPr="00AC393F">
                <w:rPr>
                  <w:rFonts w:ascii="Calibri" w:hAnsi="Calibri"/>
                  <w:color w:val="000000"/>
                  <w:sz w:val="16"/>
                  <w:szCs w:val="16"/>
                  <w:rPrChange w:id="7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64" w:author="Ademar Oliva Xavier Jr." w:date="2014-05-21T10:29:00Z"/>
                <w:rFonts w:ascii="Calibri" w:hAnsi="Calibri"/>
                <w:color w:val="000000"/>
                <w:sz w:val="16"/>
                <w:szCs w:val="16"/>
                <w:rPrChange w:id="765" w:author="Ademar Oliva Xavier Jr." w:date="2014-05-21T10:31:00Z">
                  <w:rPr>
                    <w:ins w:id="766" w:author="Ademar Oliva Xavier Jr." w:date="2014-05-21T10:29:00Z"/>
                    <w:rFonts w:ascii="Calibri" w:hAnsi="Calibri"/>
                    <w:color w:val="000000"/>
                    <w:szCs w:val="22"/>
                  </w:rPr>
                </w:rPrChange>
              </w:rPr>
            </w:pPr>
            <w:ins w:id="767" w:author="Ademar Oliva Xavier Jr." w:date="2014-05-21T10:29:00Z">
              <w:r w:rsidRPr="00AC393F">
                <w:rPr>
                  <w:rFonts w:ascii="Calibri" w:hAnsi="Calibri"/>
                  <w:color w:val="000000"/>
                  <w:sz w:val="16"/>
                  <w:szCs w:val="16"/>
                  <w:rPrChange w:id="7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769" w:author="Ademar Oliva Xavier Jr." w:date="2014-05-21T10:29:00Z"/>
                <w:rFonts w:ascii="Calibri" w:hAnsi="Calibri"/>
                <w:color w:val="000000"/>
                <w:sz w:val="16"/>
                <w:szCs w:val="16"/>
                <w:rPrChange w:id="770" w:author="Ademar Oliva Xavier Jr." w:date="2014-05-21T10:31:00Z">
                  <w:rPr>
                    <w:ins w:id="771" w:author="Ademar Oliva Xavier Jr." w:date="2014-05-21T10:29:00Z"/>
                    <w:rFonts w:ascii="Calibri" w:hAnsi="Calibri"/>
                    <w:color w:val="000000"/>
                    <w:szCs w:val="22"/>
                  </w:rPr>
                </w:rPrChange>
              </w:rPr>
            </w:pPr>
            <w:ins w:id="772" w:author="Ademar Oliva Xavier Jr." w:date="2014-05-21T10:29:00Z">
              <w:r w:rsidRPr="00AC393F">
                <w:rPr>
                  <w:rFonts w:ascii="Calibri" w:hAnsi="Calibri"/>
                  <w:color w:val="000000"/>
                  <w:sz w:val="16"/>
                  <w:szCs w:val="16"/>
                  <w:rPrChange w:id="7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74" w:author="Ademar Oliva Xavier Jr." w:date="2014-05-21T10:29:00Z"/>
                <w:rFonts w:ascii="Calibri" w:hAnsi="Calibri"/>
                <w:color w:val="000000"/>
                <w:sz w:val="16"/>
                <w:szCs w:val="16"/>
                <w:rPrChange w:id="775" w:author="Ademar Oliva Xavier Jr." w:date="2014-05-21T10:31:00Z">
                  <w:rPr>
                    <w:ins w:id="776" w:author="Ademar Oliva Xavier Jr." w:date="2014-05-21T10:29:00Z"/>
                    <w:rFonts w:ascii="Calibri" w:hAnsi="Calibri"/>
                    <w:color w:val="000000"/>
                    <w:szCs w:val="22"/>
                  </w:rPr>
                </w:rPrChange>
              </w:rPr>
            </w:pPr>
            <w:ins w:id="777" w:author="Ademar Oliva Xavier Jr." w:date="2014-05-21T10:29:00Z">
              <w:r w:rsidRPr="00AC393F">
                <w:rPr>
                  <w:rFonts w:ascii="Calibri" w:hAnsi="Calibri"/>
                  <w:color w:val="000000"/>
                  <w:sz w:val="16"/>
                  <w:szCs w:val="16"/>
                  <w:rPrChange w:id="7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79" w:author="Ademar Oliva Xavier Jr." w:date="2014-05-21T10:29:00Z"/>
                <w:rFonts w:ascii="Calibri" w:hAnsi="Calibri"/>
                <w:color w:val="000000"/>
                <w:sz w:val="16"/>
                <w:szCs w:val="16"/>
                <w:rPrChange w:id="780" w:author="Ademar Oliva Xavier Jr." w:date="2014-05-21T10:31:00Z">
                  <w:rPr>
                    <w:ins w:id="781" w:author="Ademar Oliva Xavier Jr." w:date="2014-05-21T10:29:00Z"/>
                    <w:rFonts w:ascii="Calibri" w:hAnsi="Calibri"/>
                    <w:color w:val="000000"/>
                    <w:szCs w:val="22"/>
                  </w:rPr>
                </w:rPrChange>
              </w:rPr>
            </w:pPr>
            <w:ins w:id="782" w:author="Ademar Oliva Xavier Jr." w:date="2014-05-21T10:29:00Z">
              <w:r w:rsidRPr="00AC393F">
                <w:rPr>
                  <w:rFonts w:ascii="Calibri" w:hAnsi="Calibri"/>
                  <w:color w:val="000000"/>
                  <w:sz w:val="16"/>
                  <w:szCs w:val="16"/>
                  <w:rPrChange w:id="7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84" w:author="Ademar Oliva Xavier Jr." w:date="2014-05-21T10:29:00Z"/>
                <w:rFonts w:ascii="Calibri" w:hAnsi="Calibri"/>
                <w:color w:val="000000"/>
                <w:sz w:val="16"/>
                <w:szCs w:val="16"/>
                <w:rPrChange w:id="785" w:author="Ademar Oliva Xavier Jr." w:date="2014-05-21T10:31:00Z">
                  <w:rPr>
                    <w:ins w:id="786" w:author="Ademar Oliva Xavier Jr." w:date="2014-05-21T10:29:00Z"/>
                    <w:rFonts w:ascii="Calibri" w:hAnsi="Calibri"/>
                    <w:color w:val="000000"/>
                    <w:szCs w:val="22"/>
                  </w:rPr>
                </w:rPrChange>
              </w:rPr>
            </w:pPr>
            <w:ins w:id="787" w:author="Ademar Oliva Xavier Jr." w:date="2014-05-21T10:29:00Z">
              <w:r w:rsidRPr="00AC393F">
                <w:rPr>
                  <w:rFonts w:ascii="Calibri" w:hAnsi="Calibri"/>
                  <w:color w:val="000000"/>
                  <w:sz w:val="16"/>
                  <w:szCs w:val="16"/>
                  <w:rPrChange w:id="7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89" w:author="Ademar Oliva Xavier Jr." w:date="2014-05-21T10:29:00Z"/>
                <w:rFonts w:ascii="Calibri" w:hAnsi="Calibri"/>
                <w:color w:val="000000"/>
                <w:sz w:val="16"/>
                <w:szCs w:val="16"/>
                <w:rPrChange w:id="790" w:author="Ademar Oliva Xavier Jr." w:date="2014-05-21T10:31:00Z">
                  <w:rPr>
                    <w:ins w:id="791" w:author="Ademar Oliva Xavier Jr." w:date="2014-05-21T10:29:00Z"/>
                    <w:rFonts w:ascii="Calibri" w:hAnsi="Calibri"/>
                    <w:color w:val="000000"/>
                    <w:szCs w:val="22"/>
                  </w:rPr>
                </w:rPrChange>
              </w:rPr>
            </w:pPr>
            <w:ins w:id="792" w:author="Ademar Oliva Xavier Jr." w:date="2014-05-21T10:29:00Z">
              <w:r w:rsidRPr="00AC393F">
                <w:rPr>
                  <w:rFonts w:ascii="Calibri" w:hAnsi="Calibri"/>
                  <w:color w:val="000000"/>
                  <w:sz w:val="16"/>
                  <w:szCs w:val="16"/>
                  <w:rPrChange w:id="7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794" w:author="Ademar Oliva Xavier Jr." w:date="2014-05-21T10:29:00Z"/>
                <w:rFonts w:ascii="Calibri" w:hAnsi="Calibri"/>
                <w:color w:val="000000"/>
                <w:sz w:val="16"/>
                <w:szCs w:val="16"/>
                <w:rPrChange w:id="795" w:author="Ademar Oliva Xavier Jr." w:date="2014-05-21T10:31:00Z">
                  <w:rPr>
                    <w:ins w:id="796" w:author="Ademar Oliva Xavier Jr." w:date="2014-05-21T10:29:00Z"/>
                    <w:rFonts w:ascii="Calibri" w:hAnsi="Calibri"/>
                    <w:color w:val="000000"/>
                    <w:szCs w:val="22"/>
                  </w:rPr>
                </w:rPrChange>
              </w:rPr>
            </w:pPr>
            <w:ins w:id="797" w:author="Ademar Oliva Xavier Jr." w:date="2014-05-21T10:29:00Z">
              <w:r w:rsidRPr="00AC393F">
                <w:rPr>
                  <w:rFonts w:ascii="Calibri" w:hAnsi="Calibri"/>
                  <w:color w:val="000000"/>
                  <w:sz w:val="16"/>
                  <w:szCs w:val="16"/>
                  <w:rPrChange w:id="7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799" w:author="Ademar Oliva Xavier Jr." w:date="2014-05-21T10:29:00Z"/>
                <w:rFonts w:ascii="Calibri" w:hAnsi="Calibri"/>
                <w:color w:val="000000"/>
                <w:sz w:val="16"/>
                <w:szCs w:val="16"/>
                <w:rPrChange w:id="800" w:author="Ademar Oliva Xavier Jr." w:date="2014-05-21T10:31:00Z">
                  <w:rPr>
                    <w:ins w:id="801" w:author="Ademar Oliva Xavier Jr." w:date="2014-05-21T10:29:00Z"/>
                    <w:rFonts w:ascii="Calibri" w:hAnsi="Calibri"/>
                    <w:color w:val="000000"/>
                    <w:szCs w:val="22"/>
                  </w:rPr>
                </w:rPrChange>
              </w:rPr>
            </w:pPr>
            <w:ins w:id="802" w:author="Ademar Oliva Xavier Jr." w:date="2014-05-21T10:29:00Z">
              <w:r w:rsidRPr="00AC393F">
                <w:rPr>
                  <w:rFonts w:ascii="Calibri" w:hAnsi="Calibri"/>
                  <w:color w:val="000000"/>
                  <w:sz w:val="16"/>
                  <w:szCs w:val="16"/>
                  <w:rPrChange w:id="8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04" w:author="Ademar Oliva Xavier Jr." w:date="2014-05-21T10:29:00Z"/>
                <w:rFonts w:ascii="Calibri" w:hAnsi="Calibri"/>
                <w:color w:val="000000"/>
                <w:sz w:val="16"/>
                <w:szCs w:val="16"/>
                <w:rPrChange w:id="805" w:author="Ademar Oliva Xavier Jr." w:date="2014-05-21T10:31:00Z">
                  <w:rPr>
                    <w:ins w:id="806" w:author="Ademar Oliva Xavier Jr." w:date="2014-05-21T10:29:00Z"/>
                    <w:rFonts w:ascii="Calibri" w:hAnsi="Calibri"/>
                    <w:color w:val="000000"/>
                    <w:szCs w:val="22"/>
                  </w:rPr>
                </w:rPrChange>
              </w:rPr>
            </w:pPr>
            <w:ins w:id="807" w:author="Ademar Oliva Xavier Jr." w:date="2014-05-21T10:29:00Z">
              <w:r w:rsidRPr="00AC393F">
                <w:rPr>
                  <w:rFonts w:ascii="Calibri" w:hAnsi="Calibri"/>
                  <w:color w:val="000000"/>
                  <w:sz w:val="16"/>
                  <w:szCs w:val="16"/>
                  <w:rPrChange w:id="8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09" w:author="Ademar Oliva Xavier Jr." w:date="2014-05-21T10:29:00Z"/>
                <w:rFonts w:ascii="Calibri" w:hAnsi="Calibri"/>
                <w:color w:val="000000"/>
                <w:sz w:val="16"/>
                <w:szCs w:val="16"/>
                <w:rPrChange w:id="810" w:author="Ademar Oliva Xavier Jr." w:date="2014-05-21T10:31:00Z">
                  <w:rPr>
                    <w:ins w:id="811" w:author="Ademar Oliva Xavier Jr." w:date="2014-05-21T10:29:00Z"/>
                    <w:rFonts w:ascii="Calibri" w:hAnsi="Calibri"/>
                    <w:color w:val="000000"/>
                    <w:szCs w:val="22"/>
                  </w:rPr>
                </w:rPrChange>
              </w:rPr>
            </w:pPr>
            <w:ins w:id="812" w:author="Ademar Oliva Xavier Jr." w:date="2014-05-21T10:29:00Z">
              <w:r w:rsidRPr="00AC393F">
                <w:rPr>
                  <w:rFonts w:ascii="Calibri" w:hAnsi="Calibri"/>
                  <w:color w:val="000000"/>
                  <w:sz w:val="16"/>
                  <w:szCs w:val="16"/>
                  <w:rPrChange w:id="8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14" w:author="Ademar Oliva Xavier Jr." w:date="2014-05-21T10:29:00Z"/>
                <w:rFonts w:ascii="Calibri" w:hAnsi="Calibri"/>
                <w:color w:val="000000"/>
                <w:sz w:val="16"/>
                <w:szCs w:val="16"/>
                <w:rPrChange w:id="815" w:author="Ademar Oliva Xavier Jr." w:date="2014-05-21T10:31:00Z">
                  <w:rPr>
                    <w:ins w:id="816" w:author="Ademar Oliva Xavier Jr." w:date="2014-05-21T10:29:00Z"/>
                    <w:rFonts w:ascii="Calibri" w:hAnsi="Calibri"/>
                    <w:color w:val="000000"/>
                    <w:szCs w:val="22"/>
                  </w:rPr>
                </w:rPrChange>
              </w:rPr>
            </w:pPr>
            <w:ins w:id="817" w:author="Ademar Oliva Xavier Jr." w:date="2014-05-21T10:29:00Z">
              <w:r w:rsidRPr="00AC393F">
                <w:rPr>
                  <w:rFonts w:ascii="Calibri" w:hAnsi="Calibri"/>
                  <w:color w:val="000000"/>
                  <w:sz w:val="16"/>
                  <w:szCs w:val="16"/>
                  <w:rPrChange w:id="8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19" w:author="Ademar Oliva Xavier Jr." w:date="2014-05-21T10:29:00Z"/>
                <w:rFonts w:ascii="Calibri" w:hAnsi="Calibri"/>
                <w:color w:val="000000"/>
                <w:sz w:val="16"/>
                <w:szCs w:val="16"/>
                <w:rPrChange w:id="820" w:author="Ademar Oliva Xavier Jr." w:date="2014-05-21T10:31:00Z">
                  <w:rPr>
                    <w:ins w:id="821" w:author="Ademar Oliva Xavier Jr." w:date="2014-05-21T10:29:00Z"/>
                    <w:rFonts w:ascii="Calibri" w:hAnsi="Calibri"/>
                    <w:color w:val="000000"/>
                    <w:szCs w:val="22"/>
                  </w:rPr>
                </w:rPrChange>
              </w:rPr>
            </w:pPr>
            <w:ins w:id="822" w:author="Ademar Oliva Xavier Jr." w:date="2014-05-21T10:29:00Z">
              <w:r w:rsidRPr="00AC393F">
                <w:rPr>
                  <w:rFonts w:ascii="Calibri" w:hAnsi="Calibri"/>
                  <w:color w:val="000000"/>
                  <w:sz w:val="16"/>
                  <w:szCs w:val="16"/>
                  <w:rPrChange w:id="8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24" w:author="Ademar Oliva Xavier Jr." w:date="2014-05-21T10:29:00Z"/>
                <w:rFonts w:ascii="Calibri" w:hAnsi="Calibri"/>
                <w:color w:val="000000"/>
                <w:sz w:val="16"/>
                <w:szCs w:val="16"/>
                <w:rPrChange w:id="825" w:author="Ademar Oliva Xavier Jr." w:date="2014-05-21T10:31:00Z">
                  <w:rPr>
                    <w:ins w:id="826" w:author="Ademar Oliva Xavier Jr." w:date="2014-05-21T10:29:00Z"/>
                    <w:rFonts w:ascii="Calibri" w:hAnsi="Calibri"/>
                    <w:color w:val="000000"/>
                    <w:szCs w:val="22"/>
                  </w:rPr>
                </w:rPrChange>
              </w:rPr>
            </w:pPr>
            <w:ins w:id="827" w:author="Ademar Oliva Xavier Jr." w:date="2014-05-21T10:29:00Z">
              <w:r w:rsidRPr="00AC393F">
                <w:rPr>
                  <w:rFonts w:ascii="Calibri" w:hAnsi="Calibri"/>
                  <w:color w:val="000000"/>
                  <w:sz w:val="16"/>
                  <w:szCs w:val="16"/>
                  <w:rPrChange w:id="8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29" w:author="Ademar Oliva Xavier Jr." w:date="2014-05-21T10:29:00Z"/>
                <w:rFonts w:ascii="Calibri" w:hAnsi="Calibri"/>
                <w:color w:val="000000"/>
                <w:sz w:val="16"/>
                <w:szCs w:val="16"/>
                <w:rPrChange w:id="830" w:author="Ademar Oliva Xavier Jr." w:date="2014-05-21T10:31:00Z">
                  <w:rPr>
                    <w:ins w:id="831" w:author="Ademar Oliva Xavier Jr." w:date="2014-05-21T10:29:00Z"/>
                    <w:rFonts w:ascii="Calibri" w:hAnsi="Calibri"/>
                    <w:color w:val="000000"/>
                    <w:szCs w:val="22"/>
                  </w:rPr>
                </w:rPrChange>
              </w:rPr>
            </w:pPr>
            <w:ins w:id="832" w:author="Ademar Oliva Xavier Jr." w:date="2014-05-21T10:29:00Z">
              <w:r w:rsidRPr="00AC393F">
                <w:rPr>
                  <w:rFonts w:ascii="Calibri" w:hAnsi="Calibri"/>
                  <w:color w:val="000000"/>
                  <w:sz w:val="16"/>
                  <w:szCs w:val="16"/>
                  <w:rPrChange w:id="8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34" w:author="Ademar Oliva Xavier Jr." w:date="2014-05-21T10:29:00Z"/>
                <w:rFonts w:ascii="Calibri" w:hAnsi="Calibri"/>
                <w:color w:val="000000"/>
                <w:sz w:val="16"/>
                <w:szCs w:val="16"/>
                <w:rPrChange w:id="835" w:author="Ademar Oliva Xavier Jr." w:date="2014-05-21T10:31:00Z">
                  <w:rPr>
                    <w:ins w:id="836" w:author="Ademar Oliva Xavier Jr." w:date="2014-05-21T10:29:00Z"/>
                    <w:rFonts w:ascii="Calibri" w:hAnsi="Calibri"/>
                    <w:color w:val="000000"/>
                    <w:szCs w:val="22"/>
                  </w:rPr>
                </w:rPrChange>
              </w:rPr>
            </w:pPr>
            <w:ins w:id="837" w:author="Ademar Oliva Xavier Jr." w:date="2014-05-21T10:29:00Z">
              <w:r w:rsidRPr="00AC393F">
                <w:rPr>
                  <w:rFonts w:ascii="Calibri" w:hAnsi="Calibri"/>
                  <w:color w:val="000000"/>
                  <w:sz w:val="16"/>
                  <w:szCs w:val="16"/>
                  <w:rPrChange w:id="8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839" w:author="Ademar Oliva Xavier Jr." w:date="2014-05-21T10:29:00Z"/>
                <w:rFonts w:ascii="Calibri" w:hAnsi="Calibri"/>
                <w:color w:val="000000"/>
                <w:sz w:val="16"/>
                <w:szCs w:val="16"/>
                <w:rPrChange w:id="840" w:author="Ademar Oliva Xavier Jr." w:date="2014-05-21T10:31:00Z">
                  <w:rPr>
                    <w:ins w:id="841" w:author="Ademar Oliva Xavier Jr." w:date="2014-05-21T10:29:00Z"/>
                    <w:rFonts w:ascii="Calibri" w:hAnsi="Calibri"/>
                    <w:color w:val="000000"/>
                    <w:szCs w:val="22"/>
                  </w:rPr>
                </w:rPrChange>
              </w:rPr>
            </w:pPr>
            <w:ins w:id="842" w:author="Ademar Oliva Xavier Jr." w:date="2014-05-21T10:29:00Z">
              <w:r w:rsidRPr="00AC393F">
                <w:rPr>
                  <w:rFonts w:ascii="Calibri" w:hAnsi="Calibri"/>
                  <w:color w:val="000000"/>
                  <w:sz w:val="16"/>
                  <w:szCs w:val="16"/>
                  <w:rPrChange w:id="843"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44" w:author="Ademar Oliva Xavier Jr." w:date="2014-05-21T10:29:00Z"/>
                <w:rFonts w:ascii="Calibri" w:hAnsi="Calibri"/>
                <w:color w:val="000000"/>
                <w:sz w:val="16"/>
                <w:szCs w:val="16"/>
                <w:rPrChange w:id="845" w:author="Ademar Oliva Xavier Jr." w:date="2014-05-21T10:31:00Z">
                  <w:rPr>
                    <w:ins w:id="846" w:author="Ademar Oliva Xavier Jr." w:date="2014-05-21T10:29:00Z"/>
                    <w:rFonts w:ascii="Calibri" w:hAnsi="Calibri"/>
                    <w:color w:val="000000"/>
                    <w:szCs w:val="22"/>
                  </w:rPr>
                </w:rPrChange>
              </w:rPr>
            </w:pPr>
            <w:ins w:id="847" w:author="Ademar Oliva Xavier Jr." w:date="2014-05-21T10:29:00Z">
              <w:r w:rsidRPr="00AC393F">
                <w:rPr>
                  <w:rFonts w:ascii="Calibri" w:hAnsi="Calibri"/>
                  <w:color w:val="000000"/>
                  <w:sz w:val="16"/>
                  <w:szCs w:val="16"/>
                  <w:rPrChange w:id="8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49" w:author="Ademar Oliva Xavier Jr." w:date="2014-05-21T10:29:00Z"/>
                <w:rFonts w:ascii="Calibri" w:hAnsi="Calibri"/>
                <w:color w:val="000000"/>
                <w:sz w:val="16"/>
                <w:szCs w:val="16"/>
                <w:rPrChange w:id="850" w:author="Ademar Oliva Xavier Jr." w:date="2014-05-21T10:31:00Z">
                  <w:rPr>
                    <w:ins w:id="851" w:author="Ademar Oliva Xavier Jr." w:date="2014-05-21T10:29:00Z"/>
                    <w:rFonts w:ascii="Calibri" w:hAnsi="Calibri"/>
                    <w:color w:val="000000"/>
                    <w:szCs w:val="22"/>
                  </w:rPr>
                </w:rPrChange>
              </w:rPr>
            </w:pPr>
            <w:ins w:id="852" w:author="Ademar Oliva Xavier Jr." w:date="2014-05-21T10:29:00Z">
              <w:r w:rsidRPr="00AC393F">
                <w:rPr>
                  <w:rFonts w:ascii="Calibri" w:hAnsi="Calibri"/>
                  <w:color w:val="000000"/>
                  <w:sz w:val="16"/>
                  <w:szCs w:val="16"/>
                  <w:rPrChange w:id="8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54" w:author="Ademar Oliva Xavier Jr." w:date="2014-05-21T10:29:00Z"/>
                <w:rFonts w:ascii="Calibri" w:hAnsi="Calibri"/>
                <w:color w:val="000000"/>
                <w:sz w:val="16"/>
                <w:szCs w:val="16"/>
                <w:rPrChange w:id="855" w:author="Ademar Oliva Xavier Jr." w:date="2014-05-21T10:31:00Z">
                  <w:rPr>
                    <w:ins w:id="856" w:author="Ademar Oliva Xavier Jr." w:date="2014-05-21T10:29:00Z"/>
                    <w:rFonts w:ascii="Calibri" w:hAnsi="Calibri"/>
                    <w:color w:val="000000"/>
                    <w:szCs w:val="22"/>
                  </w:rPr>
                </w:rPrChange>
              </w:rPr>
            </w:pPr>
            <w:ins w:id="857" w:author="Ademar Oliva Xavier Jr." w:date="2014-05-21T10:29:00Z">
              <w:r w:rsidRPr="00AC393F">
                <w:rPr>
                  <w:rFonts w:ascii="Calibri" w:hAnsi="Calibri"/>
                  <w:color w:val="000000"/>
                  <w:sz w:val="16"/>
                  <w:szCs w:val="16"/>
                  <w:rPrChange w:id="8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59" w:author="Ademar Oliva Xavier Jr." w:date="2014-05-21T10:29:00Z"/>
                <w:rFonts w:ascii="Calibri" w:hAnsi="Calibri"/>
                <w:color w:val="000000"/>
                <w:sz w:val="16"/>
                <w:szCs w:val="16"/>
                <w:rPrChange w:id="860" w:author="Ademar Oliva Xavier Jr." w:date="2014-05-21T10:31:00Z">
                  <w:rPr>
                    <w:ins w:id="861" w:author="Ademar Oliva Xavier Jr." w:date="2014-05-21T10:29:00Z"/>
                    <w:rFonts w:ascii="Calibri" w:hAnsi="Calibri"/>
                    <w:color w:val="000000"/>
                    <w:szCs w:val="22"/>
                  </w:rPr>
                </w:rPrChange>
              </w:rPr>
            </w:pPr>
            <w:ins w:id="862" w:author="Ademar Oliva Xavier Jr." w:date="2014-05-21T10:29:00Z">
              <w:r w:rsidRPr="00AC393F">
                <w:rPr>
                  <w:rFonts w:ascii="Calibri" w:hAnsi="Calibri"/>
                  <w:color w:val="000000"/>
                  <w:sz w:val="16"/>
                  <w:szCs w:val="16"/>
                  <w:rPrChange w:id="8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64" w:author="Ademar Oliva Xavier Jr." w:date="2014-05-21T10:29:00Z"/>
                <w:rFonts w:ascii="Calibri" w:hAnsi="Calibri"/>
                <w:color w:val="000000"/>
                <w:sz w:val="16"/>
                <w:szCs w:val="16"/>
                <w:rPrChange w:id="865" w:author="Ademar Oliva Xavier Jr." w:date="2014-05-21T10:31:00Z">
                  <w:rPr>
                    <w:ins w:id="866" w:author="Ademar Oliva Xavier Jr." w:date="2014-05-21T10:29:00Z"/>
                    <w:rFonts w:ascii="Calibri" w:hAnsi="Calibri"/>
                    <w:color w:val="000000"/>
                    <w:szCs w:val="22"/>
                  </w:rPr>
                </w:rPrChange>
              </w:rPr>
            </w:pPr>
            <w:ins w:id="867" w:author="Ademar Oliva Xavier Jr." w:date="2014-05-21T10:29:00Z">
              <w:r w:rsidRPr="00AC393F">
                <w:rPr>
                  <w:rFonts w:ascii="Calibri" w:hAnsi="Calibri"/>
                  <w:color w:val="000000"/>
                  <w:sz w:val="16"/>
                  <w:szCs w:val="16"/>
                  <w:rPrChange w:id="8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869" w:author="Ademar Oliva Xavier Jr." w:date="2014-05-21T10:29:00Z"/>
                <w:rFonts w:ascii="Calibri" w:hAnsi="Calibri"/>
                <w:color w:val="000000"/>
                <w:sz w:val="16"/>
                <w:szCs w:val="16"/>
                <w:rPrChange w:id="870" w:author="Ademar Oliva Xavier Jr." w:date="2014-05-21T10:31:00Z">
                  <w:rPr>
                    <w:ins w:id="871" w:author="Ademar Oliva Xavier Jr." w:date="2014-05-21T10:29:00Z"/>
                    <w:rFonts w:ascii="Calibri" w:hAnsi="Calibri"/>
                    <w:color w:val="000000"/>
                    <w:szCs w:val="22"/>
                  </w:rPr>
                </w:rPrChange>
              </w:rPr>
            </w:pPr>
            <w:ins w:id="872" w:author="Ademar Oliva Xavier Jr." w:date="2014-05-21T10:29:00Z">
              <w:r w:rsidRPr="00AC393F">
                <w:rPr>
                  <w:rFonts w:ascii="Calibri" w:hAnsi="Calibri"/>
                  <w:color w:val="000000"/>
                  <w:sz w:val="16"/>
                  <w:szCs w:val="16"/>
                  <w:rPrChange w:id="873" w:author="Ademar Oliva Xavier Jr." w:date="2014-05-21T10:31:00Z">
                    <w:rPr>
                      <w:rFonts w:ascii="Calibri" w:hAnsi="Calibri"/>
                      <w:color w:val="000000"/>
                      <w:szCs w:val="22"/>
                    </w:rPr>
                  </w:rPrChange>
                </w:rPr>
                <w:t> </w:t>
              </w:r>
            </w:ins>
          </w:p>
        </w:tc>
      </w:tr>
      <w:tr w:rsidR="006600BE" w:rsidRPr="00AC393F" w:rsidTr="00AC393F">
        <w:trPr>
          <w:trHeight w:val="300"/>
          <w:ins w:id="874"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875" w:author="Ademar Oliva Xavier Jr." w:date="2014-05-21T10:29:00Z"/>
                <w:rFonts w:ascii="Arial" w:hAnsi="Arial" w:cs="Arial"/>
                <w:color w:val="000000"/>
                <w:sz w:val="16"/>
                <w:szCs w:val="16"/>
                <w:rPrChange w:id="876" w:author="Ademar Oliva Xavier Jr." w:date="2014-05-21T10:31:00Z">
                  <w:rPr>
                    <w:ins w:id="877" w:author="Ademar Oliva Xavier Jr." w:date="2014-05-21T10:29:00Z"/>
                    <w:rFonts w:ascii="Arial" w:hAnsi="Arial" w:cs="Arial"/>
                    <w:color w:val="000000"/>
                    <w:sz w:val="20"/>
                    <w:szCs w:val="20"/>
                  </w:rPr>
                </w:rPrChange>
              </w:rPr>
            </w:pPr>
            <w:ins w:id="878" w:author="Ademar Oliva Xavier Jr." w:date="2014-05-21T10:29:00Z">
              <w:r w:rsidRPr="00AC393F">
                <w:rPr>
                  <w:rFonts w:ascii="Arial" w:hAnsi="Arial" w:cs="Arial"/>
                  <w:color w:val="000000"/>
                  <w:sz w:val="16"/>
                  <w:szCs w:val="16"/>
                  <w:rPrChange w:id="879" w:author="Ademar Oliva Xavier Jr." w:date="2014-05-21T10:31:00Z">
                    <w:rPr>
                      <w:rFonts w:ascii="Arial" w:hAnsi="Arial" w:cs="Arial"/>
                      <w:color w:val="000000"/>
                      <w:sz w:val="20"/>
                      <w:szCs w:val="20"/>
                    </w:rPr>
                  </w:rPrChange>
                </w:rPr>
                <w:t>Fornecimento de 3 licenças flutuantes GIS Desktop</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80" w:author="Ademar Oliva Xavier Jr." w:date="2014-05-21T10:29:00Z"/>
                <w:rFonts w:ascii="Calibri" w:hAnsi="Calibri"/>
                <w:color w:val="000000"/>
                <w:sz w:val="16"/>
                <w:szCs w:val="16"/>
                <w:rPrChange w:id="881" w:author="Ademar Oliva Xavier Jr." w:date="2014-05-21T10:31:00Z">
                  <w:rPr>
                    <w:ins w:id="882" w:author="Ademar Oliva Xavier Jr." w:date="2014-05-21T10:29:00Z"/>
                    <w:rFonts w:ascii="Calibri" w:hAnsi="Calibri"/>
                    <w:color w:val="000000"/>
                    <w:szCs w:val="22"/>
                  </w:rPr>
                </w:rPrChange>
              </w:rPr>
            </w:pPr>
            <w:ins w:id="883" w:author="Ademar Oliva Xavier Jr." w:date="2014-05-21T10:29:00Z">
              <w:r w:rsidRPr="00AC393F">
                <w:rPr>
                  <w:rFonts w:ascii="Calibri" w:hAnsi="Calibri"/>
                  <w:color w:val="000000"/>
                  <w:sz w:val="16"/>
                  <w:szCs w:val="16"/>
                  <w:rPrChange w:id="8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85" w:author="Ademar Oliva Xavier Jr." w:date="2014-05-21T10:29:00Z"/>
                <w:rFonts w:ascii="Calibri" w:hAnsi="Calibri"/>
                <w:color w:val="000000"/>
                <w:sz w:val="16"/>
                <w:szCs w:val="16"/>
                <w:rPrChange w:id="886" w:author="Ademar Oliva Xavier Jr." w:date="2014-05-21T10:31:00Z">
                  <w:rPr>
                    <w:ins w:id="887" w:author="Ademar Oliva Xavier Jr." w:date="2014-05-21T10:29:00Z"/>
                    <w:rFonts w:ascii="Calibri" w:hAnsi="Calibri"/>
                    <w:color w:val="000000"/>
                    <w:szCs w:val="22"/>
                  </w:rPr>
                </w:rPrChange>
              </w:rPr>
            </w:pPr>
            <w:ins w:id="888" w:author="Ademar Oliva Xavier Jr." w:date="2014-05-21T10:29:00Z">
              <w:r w:rsidRPr="00AC393F">
                <w:rPr>
                  <w:rFonts w:ascii="Calibri" w:hAnsi="Calibri"/>
                  <w:color w:val="000000"/>
                  <w:sz w:val="16"/>
                  <w:szCs w:val="16"/>
                  <w:rPrChange w:id="8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890" w:author="Ademar Oliva Xavier Jr." w:date="2014-05-21T10:29:00Z"/>
                <w:rFonts w:ascii="Calibri" w:hAnsi="Calibri"/>
                <w:color w:val="000000"/>
                <w:sz w:val="16"/>
                <w:szCs w:val="16"/>
                <w:rPrChange w:id="891" w:author="Ademar Oliva Xavier Jr." w:date="2014-05-21T10:31:00Z">
                  <w:rPr>
                    <w:ins w:id="892" w:author="Ademar Oliva Xavier Jr." w:date="2014-05-21T10:29:00Z"/>
                    <w:rFonts w:ascii="Calibri" w:hAnsi="Calibri"/>
                    <w:color w:val="000000"/>
                    <w:szCs w:val="22"/>
                  </w:rPr>
                </w:rPrChange>
              </w:rPr>
            </w:pPr>
            <w:ins w:id="893" w:author="Ademar Oliva Xavier Jr." w:date="2014-05-21T10:29:00Z">
              <w:r w:rsidRPr="00AC393F">
                <w:rPr>
                  <w:rFonts w:ascii="Calibri" w:hAnsi="Calibri"/>
                  <w:color w:val="000000"/>
                  <w:sz w:val="16"/>
                  <w:szCs w:val="16"/>
                  <w:rPrChange w:id="8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895" w:author="Ademar Oliva Xavier Jr." w:date="2014-05-21T10:29:00Z"/>
                <w:rFonts w:ascii="Calibri" w:hAnsi="Calibri"/>
                <w:color w:val="000000"/>
                <w:sz w:val="16"/>
                <w:szCs w:val="16"/>
                <w:rPrChange w:id="896" w:author="Ademar Oliva Xavier Jr." w:date="2014-05-21T10:31:00Z">
                  <w:rPr>
                    <w:ins w:id="897" w:author="Ademar Oliva Xavier Jr." w:date="2014-05-21T10:29:00Z"/>
                    <w:rFonts w:ascii="Calibri" w:hAnsi="Calibri"/>
                    <w:color w:val="000000"/>
                    <w:szCs w:val="22"/>
                  </w:rPr>
                </w:rPrChange>
              </w:rPr>
            </w:pPr>
            <w:ins w:id="898" w:author="Ademar Oliva Xavier Jr." w:date="2014-05-21T10:29:00Z">
              <w:r w:rsidRPr="00AC393F">
                <w:rPr>
                  <w:rFonts w:ascii="Calibri" w:hAnsi="Calibri"/>
                  <w:color w:val="000000"/>
                  <w:sz w:val="16"/>
                  <w:szCs w:val="16"/>
                  <w:rPrChange w:id="8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00" w:author="Ademar Oliva Xavier Jr." w:date="2014-05-21T10:29:00Z"/>
                <w:rFonts w:ascii="Calibri" w:hAnsi="Calibri"/>
                <w:color w:val="000000"/>
                <w:sz w:val="16"/>
                <w:szCs w:val="16"/>
                <w:rPrChange w:id="901" w:author="Ademar Oliva Xavier Jr." w:date="2014-05-21T10:31:00Z">
                  <w:rPr>
                    <w:ins w:id="902" w:author="Ademar Oliva Xavier Jr." w:date="2014-05-21T10:29:00Z"/>
                    <w:rFonts w:ascii="Calibri" w:hAnsi="Calibri"/>
                    <w:color w:val="000000"/>
                    <w:szCs w:val="22"/>
                  </w:rPr>
                </w:rPrChange>
              </w:rPr>
            </w:pPr>
            <w:ins w:id="903" w:author="Ademar Oliva Xavier Jr." w:date="2014-05-21T10:29:00Z">
              <w:r w:rsidRPr="00AC393F">
                <w:rPr>
                  <w:rFonts w:ascii="Calibri" w:hAnsi="Calibri"/>
                  <w:color w:val="000000"/>
                  <w:sz w:val="16"/>
                  <w:szCs w:val="16"/>
                  <w:rPrChange w:id="9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05" w:author="Ademar Oliva Xavier Jr." w:date="2014-05-21T10:29:00Z"/>
                <w:rFonts w:ascii="Calibri" w:hAnsi="Calibri"/>
                <w:color w:val="000000"/>
                <w:sz w:val="16"/>
                <w:szCs w:val="16"/>
                <w:rPrChange w:id="906" w:author="Ademar Oliva Xavier Jr." w:date="2014-05-21T10:31:00Z">
                  <w:rPr>
                    <w:ins w:id="907" w:author="Ademar Oliva Xavier Jr." w:date="2014-05-21T10:29:00Z"/>
                    <w:rFonts w:ascii="Calibri" w:hAnsi="Calibri"/>
                    <w:color w:val="000000"/>
                    <w:szCs w:val="22"/>
                  </w:rPr>
                </w:rPrChange>
              </w:rPr>
            </w:pPr>
            <w:ins w:id="908" w:author="Ademar Oliva Xavier Jr." w:date="2014-05-21T10:29:00Z">
              <w:r w:rsidRPr="00AC393F">
                <w:rPr>
                  <w:rFonts w:ascii="Calibri" w:hAnsi="Calibri"/>
                  <w:color w:val="000000"/>
                  <w:sz w:val="16"/>
                  <w:szCs w:val="16"/>
                  <w:rPrChange w:id="9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10" w:author="Ademar Oliva Xavier Jr." w:date="2014-05-21T10:29:00Z"/>
                <w:rFonts w:ascii="Calibri" w:hAnsi="Calibri"/>
                <w:color w:val="000000"/>
                <w:sz w:val="16"/>
                <w:szCs w:val="16"/>
                <w:rPrChange w:id="911" w:author="Ademar Oliva Xavier Jr." w:date="2014-05-21T10:31:00Z">
                  <w:rPr>
                    <w:ins w:id="912" w:author="Ademar Oliva Xavier Jr." w:date="2014-05-21T10:29:00Z"/>
                    <w:rFonts w:ascii="Calibri" w:hAnsi="Calibri"/>
                    <w:color w:val="000000"/>
                    <w:szCs w:val="22"/>
                  </w:rPr>
                </w:rPrChange>
              </w:rPr>
            </w:pPr>
            <w:ins w:id="913" w:author="Ademar Oliva Xavier Jr." w:date="2014-05-21T10:29:00Z">
              <w:r w:rsidRPr="00AC393F">
                <w:rPr>
                  <w:rFonts w:ascii="Calibri" w:hAnsi="Calibri"/>
                  <w:color w:val="000000"/>
                  <w:sz w:val="16"/>
                  <w:szCs w:val="16"/>
                  <w:rPrChange w:id="9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15" w:author="Ademar Oliva Xavier Jr." w:date="2014-05-21T10:29:00Z"/>
                <w:rFonts w:ascii="Calibri" w:hAnsi="Calibri"/>
                <w:color w:val="000000"/>
                <w:sz w:val="16"/>
                <w:szCs w:val="16"/>
                <w:rPrChange w:id="916" w:author="Ademar Oliva Xavier Jr." w:date="2014-05-21T10:31:00Z">
                  <w:rPr>
                    <w:ins w:id="917" w:author="Ademar Oliva Xavier Jr." w:date="2014-05-21T10:29:00Z"/>
                    <w:rFonts w:ascii="Calibri" w:hAnsi="Calibri"/>
                    <w:color w:val="000000"/>
                    <w:szCs w:val="22"/>
                  </w:rPr>
                </w:rPrChange>
              </w:rPr>
            </w:pPr>
            <w:ins w:id="918" w:author="Ademar Oliva Xavier Jr." w:date="2014-05-21T10:29:00Z">
              <w:r w:rsidRPr="00AC393F">
                <w:rPr>
                  <w:rFonts w:ascii="Calibri" w:hAnsi="Calibri"/>
                  <w:color w:val="000000"/>
                  <w:sz w:val="16"/>
                  <w:szCs w:val="16"/>
                  <w:rPrChange w:id="9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20" w:author="Ademar Oliva Xavier Jr." w:date="2014-05-21T10:29:00Z"/>
                <w:rFonts w:ascii="Calibri" w:hAnsi="Calibri"/>
                <w:color w:val="000000"/>
                <w:sz w:val="16"/>
                <w:szCs w:val="16"/>
                <w:rPrChange w:id="921" w:author="Ademar Oliva Xavier Jr." w:date="2014-05-21T10:31:00Z">
                  <w:rPr>
                    <w:ins w:id="922" w:author="Ademar Oliva Xavier Jr." w:date="2014-05-21T10:29:00Z"/>
                    <w:rFonts w:ascii="Calibri" w:hAnsi="Calibri"/>
                    <w:color w:val="000000"/>
                    <w:szCs w:val="22"/>
                  </w:rPr>
                </w:rPrChange>
              </w:rPr>
            </w:pPr>
            <w:ins w:id="923" w:author="Ademar Oliva Xavier Jr." w:date="2014-05-21T10:29:00Z">
              <w:r w:rsidRPr="00AC393F">
                <w:rPr>
                  <w:rFonts w:ascii="Calibri" w:hAnsi="Calibri"/>
                  <w:color w:val="000000"/>
                  <w:sz w:val="16"/>
                  <w:szCs w:val="16"/>
                  <w:rPrChange w:id="9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925" w:author="Ademar Oliva Xavier Jr." w:date="2014-05-21T10:29:00Z"/>
                <w:rFonts w:ascii="Calibri" w:hAnsi="Calibri"/>
                <w:color w:val="000000"/>
                <w:sz w:val="16"/>
                <w:szCs w:val="16"/>
                <w:rPrChange w:id="926" w:author="Ademar Oliva Xavier Jr." w:date="2014-05-21T10:31:00Z">
                  <w:rPr>
                    <w:ins w:id="927" w:author="Ademar Oliva Xavier Jr." w:date="2014-05-21T10:29:00Z"/>
                    <w:rFonts w:ascii="Calibri" w:hAnsi="Calibri"/>
                    <w:color w:val="000000"/>
                    <w:szCs w:val="22"/>
                  </w:rPr>
                </w:rPrChange>
              </w:rPr>
            </w:pPr>
            <w:ins w:id="928" w:author="Ademar Oliva Xavier Jr." w:date="2014-05-21T10:29:00Z">
              <w:r w:rsidRPr="00AC393F">
                <w:rPr>
                  <w:rFonts w:ascii="Calibri" w:hAnsi="Calibri"/>
                  <w:color w:val="000000"/>
                  <w:sz w:val="16"/>
                  <w:szCs w:val="16"/>
                  <w:rPrChange w:id="9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30" w:author="Ademar Oliva Xavier Jr." w:date="2014-05-21T10:29:00Z"/>
                <w:rFonts w:ascii="Calibri" w:hAnsi="Calibri"/>
                <w:color w:val="000000"/>
                <w:sz w:val="16"/>
                <w:szCs w:val="16"/>
                <w:rPrChange w:id="931" w:author="Ademar Oliva Xavier Jr." w:date="2014-05-21T10:31:00Z">
                  <w:rPr>
                    <w:ins w:id="932" w:author="Ademar Oliva Xavier Jr." w:date="2014-05-21T10:29:00Z"/>
                    <w:rFonts w:ascii="Calibri" w:hAnsi="Calibri"/>
                    <w:color w:val="000000"/>
                    <w:szCs w:val="22"/>
                  </w:rPr>
                </w:rPrChange>
              </w:rPr>
            </w:pPr>
            <w:ins w:id="933" w:author="Ademar Oliva Xavier Jr." w:date="2014-05-21T10:29:00Z">
              <w:r w:rsidRPr="00AC393F">
                <w:rPr>
                  <w:rFonts w:ascii="Calibri" w:hAnsi="Calibri"/>
                  <w:color w:val="000000"/>
                  <w:sz w:val="16"/>
                  <w:szCs w:val="16"/>
                  <w:rPrChange w:id="9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35" w:author="Ademar Oliva Xavier Jr." w:date="2014-05-21T10:29:00Z"/>
                <w:rFonts w:ascii="Calibri" w:hAnsi="Calibri"/>
                <w:color w:val="000000"/>
                <w:sz w:val="16"/>
                <w:szCs w:val="16"/>
                <w:rPrChange w:id="936" w:author="Ademar Oliva Xavier Jr." w:date="2014-05-21T10:31:00Z">
                  <w:rPr>
                    <w:ins w:id="937" w:author="Ademar Oliva Xavier Jr." w:date="2014-05-21T10:29:00Z"/>
                    <w:rFonts w:ascii="Calibri" w:hAnsi="Calibri"/>
                    <w:color w:val="000000"/>
                    <w:szCs w:val="22"/>
                  </w:rPr>
                </w:rPrChange>
              </w:rPr>
            </w:pPr>
            <w:ins w:id="938" w:author="Ademar Oliva Xavier Jr." w:date="2014-05-21T10:29:00Z">
              <w:r w:rsidRPr="00AC393F">
                <w:rPr>
                  <w:rFonts w:ascii="Calibri" w:hAnsi="Calibri"/>
                  <w:color w:val="000000"/>
                  <w:sz w:val="16"/>
                  <w:szCs w:val="16"/>
                  <w:rPrChange w:id="9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40" w:author="Ademar Oliva Xavier Jr." w:date="2014-05-21T10:29:00Z"/>
                <w:rFonts w:ascii="Calibri" w:hAnsi="Calibri"/>
                <w:color w:val="000000"/>
                <w:sz w:val="16"/>
                <w:szCs w:val="16"/>
                <w:rPrChange w:id="941" w:author="Ademar Oliva Xavier Jr." w:date="2014-05-21T10:31:00Z">
                  <w:rPr>
                    <w:ins w:id="942" w:author="Ademar Oliva Xavier Jr." w:date="2014-05-21T10:29:00Z"/>
                    <w:rFonts w:ascii="Calibri" w:hAnsi="Calibri"/>
                    <w:color w:val="000000"/>
                    <w:szCs w:val="22"/>
                  </w:rPr>
                </w:rPrChange>
              </w:rPr>
            </w:pPr>
            <w:ins w:id="943" w:author="Ademar Oliva Xavier Jr." w:date="2014-05-21T10:29:00Z">
              <w:r w:rsidRPr="00AC393F">
                <w:rPr>
                  <w:rFonts w:ascii="Calibri" w:hAnsi="Calibri"/>
                  <w:color w:val="000000"/>
                  <w:sz w:val="16"/>
                  <w:szCs w:val="16"/>
                  <w:rPrChange w:id="9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45" w:author="Ademar Oliva Xavier Jr." w:date="2014-05-21T10:29:00Z"/>
                <w:rFonts w:ascii="Calibri" w:hAnsi="Calibri"/>
                <w:color w:val="000000"/>
                <w:sz w:val="16"/>
                <w:szCs w:val="16"/>
                <w:rPrChange w:id="946" w:author="Ademar Oliva Xavier Jr." w:date="2014-05-21T10:31:00Z">
                  <w:rPr>
                    <w:ins w:id="947" w:author="Ademar Oliva Xavier Jr." w:date="2014-05-21T10:29:00Z"/>
                    <w:rFonts w:ascii="Calibri" w:hAnsi="Calibri"/>
                    <w:color w:val="000000"/>
                    <w:szCs w:val="22"/>
                  </w:rPr>
                </w:rPrChange>
              </w:rPr>
            </w:pPr>
            <w:ins w:id="948" w:author="Ademar Oliva Xavier Jr." w:date="2014-05-21T10:29:00Z">
              <w:r w:rsidRPr="00AC393F">
                <w:rPr>
                  <w:rFonts w:ascii="Calibri" w:hAnsi="Calibri"/>
                  <w:color w:val="000000"/>
                  <w:sz w:val="16"/>
                  <w:szCs w:val="16"/>
                  <w:rPrChange w:id="9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50" w:author="Ademar Oliva Xavier Jr." w:date="2014-05-21T10:29:00Z"/>
                <w:rFonts w:ascii="Calibri" w:hAnsi="Calibri"/>
                <w:color w:val="000000"/>
                <w:sz w:val="16"/>
                <w:szCs w:val="16"/>
                <w:rPrChange w:id="951" w:author="Ademar Oliva Xavier Jr." w:date="2014-05-21T10:31:00Z">
                  <w:rPr>
                    <w:ins w:id="952" w:author="Ademar Oliva Xavier Jr." w:date="2014-05-21T10:29:00Z"/>
                    <w:rFonts w:ascii="Calibri" w:hAnsi="Calibri"/>
                    <w:color w:val="000000"/>
                    <w:szCs w:val="22"/>
                  </w:rPr>
                </w:rPrChange>
              </w:rPr>
            </w:pPr>
            <w:ins w:id="953" w:author="Ademar Oliva Xavier Jr." w:date="2014-05-21T10:29:00Z">
              <w:r w:rsidRPr="00AC393F">
                <w:rPr>
                  <w:rFonts w:ascii="Calibri" w:hAnsi="Calibri"/>
                  <w:color w:val="000000"/>
                  <w:sz w:val="16"/>
                  <w:szCs w:val="16"/>
                  <w:rPrChange w:id="9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55" w:author="Ademar Oliva Xavier Jr." w:date="2014-05-21T10:29:00Z"/>
                <w:rFonts w:ascii="Calibri" w:hAnsi="Calibri"/>
                <w:color w:val="000000"/>
                <w:sz w:val="16"/>
                <w:szCs w:val="16"/>
                <w:rPrChange w:id="956" w:author="Ademar Oliva Xavier Jr." w:date="2014-05-21T10:31:00Z">
                  <w:rPr>
                    <w:ins w:id="957" w:author="Ademar Oliva Xavier Jr." w:date="2014-05-21T10:29:00Z"/>
                    <w:rFonts w:ascii="Calibri" w:hAnsi="Calibri"/>
                    <w:color w:val="000000"/>
                    <w:szCs w:val="22"/>
                  </w:rPr>
                </w:rPrChange>
              </w:rPr>
            </w:pPr>
            <w:ins w:id="958" w:author="Ademar Oliva Xavier Jr." w:date="2014-05-21T10:29:00Z">
              <w:r w:rsidRPr="00AC393F">
                <w:rPr>
                  <w:rFonts w:ascii="Calibri" w:hAnsi="Calibri"/>
                  <w:color w:val="000000"/>
                  <w:sz w:val="16"/>
                  <w:szCs w:val="16"/>
                  <w:rPrChange w:id="9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60" w:author="Ademar Oliva Xavier Jr." w:date="2014-05-21T10:29:00Z"/>
                <w:rFonts w:ascii="Calibri" w:hAnsi="Calibri"/>
                <w:color w:val="000000"/>
                <w:sz w:val="16"/>
                <w:szCs w:val="16"/>
                <w:rPrChange w:id="961" w:author="Ademar Oliva Xavier Jr." w:date="2014-05-21T10:31:00Z">
                  <w:rPr>
                    <w:ins w:id="962" w:author="Ademar Oliva Xavier Jr." w:date="2014-05-21T10:29:00Z"/>
                    <w:rFonts w:ascii="Calibri" w:hAnsi="Calibri"/>
                    <w:color w:val="000000"/>
                    <w:szCs w:val="22"/>
                  </w:rPr>
                </w:rPrChange>
              </w:rPr>
            </w:pPr>
            <w:ins w:id="963" w:author="Ademar Oliva Xavier Jr." w:date="2014-05-21T10:29:00Z">
              <w:r w:rsidRPr="00AC393F">
                <w:rPr>
                  <w:rFonts w:ascii="Calibri" w:hAnsi="Calibri"/>
                  <w:color w:val="000000"/>
                  <w:sz w:val="16"/>
                  <w:szCs w:val="16"/>
                  <w:rPrChange w:id="9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965" w:author="Ademar Oliva Xavier Jr." w:date="2014-05-21T10:29:00Z"/>
                <w:rFonts w:ascii="Calibri" w:hAnsi="Calibri"/>
                <w:color w:val="000000"/>
                <w:sz w:val="16"/>
                <w:szCs w:val="16"/>
                <w:rPrChange w:id="966" w:author="Ademar Oliva Xavier Jr." w:date="2014-05-21T10:31:00Z">
                  <w:rPr>
                    <w:ins w:id="967" w:author="Ademar Oliva Xavier Jr." w:date="2014-05-21T10:29:00Z"/>
                    <w:rFonts w:ascii="Calibri" w:hAnsi="Calibri"/>
                    <w:color w:val="000000"/>
                    <w:szCs w:val="22"/>
                  </w:rPr>
                </w:rPrChange>
              </w:rPr>
            </w:pPr>
            <w:ins w:id="968" w:author="Ademar Oliva Xavier Jr." w:date="2014-05-21T10:29:00Z">
              <w:r w:rsidRPr="00AC393F">
                <w:rPr>
                  <w:rFonts w:ascii="Calibri" w:hAnsi="Calibri"/>
                  <w:color w:val="000000"/>
                  <w:sz w:val="16"/>
                  <w:szCs w:val="16"/>
                  <w:rPrChange w:id="969"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70" w:author="Ademar Oliva Xavier Jr." w:date="2014-05-21T10:29:00Z"/>
                <w:rFonts w:ascii="Calibri" w:hAnsi="Calibri"/>
                <w:color w:val="000000"/>
                <w:sz w:val="16"/>
                <w:szCs w:val="16"/>
                <w:rPrChange w:id="971" w:author="Ademar Oliva Xavier Jr." w:date="2014-05-21T10:31:00Z">
                  <w:rPr>
                    <w:ins w:id="972" w:author="Ademar Oliva Xavier Jr." w:date="2014-05-21T10:29:00Z"/>
                    <w:rFonts w:ascii="Calibri" w:hAnsi="Calibri"/>
                    <w:color w:val="000000"/>
                    <w:szCs w:val="22"/>
                  </w:rPr>
                </w:rPrChange>
              </w:rPr>
            </w:pPr>
            <w:ins w:id="973" w:author="Ademar Oliva Xavier Jr." w:date="2014-05-21T10:29:00Z">
              <w:r w:rsidRPr="00AC393F">
                <w:rPr>
                  <w:rFonts w:ascii="Calibri" w:hAnsi="Calibri"/>
                  <w:color w:val="000000"/>
                  <w:sz w:val="16"/>
                  <w:szCs w:val="16"/>
                  <w:rPrChange w:id="9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75" w:author="Ademar Oliva Xavier Jr." w:date="2014-05-21T10:29:00Z"/>
                <w:rFonts w:ascii="Calibri" w:hAnsi="Calibri"/>
                <w:color w:val="000000"/>
                <w:sz w:val="16"/>
                <w:szCs w:val="16"/>
                <w:rPrChange w:id="976" w:author="Ademar Oliva Xavier Jr." w:date="2014-05-21T10:31:00Z">
                  <w:rPr>
                    <w:ins w:id="977" w:author="Ademar Oliva Xavier Jr." w:date="2014-05-21T10:29:00Z"/>
                    <w:rFonts w:ascii="Calibri" w:hAnsi="Calibri"/>
                    <w:color w:val="000000"/>
                    <w:szCs w:val="22"/>
                  </w:rPr>
                </w:rPrChange>
              </w:rPr>
            </w:pPr>
            <w:ins w:id="978" w:author="Ademar Oliva Xavier Jr." w:date="2014-05-21T10:29:00Z">
              <w:r w:rsidRPr="00AC393F">
                <w:rPr>
                  <w:rFonts w:ascii="Calibri" w:hAnsi="Calibri"/>
                  <w:color w:val="000000"/>
                  <w:sz w:val="16"/>
                  <w:szCs w:val="16"/>
                  <w:rPrChange w:id="9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80" w:author="Ademar Oliva Xavier Jr." w:date="2014-05-21T10:29:00Z"/>
                <w:rFonts w:ascii="Calibri" w:hAnsi="Calibri"/>
                <w:color w:val="000000"/>
                <w:sz w:val="16"/>
                <w:szCs w:val="16"/>
                <w:rPrChange w:id="981" w:author="Ademar Oliva Xavier Jr." w:date="2014-05-21T10:31:00Z">
                  <w:rPr>
                    <w:ins w:id="982" w:author="Ademar Oliva Xavier Jr." w:date="2014-05-21T10:29:00Z"/>
                    <w:rFonts w:ascii="Calibri" w:hAnsi="Calibri"/>
                    <w:color w:val="000000"/>
                    <w:szCs w:val="22"/>
                  </w:rPr>
                </w:rPrChange>
              </w:rPr>
            </w:pPr>
            <w:ins w:id="983" w:author="Ademar Oliva Xavier Jr." w:date="2014-05-21T10:29:00Z">
              <w:r w:rsidRPr="00AC393F">
                <w:rPr>
                  <w:rFonts w:ascii="Calibri" w:hAnsi="Calibri"/>
                  <w:color w:val="000000"/>
                  <w:sz w:val="16"/>
                  <w:szCs w:val="16"/>
                  <w:rPrChange w:id="9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85" w:author="Ademar Oliva Xavier Jr." w:date="2014-05-21T10:29:00Z"/>
                <w:rFonts w:ascii="Calibri" w:hAnsi="Calibri"/>
                <w:color w:val="000000"/>
                <w:sz w:val="16"/>
                <w:szCs w:val="16"/>
                <w:rPrChange w:id="986" w:author="Ademar Oliva Xavier Jr." w:date="2014-05-21T10:31:00Z">
                  <w:rPr>
                    <w:ins w:id="987" w:author="Ademar Oliva Xavier Jr." w:date="2014-05-21T10:29:00Z"/>
                    <w:rFonts w:ascii="Calibri" w:hAnsi="Calibri"/>
                    <w:color w:val="000000"/>
                    <w:szCs w:val="22"/>
                  </w:rPr>
                </w:rPrChange>
              </w:rPr>
            </w:pPr>
            <w:ins w:id="988" w:author="Ademar Oliva Xavier Jr." w:date="2014-05-21T10:29:00Z">
              <w:r w:rsidRPr="00AC393F">
                <w:rPr>
                  <w:rFonts w:ascii="Calibri" w:hAnsi="Calibri"/>
                  <w:color w:val="000000"/>
                  <w:sz w:val="16"/>
                  <w:szCs w:val="16"/>
                  <w:rPrChange w:id="9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990" w:author="Ademar Oliva Xavier Jr." w:date="2014-05-21T10:29:00Z"/>
                <w:rFonts w:ascii="Calibri" w:hAnsi="Calibri"/>
                <w:color w:val="000000"/>
                <w:sz w:val="16"/>
                <w:szCs w:val="16"/>
                <w:rPrChange w:id="991" w:author="Ademar Oliva Xavier Jr." w:date="2014-05-21T10:31:00Z">
                  <w:rPr>
                    <w:ins w:id="992" w:author="Ademar Oliva Xavier Jr." w:date="2014-05-21T10:29:00Z"/>
                    <w:rFonts w:ascii="Calibri" w:hAnsi="Calibri"/>
                    <w:color w:val="000000"/>
                    <w:szCs w:val="22"/>
                  </w:rPr>
                </w:rPrChange>
              </w:rPr>
            </w:pPr>
            <w:ins w:id="993" w:author="Ademar Oliva Xavier Jr." w:date="2014-05-21T10:29:00Z">
              <w:r w:rsidRPr="00AC393F">
                <w:rPr>
                  <w:rFonts w:ascii="Calibri" w:hAnsi="Calibri"/>
                  <w:color w:val="000000"/>
                  <w:sz w:val="16"/>
                  <w:szCs w:val="16"/>
                  <w:rPrChange w:id="9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995" w:author="Ademar Oliva Xavier Jr." w:date="2014-05-21T10:29:00Z"/>
                <w:rFonts w:ascii="Calibri" w:hAnsi="Calibri"/>
                <w:color w:val="000000"/>
                <w:sz w:val="16"/>
                <w:szCs w:val="16"/>
                <w:rPrChange w:id="996" w:author="Ademar Oliva Xavier Jr." w:date="2014-05-21T10:31:00Z">
                  <w:rPr>
                    <w:ins w:id="997" w:author="Ademar Oliva Xavier Jr." w:date="2014-05-21T10:29:00Z"/>
                    <w:rFonts w:ascii="Calibri" w:hAnsi="Calibri"/>
                    <w:color w:val="000000"/>
                    <w:szCs w:val="22"/>
                  </w:rPr>
                </w:rPrChange>
              </w:rPr>
            </w:pPr>
            <w:ins w:id="998" w:author="Ademar Oliva Xavier Jr." w:date="2014-05-21T10:29:00Z">
              <w:r w:rsidRPr="00AC393F">
                <w:rPr>
                  <w:rFonts w:ascii="Calibri" w:hAnsi="Calibri"/>
                  <w:color w:val="000000"/>
                  <w:sz w:val="16"/>
                  <w:szCs w:val="16"/>
                  <w:rPrChange w:id="999" w:author="Ademar Oliva Xavier Jr." w:date="2014-05-21T10:31:00Z">
                    <w:rPr>
                      <w:rFonts w:ascii="Calibri" w:hAnsi="Calibri"/>
                      <w:color w:val="000000"/>
                      <w:szCs w:val="22"/>
                    </w:rPr>
                  </w:rPrChange>
                </w:rPr>
                <w:t> </w:t>
              </w:r>
            </w:ins>
          </w:p>
        </w:tc>
      </w:tr>
      <w:tr w:rsidR="006600BE" w:rsidRPr="00AC393F" w:rsidTr="00AC393F">
        <w:trPr>
          <w:trHeight w:val="300"/>
          <w:ins w:id="1000"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001" w:author="Ademar Oliva Xavier Jr." w:date="2014-05-21T10:29:00Z"/>
                <w:rFonts w:ascii="Arial" w:hAnsi="Arial" w:cs="Arial"/>
                <w:color w:val="000000"/>
                <w:sz w:val="16"/>
                <w:szCs w:val="16"/>
                <w:rPrChange w:id="1002" w:author="Ademar Oliva Xavier Jr." w:date="2014-05-21T10:31:00Z">
                  <w:rPr>
                    <w:ins w:id="1003" w:author="Ademar Oliva Xavier Jr." w:date="2014-05-21T10:29:00Z"/>
                    <w:rFonts w:ascii="Arial" w:hAnsi="Arial" w:cs="Arial"/>
                    <w:color w:val="000000"/>
                    <w:sz w:val="20"/>
                    <w:szCs w:val="20"/>
                  </w:rPr>
                </w:rPrChange>
              </w:rPr>
            </w:pPr>
            <w:ins w:id="1004" w:author="Ademar Oliva Xavier Jr." w:date="2014-05-21T10:29:00Z">
              <w:r w:rsidRPr="00AC393F">
                <w:rPr>
                  <w:rFonts w:ascii="Arial" w:hAnsi="Arial" w:cs="Arial"/>
                  <w:color w:val="000000"/>
                  <w:sz w:val="16"/>
                  <w:szCs w:val="16"/>
                  <w:rPrChange w:id="1005" w:author="Ademar Oliva Xavier Jr." w:date="2014-05-21T10:31:00Z">
                    <w:rPr>
                      <w:rFonts w:ascii="Arial" w:hAnsi="Arial" w:cs="Arial"/>
                      <w:color w:val="000000"/>
                      <w:sz w:val="20"/>
                      <w:szCs w:val="20"/>
                    </w:rPr>
                  </w:rPrChange>
                </w:rPr>
                <w:t>Fornecimento software para cadastro de redes desktop</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06" w:author="Ademar Oliva Xavier Jr." w:date="2014-05-21T10:29:00Z"/>
                <w:rFonts w:ascii="Calibri" w:hAnsi="Calibri"/>
                <w:color w:val="000000"/>
                <w:sz w:val="16"/>
                <w:szCs w:val="16"/>
                <w:rPrChange w:id="1007" w:author="Ademar Oliva Xavier Jr." w:date="2014-05-21T10:31:00Z">
                  <w:rPr>
                    <w:ins w:id="1008" w:author="Ademar Oliva Xavier Jr." w:date="2014-05-21T10:29:00Z"/>
                    <w:rFonts w:ascii="Calibri" w:hAnsi="Calibri"/>
                    <w:color w:val="000000"/>
                    <w:szCs w:val="22"/>
                  </w:rPr>
                </w:rPrChange>
              </w:rPr>
            </w:pPr>
            <w:ins w:id="1009" w:author="Ademar Oliva Xavier Jr." w:date="2014-05-21T10:29:00Z">
              <w:r w:rsidRPr="00AC393F">
                <w:rPr>
                  <w:rFonts w:ascii="Calibri" w:hAnsi="Calibri"/>
                  <w:color w:val="000000"/>
                  <w:sz w:val="16"/>
                  <w:szCs w:val="16"/>
                  <w:rPrChange w:id="10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11" w:author="Ademar Oliva Xavier Jr." w:date="2014-05-21T10:29:00Z"/>
                <w:rFonts w:ascii="Calibri" w:hAnsi="Calibri"/>
                <w:color w:val="000000"/>
                <w:sz w:val="16"/>
                <w:szCs w:val="16"/>
                <w:rPrChange w:id="1012" w:author="Ademar Oliva Xavier Jr." w:date="2014-05-21T10:31:00Z">
                  <w:rPr>
                    <w:ins w:id="1013" w:author="Ademar Oliva Xavier Jr." w:date="2014-05-21T10:29:00Z"/>
                    <w:rFonts w:ascii="Calibri" w:hAnsi="Calibri"/>
                    <w:color w:val="000000"/>
                    <w:szCs w:val="22"/>
                  </w:rPr>
                </w:rPrChange>
              </w:rPr>
            </w:pPr>
            <w:ins w:id="1014" w:author="Ademar Oliva Xavier Jr." w:date="2014-05-21T10:29:00Z">
              <w:r w:rsidRPr="00AC393F">
                <w:rPr>
                  <w:rFonts w:ascii="Calibri" w:hAnsi="Calibri"/>
                  <w:color w:val="000000"/>
                  <w:sz w:val="16"/>
                  <w:szCs w:val="16"/>
                  <w:rPrChange w:id="10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16" w:author="Ademar Oliva Xavier Jr." w:date="2014-05-21T10:29:00Z"/>
                <w:rFonts w:ascii="Calibri" w:hAnsi="Calibri"/>
                <w:color w:val="000000"/>
                <w:sz w:val="16"/>
                <w:szCs w:val="16"/>
                <w:rPrChange w:id="1017" w:author="Ademar Oliva Xavier Jr." w:date="2014-05-21T10:31:00Z">
                  <w:rPr>
                    <w:ins w:id="1018" w:author="Ademar Oliva Xavier Jr." w:date="2014-05-21T10:29:00Z"/>
                    <w:rFonts w:ascii="Calibri" w:hAnsi="Calibri"/>
                    <w:color w:val="000000"/>
                    <w:szCs w:val="22"/>
                  </w:rPr>
                </w:rPrChange>
              </w:rPr>
            </w:pPr>
            <w:ins w:id="1019" w:author="Ademar Oliva Xavier Jr." w:date="2014-05-21T10:29:00Z">
              <w:r w:rsidRPr="00AC393F">
                <w:rPr>
                  <w:rFonts w:ascii="Calibri" w:hAnsi="Calibri"/>
                  <w:color w:val="000000"/>
                  <w:sz w:val="16"/>
                  <w:szCs w:val="16"/>
                  <w:rPrChange w:id="10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021" w:author="Ademar Oliva Xavier Jr." w:date="2014-05-21T10:29:00Z"/>
                <w:rFonts w:ascii="Calibri" w:hAnsi="Calibri"/>
                <w:color w:val="000000"/>
                <w:sz w:val="16"/>
                <w:szCs w:val="16"/>
                <w:rPrChange w:id="1022" w:author="Ademar Oliva Xavier Jr." w:date="2014-05-21T10:31:00Z">
                  <w:rPr>
                    <w:ins w:id="1023" w:author="Ademar Oliva Xavier Jr." w:date="2014-05-21T10:29:00Z"/>
                    <w:rFonts w:ascii="Calibri" w:hAnsi="Calibri"/>
                    <w:color w:val="000000"/>
                    <w:szCs w:val="22"/>
                  </w:rPr>
                </w:rPrChange>
              </w:rPr>
            </w:pPr>
            <w:ins w:id="1024" w:author="Ademar Oliva Xavier Jr." w:date="2014-05-21T10:29:00Z">
              <w:r w:rsidRPr="00AC393F">
                <w:rPr>
                  <w:rFonts w:ascii="Calibri" w:hAnsi="Calibri"/>
                  <w:color w:val="000000"/>
                  <w:sz w:val="16"/>
                  <w:szCs w:val="16"/>
                  <w:rPrChange w:id="10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26" w:author="Ademar Oliva Xavier Jr." w:date="2014-05-21T10:29:00Z"/>
                <w:rFonts w:ascii="Calibri" w:hAnsi="Calibri"/>
                <w:color w:val="000000"/>
                <w:sz w:val="16"/>
                <w:szCs w:val="16"/>
                <w:rPrChange w:id="1027" w:author="Ademar Oliva Xavier Jr." w:date="2014-05-21T10:31:00Z">
                  <w:rPr>
                    <w:ins w:id="1028" w:author="Ademar Oliva Xavier Jr." w:date="2014-05-21T10:29:00Z"/>
                    <w:rFonts w:ascii="Calibri" w:hAnsi="Calibri"/>
                    <w:color w:val="000000"/>
                    <w:szCs w:val="22"/>
                  </w:rPr>
                </w:rPrChange>
              </w:rPr>
            </w:pPr>
            <w:ins w:id="1029" w:author="Ademar Oliva Xavier Jr." w:date="2014-05-21T10:29:00Z">
              <w:r w:rsidRPr="00AC393F">
                <w:rPr>
                  <w:rFonts w:ascii="Calibri" w:hAnsi="Calibri"/>
                  <w:color w:val="000000"/>
                  <w:sz w:val="16"/>
                  <w:szCs w:val="16"/>
                  <w:rPrChange w:id="10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31" w:author="Ademar Oliva Xavier Jr." w:date="2014-05-21T10:29:00Z"/>
                <w:rFonts w:ascii="Calibri" w:hAnsi="Calibri"/>
                <w:color w:val="000000"/>
                <w:sz w:val="16"/>
                <w:szCs w:val="16"/>
                <w:rPrChange w:id="1032" w:author="Ademar Oliva Xavier Jr." w:date="2014-05-21T10:31:00Z">
                  <w:rPr>
                    <w:ins w:id="1033" w:author="Ademar Oliva Xavier Jr." w:date="2014-05-21T10:29:00Z"/>
                    <w:rFonts w:ascii="Calibri" w:hAnsi="Calibri"/>
                    <w:color w:val="000000"/>
                    <w:szCs w:val="22"/>
                  </w:rPr>
                </w:rPrChange>
              </w:rPr>
            </w:pPr>
            <w:ins w:id="1034" w:author="Ademar Oliva Xavier Jr." w:date="2014-05-21T10:29:00Z">
              <w:r w:rsidRPr="00AC393F">
                <w:rPr>
                  <w:rFonts w:ascii="Calibri" w:hAnsi="Calibri"/>
                  <w:color w:val="000000"/>
                  <w:sz w:val="16"/>
                  <w:szCs w:val="16"/>
                  <w:rPrChange w:id="10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36" w:author="Ademar Oliva Xavier Jr." w:date="2014-05-21T10:29:00Z"/>
                <w:rFonts w:ascii="Calibri" w:hAnsi="Calibri"/>
                <w:color w:val="000000"/>
                <w:sz w:val="16"/>
                <w:szCs w:val="16"/>
                <w:rPrChange w:id="1037" w:author="Ademar Oliva Xavier Jr." w:date="2014-05-21T10:31:00Z">
                  <w:rPr>
                    <w:ins w:id="1038" w:author="Ademar Oliva Xavier Jr." w:date="2014-05-21T10:29:00Z"/>
                    <w:rFonts w:ascii="Calibri" w:hAnsi="Calibri"/>
                    <w:color w:val="000000"/>
                    <w:szCs w:val="22"/>
                  </w:rPr>
                </w:rPrChange>
              </w:rPr>
            </w:pPr>
            <w:ins w:id="1039" w:author="Ademar Oliva Xavier Jr." w:date="2014-05-21T10:29:00Z">
              <w:r w:rsidRPr="00AC393F">
                <w:rPr>
                  <w:rFonts w:ascii="Calibri" w:hAnsi="Calibri"/>
                  <w:color w:val="000000"/>
                  <w:sz w:val="16"/>
                  <w:szCs w:val="16"/>
                  <w:rPrChange w:id="10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41" w:author="Ademar Oliva Xavier Jr." w:date="2014-05-21T10:29:00Z"/>
                <w:rFonts w:ascii="Calibri" w:hAnsi="Calibri"/>
                <w:color w:val="000000"/>
                <w:sz w:val="16"/>
                <w:szCs w:val="16"/>
                <w:rPrChange w:id="1042" w:author="Ademar Oliva Xavier Jr." w:date="2014-05-21T10:31:00Z">
                  <w:rPr>
                    <w:ins w:id="1043" w:author="Ademar Oliva Xavier Jr." w:date="2014-05-21T10:29:00Z"/>
                    <w:rFonts w:ascii="Calibri" w:hAnsi="Calibri"/>
                    <w:color w:val="000000"/>
                    <w:szCs w:val="22"/>
                  </w:rPr>
                </w:rPrChange>
              </w:rPr>
            </w:pPr>
            <w:ins w:id="1044" w:author="Ademar Oliva Xavier Jr." w:date="2014-05-21T10:29:00Z">
              <w:r w:rsidRPr="00AC393F">
                <w:rPr>
                  <w:rFonts w:ascii="Calibri" w:hAnsi="Calibri"/>
                  <w:color w:val="000000"/>
                  <w:sz w:val="16"/>
                  <w:szCs w:val="16"/>
                  <w:rPrChange w:id="10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46" w:author="Ademar Oliva Xavier Jr." w:date="2014-05-21T10:29:00Z"/>
                <w:rFonts w:ascii="Calibri" w:hAnsi="Calibri"/>
                <w:color w:val="000000"/>
                <w:sz w:val="16"/>
                <w:szCs w:val="16"/>
                <w:rPrChange w:id="1047" w:author="Ademar Oliva Xavier Jr." w:date="2014-05-21T10:31:00Z">
                  <w:rPr>
                    <w:ins w:id="1048" w:author="Ademar Oliva Xavier Jr." w:date="2014-05-21T10:29:00Z"/>
                    <w:rFonts w:ascii="Calibri" w:hAnsi="Calibri"/>
                    <w:color w:val="000000"/>
                    <w:szCs w:val="22"/>
                  </w:rPr>
                </w:rPrChange>
              </w:rPr>
            </w:pPr>
            <w:ins w:id="1049" w:author="Ademar Oliva Xavier Jr." w:date="2014-05-21T10:29:00Z">
              <w:r w:rsidRPr="00AC393F">
                <w:rPr>
                  <w:rFonts w:ascii="Calibri" w:hAnsi="Calibri"/>
                  <w:color w:val="000000"/>
                  <w:sz w:val="16"/>
                  <w:szCs w:val="16"/>
                  <w:rPrChange w:id="10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051" w:author="Ademar Oliva Xavier Jr." w:date="2014-05-21T10:29:00Z"/>
                <w:rFonts w:ascii="Calibri" w:hAnsi="Calibri"/>
                <w:color w:val="000000"/>
                <w:sz w:val="16"/>
                <w:szCs w:val="16"/>
                <w:rPrChange w:id="1052" w:author="Ademar Oliva Xavier Jr." w:date="2014-05-21T10:31:00Z">
                  <w:rPr>
                    <w:ins w:id="1053" w:author="Ademar Oliva Xavier Jr." w:date="2014-05-21T10:29:00Z"/>
                    <w:rFonts w:ascii="Calibri" w:hAnsi="Calibri"/>
                    <w:color w:val="000000"/>
                    <w:szCs w:val="22"/>
                  </w:rPr>
                </w:rPrChange>
              </w:rPr>
            </w:pPr>
            <w:ins w:id="1054" w:author="Ademar Oliva Xavier Jr." w:date="2014-05-21T10:29:00Z">
              <w:r w:rsidRPr="00AC393F">
                <w:rPr>
                  <w:rFonts w:ascii="Calibri" w:hAnsi="Calibri"/>
                  <w:color w:val="000000"/>
                  <w:sz w:val="16"/>
                  <w:szCs w:val="16"/>
                  <w:rPrChange w:id="10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56" w:author="Ademar Oliva Xavier Jr." w:date="2014-05-21T10:29:00Z"/>
                <w:rFonts w:ascii="Calibri" w:hAnsi="Calibri"/>
                <w:color w:val="000000"/>
                <w:sz w:val="16"/>
                <w:szCs w:val="16"/>
                <w:rPrChange w:id="1057" w:author="Ademar Oliva Xavier Jr." w:date="2014-05-21T10:31:00Z">
                  <w:rPr>
                    <w:ins w:id="1058" w:author="Ademar Oliva Xavier Jr." w:date="2014-05-21T10:29:00Z"/>
                    <w:rFonts w:ascii="Calibri" w:hAnsi="Calibri"/>
                    <w:color w:val="000000"/>
                    <w:szCs w:val="22"/>
                  </w:rPr>
                </w:rPrChange>
              </w:rPr>
            </w:pPr>
            <w:ins w:id="1059" w:author="Ademar Oliva Xavier Jr." w:date="2014-05-21T10:29:00Z">
              <w:r w:rsidRPr="00AC393F">
                <w:rPr>
                  <w:rFonts w:ascii="Calibri" w:hAnsi="Calibri"/>
                  <w:color w:val="000000"/>
                  <w:sz w:val="16"/>
                  <w:szCs w:val="16"/>
                  <w:rPrChange w:id="10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61" w:author="Ademar Oliva Xavier Jr." w:date="2014-05-21T10:29:00Z"/>
                <w:rFonts w:ascii="Calibri" w:hAnsi="Calibri"/>
                <w:color w:val="000000"/>
                <w:sz w:val="16"/>
                <w:szCs w:val="16"/>
                <w:rPrChange w:id="1062" w:author="Ademar Oliva Xavier Jr." w:date="2014-05-21T10:31:00Z">
                  <w:rPr>
                    <w:ins w:id="1063" w:author="Ademar Oliva Xavier Jr." w:date="2014-05-21T10:29:00Z"/>
                    <w:rFonts w:ascii="Calibri" w:hAnsi="Calibri"/>
                    <w:color w:val="000000"/>
                    <w:szCs w:val="22"/>
                  </w:rPr>
                </w:rPrChange>
              </w:rPr>
            </w:pPr>
            <w:ins w:id="1064" w:author="Ademar Oliva Xavier Jr." w:date="2014-05-21T10:29:00Z">
              <w:r w:rsidRPr="00AC393F">
                <w:rPr>
                  <w:rFonts w:ascii="Calibri" w:hAnsi="Calibri"/>
                  <w:color w:val="000000"/>
                  <w:sz w:val="16"/>
                  <w:szCs w:val="16"/>
                  <w:rPrChange w:id="10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66" w:author="Ademar Oliva Xavier Jr." w:date="2014-05-21T10:29:00Z"/>
                <w:rFonts w:ascii="Calibri" w:hAnsi="Calibri"/>
                <w:color w:val="000000"/>
                <w:sz w:val="16"/>
                <w:szCs w:val="16"/>
                <w:rPrChange w:id="1067" w:author="Ademar Oliva Xavier Jr." w:date="2014-05-21T10:31:00Z">
                  <w:rPr>
                    <w:ins w:id="1068" w:author="Ademar Oliva Xavier Jr." w:date="2014-05-21T10:29:00Z"/>
                    <w:rFonts w:ascii="Calibri" w:hAnsi="Calibri"/>
                    <w:color w:val="000000"/>
                    <w:szCs w:val="22"/>
                  </w:rPr>
                </w:rPrChange>
              </w:rPr>
            </w:pPr>
            <w:ins w:id="1069" w:author="Ademar Oliva Xavier Jr." w:date="2014-05-21T10:29:00Z">
              <w:r w:rsidRPr="00AC393F">
                <w:rPr>
                  <w:rFonts w:ascii="Calibri" w:hAnsi="Calibri"/>
                  <w:color w:val="000000"/>
                  <w:sz w:val="16"/>
                  <w:szCs w:val="16"/>
                  <w:rPrChange w:id="10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71" w:author="Ademar Oliva Xavier Jr." w:date="2014-05-21T10:29:00Z"/>
                <w:rFonts w:ascii="Calibri" w:hAnsi="Calibri"/>
                <w:color w:val="000000"/>
                <w:sz w:val="16"/>
                <w:szCs w:val="16"/>
                <w:rPrChange w:id="1072" w:author="Ademar Oliva Xavier Jr." w:date="2014-05-21T10:31:00Z">
                  <w:rPr>
                    <w:ins w:id="1073" w:author="Ademar Oliva Xavier Jr." w:date="2014-05-21T10:29:00Z"/>
                    <w:rFonts w:ascii="Calibri" w:hAnsi="Calibri"/>
                    <w:color w:val="000000"/>
                    <w:szCs w:val="22"/>
                  </w:rPr>
                </w:rPrChange>
              </w:rPr>
            </w:pPr>
            <w:ins w:id="1074" w:author="Ademar Oliva Xavier Jr." w:date="2014-05-21T10:29:00Z">
              <w:r w:rsidRPr="00AC393F">
                <w:rPr>
                  <w:rFonts w:ascii="Calibri" w:hAnsi="Calibri"/>
                  <w:color w:val="000000"/>
                  <w:sz w:val="16"/>
                  <w:szCs w:val="16"/>
                  <w:rPrChange w:id="10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76" w:author="Ademar Oliva Xavier Jr." w:date="2014-05-21T10:29:00Z"/>
                <w:rFonts w:ascii="Calibri" w:hAnsi="Calibri"/>
                <w:color w:val="000000"/>
                <w:sz w:val="16"/>
                <w:szCs w:val="16"/>
                <w:rPrChange w:id="1077" w:author="Ademar Oliva Xavier Jr." w:date="2014-05-21T10:31:00Z">
                  <w:rPr>
                    <w:ins w:id="1078" w:author="Ademar Oliva Xavier Jr." w:date="2014-05-21T10:29:00Z"/>
                    <w:rFonts w:ascii="Calibri" w:hAnsi="Calibri"/>
                    <w:color w:val="000000"/>
                    <w:szCs w:val="22"/>
                  </w:rPr>
                </w:rPrChange>
              </w:rPr>
            </w:pPr>
            <w:ins w:id="1079" w:author="Ademar Oliva Xavier Jr." w:date="2014-05-21T10:29:00Z">
              <w:r w:rsidRPr="00AC393F">
                <w:rPr>
                  <w:rFonts w:ascii="Calibri" w:hAnsi="Calibri"/>
                  <w:color w:val="000000"/>
                  <w:sz w:val="16"/>
                  <w:szCs w:val="16"/>
                  <w:rPrChange w:id="108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81" w:author="Ademar Oliva Xavier Jr." w:date="2014-05-21T10:29:00Z"/>
                <w:rFonts w:ascii="Calibri" w:hAnsi="Calibri"/>
                <w:color w:val="000000"/>
                <w:sz w:val="16"/>
                <w:szCs w:val="16"/>
                <w:rPrChange w:id="1082" w:author="Ademar Oliva Xavier Jr." w:date="2014-05-21T10:31:00Z">
                  <w:rPr>
                    <w:ins w:id="1083" w:author="Ademar Oliva Xavier Jr." w:date="2014-05-21T10:29:00Z"/>
                    <w:rFonts w:ascii="Calibri" w:hAnsi="Calibri"/>
                    <w:color w:val="000000"/>
                    <w:szCs w:val="22"/>
                  </w:rPr>
                </w:rPrChange>
              </w:rPr>
            </w:pPr>
            <w:ins w:id="1084" w:author="Ademar Oliva Xavier Jr." w:date="2014-05-21T10:29:00Z">
              <w:r w:rsidRPr="00AC393F">
                <w:rPr>
                  <w:rFonts w:ascii="Calibri" w:hAnsi="Calibri"/>
                  <w:color w:val="000000"/>
                  <w:sz w:val="16"/>
                  <w:szCs w:val="16"/>
                  <w:rPrChange w:id="10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86" w:author="Ademar Oliva Xavier Jr." w:date="2014-05-21T10:29:00Z"/>
                <w:rFonts w:ascii="Calibri" w:hAnsi="Calibri"/>
                <w:color w:val="000000"/>
                <w:sz w:val="16"/>
                <w:szCs w:val="16"/>
                <w:rPrChange w:id="1087" w:author="Ademar Oliva Xavier Jr." w:date="2014-05-21T10:31:00Z">
                  <w:rPr>
                    <w:ins w:id="1088" w:author="Ademar Oliva Xavier Jr." w:date="2014-05-21T10:29:00Z"/>
                    <w:rFonts w:ascii="Calibri" w:hAnsi="Calibri"/>
                    <w:color w:val="000000"/>
                    <w:szCs w:val="22"/>
                  </w:rPr>
                </w:rPrChange>
              </w:rPr>
            </w:pPr>
            <w:ins w:id="1089" w:author="Ademar Oliva Xavier Jr." w:date="2014-05-21T10:29:00Z">
              <w:r w:rsidRPr="00AC393F">
                <w:rPr>
                  <w:rFonts w:ascii="Calibri" w:hAnsi="Calibri"/>
                  <w:color w:val="000000"/>
                  <w:sz w:val="16"/>
                  <w:szCs w:val="16"/>
                  <w:rPrChange w:id="10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091" w:author="Ademar Oliva Xavier Jr." w:date="2014-05-21T10:29:00Z"/>
                <w:rFonts w:ascii="Calibri" w:hAnsi="Calibri"/>
                <w:color w:val="000000"/>
                <w:sz w:val="16"/>
                <w:szCs w:val="16"/>
                <w:rPrChange w:id="1092" w:author="Ademar Oliva Xavier Jr." w:date="2014-05-21T10:31:00Z">
                  <w:rPr>
                    <w:ins w:id="1093" w:author="Ademar Oliva Xavier Jr." w:date="2014-05-21T10:29:00Z"/>
                    <w:rFonts w:ascii="Calibri" w:hAnsi="Calibri"/>
                    <w:color w:val="000000"/>
                    <w:szCs w:val="22"/>
                  </w:rPr>
                </w:rPrChange>
              </w:rPr>
            </w:pPr>
            <w:ins w:id="1094" w:author="Ademar Oliva Xavier Jr." w:date="2014-05-21T10:29:00Z">
              <w:r w:rsidRPr="00AC393F">
                <w:rPr>
                  <w:rFonts w:ascii="Calibri" w:hAnsi="Calibri"/>
                  <w:color w:val="000000"/>
                  <w:sz w:val="16"/>
                  <w:szCs w:val="16"/>
                  <w:rPrChange w:id="1095"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096" w:author="Ademar Oliva Xavier Jr." w:date="2014-05-21T10:29:00Z"/>
                <w:rFonts w:ascii="Calibri" w:hAnsi="Calibri"/>
                <w:color w:val="000000"/>
                <w:sz w:val="16"/>
                <w:szCs w:val="16"/>
                <w:rPrChange w:id="1097" w:author="Ademar Oliva Xavier Jr." w:date="2014-05-21T10:31:00Z">
                  <w:rPr>
                    <w:ins w:id="1098" w:author="Ademar Oliva Xavier Jr." w:date="2014-05-21T10:29:00Z"/>
                    <w:rFonts w:ascii="Calibri" w:hAnsi="Calibri"/>
                    <w:color w:val="000000"/>
                    <w:szCs w:val="22"/>
                  </w:rPr>
                </w:rPrChange>
              </w:rPr>
            </w:pPr>
            <w:ins w:id="1099" w:author="Ademar Oliva Xavier Jr." w:date="2014-05-21T10:29:00Z">
              <w:r w:rsidRPr="00AC393F">
                <w:rPr>
                  <w:rFonts w:ascii="Calibri" w:hAnsi="Calibri"/>
                  <w:color w:val="000000"/>
                  <w:sz w:val="16"/>
                  <w:szCs w:val="16"/>
                  <w:rPrChange w:id="11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01" w:author="Ademar Oliva Xavier Jr." w:date="2014-05-21T10:29:00Z"/>
                <w:rFonts w:ascii="Calibri" w:hAnsi="Calibri"/>
                <w:color w:val="000000"/>
                <w:sz w:val="16"/>
                <w:szCs w:val="16"/>
                <w:rPrChange w:id="1102" w:author="Ademar Oliva Xavier Jr." w:date="2014-05-21T10:31:00Z">
                  <w:rPr>
                    <w:ins w:id="1103" w:author="Ademar Oliva Xavier Jr." w:date="2014-05-21T10:29:00Z"/>
                    <w:rFonts w:ascii="Calibri" w:hAnsi="Calibri"/>
                    <w:color w:val="000000"/>
                    <w:szCs w:val="22"/>
                  </w:rPr>
                </w:rPrChange>
              </w:rPr>
            </w:pPr>
            <w:ins w:id="1104" w:author="Ademar Oliva Xavier Jr." w:date="2014-05-21T10:29:00Z">
              <w:r w:rsidRPr="00AC393F">
                <w:rPr>
                  <w:rFonts w:ascii="Calibri" w:hAnsi="Calibri"/>
                  <w:color w:val="000000"/>
                  <w:sz w:val="16"/>
                  <w:szCs w:val="16"/>
                  <w:rPrChange w:id="11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06" w:author="Ademar Oliva Xavier Jr." w:date="2014-05-21T10:29:00Z"/>
                <w:rFonts w:ascii="Calibri" w:hAnsi="Calibri"/>
                <w:color w:val="000000"/>
                <w:sz w:val="16"/>
                <w:szCs w:val="16"/>
                <w:rPrChange w:id="1107" w:author="Ademar Oliva Xavier Jr." w:date="2014-05-21T10:31:00Z">
                  <w:rPr>
                    <w:ins w:id="1108" w:author="Ademar Oliva Xavier Jr." w:date="2014-05-21T10:29:00Z"/>
                    <w:rFonts w:ascii="Calibri" w:hAnsi="Calibri"/>
                    <w:color w:val="000000"/>
                    <w:szCs w:val="22"/>
                  </w:rPr>
                </w:rPrChange>
              </w:rPr>
            </w:pPr>
            <w:ins w:id="1109" w:author="Ademar Oliva Xavier Jr." w:date="2014-05-21T10:29:00Z">
              <w:r w:rsidRPr="00AC393F">
                <w:rPr>
                  <w:rFonts w:ascii="Calibri" w:hAnsi="Calibri"/>
                  <w:color w:val="000000"/>
                  <w:sz w:val="16"/>
                  <w:szCs w:val="16"/>
                  <w:rPrChange w:id="11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11" w:author="Ademar Oliva Xavier Jr." w:date="2014-05-21T10:29:00Z"/>
                <w:rFonts w:ascii="Calibri" w:hAnsi="Calibri"/>
                <w:color w:val="000000"/>
                <w:sz w:val="16"/>
                <w:szCs w:val="16"/>
                <w:rPrChange w:id="1112" w:author="Ademar Oliva Xavier Jr." w:date="2014-05-21T10:31:00Z">
                  <w:rPr>
                    <w:ins w:id="1113" w:author="Ademar Oliva Xavier Jr." w:date="2014-05-21T10:29:00Z"/>
                    <w:rFonts w:ascii="Calibri" w:hAnsi="Calibri"/>
                    <w:color w:val="000000"/>
                    <w:szCs w:val="22"/>
                  </w:rPr>
                </w:rPrChange>
              </w:rPr>
            </w:pPr>
            <w:ins w:id="1114" w:author="Ademar Oliva Xavier Jr." w:date="2014-05-21T10:29:00Z">
              <w:r w:rsidRPr="00AC393F">
                <w:rPr>
                  <w:rFonts w:ascii="Calibri" w:hAnsi="Calibri"/>
                  <w:color w:val="000000"/>
                  <w:sz w:val="16"/>
                  <w:szCs w:val="16"/>
                  <w:rPrChange w:id="11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16" w:author="Ademar Oliva Xavier Jr." w:date="2014-05-21T10:29:00Z"/>
                <w:rFonts w:ascii="Calibri" w:hAnsi="Calibri"/>
                <w:color w:val="000000"/>
                <w:sz w:val="16"/>
                <w:szCs w:val="16"/>
                <w:rPrChange w:id="1117" w:author="Ademar Oliva Xavier Jr." w:date="2014-05-21T10:31:00Z">
                  <w:rPr>
                    <w:ins w:id="1118" w:author="Ademar Oliva Xavier Jr." w:date="2014-05-21T10:29:00Z"/>
                    <w:rFonts w:ascii="Calibri" w:hAnsi="Calibri"/>
                    <w:color w:val="000000"/>
                    <w:szCs w:val="22"/>
                  </w:rPr>
                </w:rPrChange>
              </w:rPr>
            </w:pPr>
            <w:ins w:id="1119" w:author="Ademar Oliva Xavier Jr." w:date="2014-05-21T10:29:00Z">
              <w:r w:rsidRPr="00AC393F">
                <w:rPr>
                  <w:rFonts w:ascii="Calibri" w:hAnsi="Calibri"/>
                  <w:color w:val="000000"/>
                  <w:sz w:val="16"/>
                  <w:szCs w:val="16"/>
                  <w:rPrChange w:id="11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121" w:author="Ademar Oliva Xavier Jr." w:date="2014-05-21T10:29:00Z"/>
                <w:rFonts w:ascii="Calibri" w:hAnsi="Calibri"/>
                <w:color w:val="000000"/>
                <w:sz w:val="16"/>
                <w:szCs w:val="16"/>
                <w:rPrChange w:id="1122" w:author="Ademar Oliva Xavier Jr." w:date="2014-05-21T10:31:00Z">
                  <w:rPr>
                    <w:ins w:id="1123" w:author="Ademar Oliva Xavier Jr." w:date="2014-05-21T10:29:00Z"/>
                    <w:rFonts w:ascii="Calibri" w:hAnsi="Calibri"/>
                    <w:color w:val="000000"/>
                    <w:szCs w:val="22"/>
                  </w:rPr>
                </w:rPrChange>
              </w:rPr>
            </w:pPr>
            <w:ins w:id="1124" w:author="Ademar Oliva Xavier Jr." w:date="2014-05-21T10:29:00Z">
              <w:r w:rsidRPr="00AC393F">
                <w:rPr>
                  <w:rFonts w:ascii="Calibri" w:hAnsi="Calibri"/>
                  <w:color w:val="000000"/>
                  <w:sz w:val="16"/>
                  <w:szCs w:val="16"/>
                  <w:rPrChange w:id="1125" w:author="Ademar Oliva Xavier Jr." w:date="2014-05-21T10:31:00Z">
                    <w:rPr>
                      <w:rFonts w:ascii="Calibri" w:hAnsi="Calibri"/>
                      <w:color w:val="000000"/>
                      <w:szCs w:val="22"/>
                    </w:rPr>
                  </w:rPrChange>
                </w:rPr>
                <w:t> </w:t>
              </w:r>
            </w:ins>
          </w:p>
        </w:tc>
      </w:tr>
      <w:tr w:rsidR="006600BE" w:rsidRPr="00AC393F" w:rsidTr="00AC393F">
        <w:trPr>
          <w:trHeight w:val="300"/>
          <w:ins w:id="1126"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127" w:author="Ademar Oliva Xavier Jr." w:date="2014-05-21T10:29:00Z"/>
                <w:rFonts w:ascii="Arial" w:hAnsi="Arial" w:cs="Arial"/>
                <w:color w:val="000000"/>
                <w:sz w:val="16"/>
                <w:szCs w:val="16"/>
                <w:rPrChange w:id="1128" w:author="Ademar Oliva Xavier Jr." w:date="2014-05-21T10:31:00Z">
                  <w:rPr>
                    <w:ins w:id="1129" w:author="Ademar Oliva Xavier Jr." w:date="2014-05-21T10:29:00Z"/>
                    <w:rFonts w:ascii="Arial" w:hAnsi="Arial" w:cs="Arial"/>
                    <w:color w:val="000000"/>
                    <w:sz w:val="20"/>
                    <w:szCs w:val="20"/>
                  </w:rPr>
                </w:rPrChange>
              </w:rPr>
            </w:pPr>
            <w:ins w:id="1130" w:author="Ademar Oliva Xavier Jr." w:date="2014-05-21T10:29:00Z">
              <w:r w:rsidRPr="00AC393F">
                <w:rPr>
                  <w:rFonts w:ascii="Arial" w:hAnsi="Arial" w:cs="Arial"/>
                  <w:color w:val="000000"/>
                  <w:sz w:val="16"/>
                  <w:szCs w:val="16"/>
                  <w:rPrChange w:id="1131" w:author="Ademar Oliva Xavier Jr." w:date="2014-05-21T10:31:00Z">
                    <w:rPr>
                      <w:rFonts w:ascii="Arial" w:hAnsi="Arial" w:cs="Arial"/>
                      <w:color w:val="000000"/>
                      <w:sz w:val="20"/>
                      <w:szCs w:val="20"/>
                    </w:rPr>
                  </w:rPrChange>
                </w:rPr>
                <w:t>Fornecimento de software de consulta de cadastro Web</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32" w:author="Ademar Oliva Xavier Jr." w:date="2014-05-21T10:29:00Z"/>
                <w:rFonts w:ascii="Calibri" w:hAnsi="Calibri"/>
                <w:color w:val="000000"/>
                <w:sz w:val="16"/>
                <w:szCs w:val="16"/>
                <w:rPrChange w:id="1133" w:author="Ademar Oliva Xavier Jr." w:date="2014-05-21T10:31:00Z">
                  <w:rPr>
                    <w:ins w:id="1134" w:author="Ademar Oliva Xavier Jr." w:date="2014-05-21T10:29:00Z"/>
                    <w:rFonts w:ascii="Calibri" w:hAnsi="Calibri"/>
                    <w:color w:val="000000"/>
                    <w:szCs w:val="22"/>
                  </w:rPr>
                </w:rPrChange>
              </w:rPr>
            </w:pPr>
            <w:ins w:id="1135" w:author="Ademar Oliva Xavier Jr." w:date="2014-05-21T10:29:00Z">
              <w:r w:rsidRPr="00AC393F">
                <w:rPr>
                  <w:rFonts w:ascii="Calibri" w:hAnsi="Calibri"/>
                  <w:color w:val="000000"/>
                  <w:sz w:val="16"/>
                  <w:szCs w:val="16"/>
                  <w:rPrChange w:id="11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37" w:author="Ademar Oliva Xavier Jr." w:date="2014-05-21T10:29:00Z"/>
                <w:rFonts w:ascii="Calibri" w:hAnsi="Calibri"/>
                <w:color w:val="000000"/>
                <w:sz w:val="16"/>
                <w:szCs w:val="16"/>
                <w:rPrChange w:id="1138" w:author="Ademar Oliva Xavier Jr." w:date="2014-05-21T10:31:00Z">
                  <w:rPr>
                    <w:ins w:id="1139" w:author="Ademar Oliva Xavier Jr." w:date="2014-05-21T10:29:00Z"/>
                    <w:rFonts w:ascii="Calibri" w:hAnsi="Calibri"/>
                    <w:color w:val="000000"/>
                    <w:szCs w:val="22"/>
                  </w:rPr>
                </w:rPrChange>
              </w:rPr>
            </w:pPr>
            <w:ins w:id="1140" w:author="Ademar Oliva Xavier Jr." w:date="2014-05-21T10:29:00Z">
              <w:r w:rsidRPr="00AC393F">
                <w:rPr>
                  <w:rFonts w:ascii="Calibri" w:hAnsi="Calibri"/>
                  <w:color w:val="000000"/>
                  <w:sz w:val="16"/>
                  <w:szCs w:val="16"/>
                  <w:rPrChange w:id="11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42" w:author="Ademar Oliva Xavier Jr." w:date="2014-05-21T10:29:00Z"/>
                <w:rFonts w:ascii="Calibri" w:hAnsi="Calibri"/>
                <w:color w:val="000000"/>
                <w:sz w:val="16"/>
                <w:szCs w:val="16"/>
                <w:rPrChange w:id="1143" w:author="Ademar Oliva Xavier Jr." w:date="2014-05-21T10:31:00Z">
                  <w:rPr>
                    <w:ins w:id="1144" w:author="Ademar Oliva Xavier Jr." w:date="2014-05-21T10:29:00Z"/>
                    <w:rFonts w:ascii="Calibri" w:hAnsi="Calibri"/>
                    <w:color w:val="000000"/>
                    <w:szCs w:val="22"/>
                  </w:rPr>
                </w:rPrChange>
              </w:rPr>
            </w:pPr>
            <w:ins w:id="1145" w:author="Ademar Oliva Xavier Jr." w:date="2014-05-21T10:29:00Z">
              <w:r w:rsidRPr="00AC393F">
                <w:rPr>
                  <w:rFonts w:ascii="Calibri" w:hAnsi="Calibri"/>
                  <w:color w:val="000000"/>
                  <w:sz w:val="16"/>
                  <w:szCs w:val="16"/>
                  <w:rPrChange w:id="11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147" w:author="Ademar Oliva Xavier Jr." w:date="2014-05-21T10:29:00Z"/>
                <w:rFonts w:ascii="Calibri" w:hAnsi="Calibri"/>
                <w:color w:val="000000"/>
                <w:sz w:val="16"/>
                <w:szCs w:val="16"/>
                <w:rPrChange w:id="1148" w:author="Ademar Oliva Xavier Jr." w:date="2014-05-21T10:31:00Z">
                  <w:rPr>
                    <w:ins w:id="1149" w:author="Ademar Oliva Xavier Jr." w:date="2014-05-21T10:29:00Z"/>
                    <w:rFonts w:ascii="Calibri" w:hAnsi="Calibri"/>
                    <w:color w:val="000000"/>
                    <w:szCs w:val="22"/>
                  </w:rPr>
                </w:rPrChange>
              </w:rPr>
            </w:pPr>
            <w:ins w:id="1150" w:author="Ademar Oliva Xavier Jr." w:date="2014-05-21T10:29:00Z">
              <w:r w:rsidRPr="00AC393F">
                <w:rPr>
                  <w:rFonts w:ascii="Calibri" w:hAnsi="Calibri"/>
                  <w:color w:val="000000"/>
                  <w:sz w:val="16"/>
                  <w:szCs w:val="16"/>
                  <w:rPrChange w:id="11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52" w:author="Ademar Oliva Xavier Jr." w:date="2014-05-21T10:29:00Z"/>
                <w:rFonts w:ascii="Calibri" w:hAnsi="Calibri"/>
                <w:color w:val="000000"/>
                <w:sz w:val="16"/>
                <w:szCs w:val="16"/>
                <w:rPrChange w:id="1153" w:author="Ademar Oliva Xavier Jr." w:date="2014-05-21T10:31:00Z">
                  <w:rPr>
                    <w:ins w:id="1154" w:author="Ademar Oliva Xavier Jr." w:date="2014-05-21T10:29:00Z"/>
                    <w:rFonts w:ascii="Calibri" w:hAnsi="Calibri"/>
                    <w:color w:val="000000"/>
                    <w:szCs w:val="22"/>
                  </w:rPr>
                </w:rPrChange>
              </w:rPr>
            </w:pPr>
            <w:ins w:id="1155" w:author="Ademar Oliva Xavier Jr." w:date="2014-05-21T10:29:00Z">
              <w:r w:rsidRPr="00AC393F">
                <w:rPr>
                  <w:rFonts w:ascii="Calibri" w:hAnsi="Calibri"/>
                  <w:color w:val="000000"/>
                  <w:sz w:val="16"/>
                  <w:szCs w:val="16"/>
                  <w:rPrChange w:id="11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57" w:author="Ademar Oliva Xavier Jr." w:date="2014-05-21T10:29:00Z"/>
                <w:rFonts w:ascii="Calibri" w:hAnsi="Calibri"/>
                <w:color w:val="000000"/>
                <w:sz w:val="16"/>
                <w:szCs w:val="16"/>
                <w:rPrChange w:id="1158" w:author="Ademar Oliva Xavier Jr." w:date="2014-05-21T10:31:00Z">
                  <w:rPr>
                    <w:ins w:id="1159" w:author="Ademar Oliva Xavier Jr." w:date="2014-05-21T10:29:00Z"/>
                    <w:rFonts w:ascii="Calibri" w:hAnsi="Calibri"/>
                    <w:color w:val="000000"/>
                    <w:szCs w:val="22"/>
                  </w:rPr>
                </w:rPrChange>
              </w:rPr>
            </w:pPr>
            <w:ins w:id="1160" w:author="Ademar Oliva Xavier Jr." w:date="2014-05-21T10:29:00Z">
              <w:r w:rsidRPr="00AC393F">
                <w:rPr>
                  <w:rFonts w:ascii="Calibri" w:hAnsi="Calibri"/>
                  <w:color w:val="000000"/>
                  <w:sz w:val="16"/>
                  <w:szCs w:val="16"/>
                  <w:rPrChange w:id="11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62" w:author="Ademar Oliva Xavier Jr." w:date="2014-05-21T10:29:00Z"/>
                <w:rFonts w:ascii="Calibri" w:hAnsi="Calibri"/>
                <w:color w:val="000000"/>
                <w:sz w:val="16"/>
                <w:szCs w:val="16"/>
                <w:rPrChange w:id="1163" w:author="Ademar Oliva Xavier Jr." w:date="2014-05-21T10:31:00Z">
                  <w:rPr>
                    <w:ins w:id="1164" w:author="Ademar Oliva Xavier Jr." w:date="2014-05-21T10:29:00Z"/>
                    <w:rFonts w:ascii="Calibri" w:hAnsi="Calibri"/>
                    <w:color w:val="000000"/>
                    <w:szCs w:val="22"/>
                  </w:rPr>
                </w:rPrChange>
              </w:rPr>
            </w:pPr>
            <w:ins w:id="1165" w:author="Ademar Oliva Xavier Jr." w:date="2014-05-21T10:29:00Z">
              <w:r w:rsidRPr="00AC393F">
                <w:rPr>
                  <w:rFonts w:ascii="Calibri" w:hAnsi="Calibri"/>
                  <w:color w:val="000000"/>
                  <w:sz w:val="16"/>
                  <w:szCs w:val="16"/>
                  <w:rPrChange w:id="11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67" w:author="Ademar Oliva Xavier Jr." w:date="2014-05-21T10:29:00Z"/>
                <w:rFonts w:ascii="Calibri" w:hAnsi="Calibri"/>
                <w:color w:val="000000"/>
                <w:sz w:val="16"/>
                <w:szCs w:val="16"/>
                <w:rPrChange w:id="1168" w:author="Ademar Oliva Xavier Jr." w:date="2014-05-21T10:31:00Z">
                  <w:rPr>
                    <w:ins w:id="1169" w:author="Ademar Oliva Xavier Jr." w:date="2014-05-21T10:29:00Z"/>
                    <w:rFonts w:ascii="Calibri" w:hAnsi="Calibri"/>
                    <w:color w:val="000000"/>
                    <w:szCs w:val="22"/>
                  </w:rPr>
                </w:rPrChange>
              </w:rPr>
            </w:pPr>
            <w:ins w:id="1170" w:author="Ademar Oliva Xavier Jr." w:date="2014-05-21T10:29:00Z">
              <w:r w:rsidRPr="00AC393F">
                <w:rPr>
                  <w:rFonts w:ascii="Calibri" w:hAnsi="Calibri"/>
                  <w:color w:val="000000"/>
                  <w:sz w:val="16"/>
                  <w:szCs w:val="16"/>
                  <w:rPrChange w:id="11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72" w:author="Ademar Oliva Xavier Jr." w:date="2014-05-21T10:29:00Z"/>
                <w:rFonts w:ascii="Calibri" w:hAnsi="Calibri"/>
                <w:color w:val="000000"/>
                <w:sz w:val="16"/>
                <w:szCs w:val="16"/>
                <w:rPrChange w:id="1173" w:author="Ademar Oliva Xavier Jr." w:date="2014-05-21T10:31:00Z">
                  <w:rPr>
                    <w:ins w:id="1174" w:author="Ademar Oliva Xavier Jr." w:date="2014-05-21T10:29:00Z"/>
                    <w:rFonts w:ascii="Calibri" w:hAnsi="Calibri"/>
                    <w:color w:val="000000"/>
                    <w:szCs w:val="22"/>
                  </w:rPr>
                </w:rPrChange>
              </w:rPr>
            </w:pPr>
            <w:ins w:id="1175" w:author="Ademar Oliva Xavier Jr." w:date="2014-05-21T10:29:00Z">
              <w:r w:rsidRPr="00AC393F">
                <w:rPr>
                  <w:rFonts w:ascii="Calibri" w:hAnsi="Calibri"/>
                  <w:color w:val="000000"/>
                  <w:sz w:val="16"/>
                  <w:szCs w:val="16"/>
                  <w:rPrChange w:id="11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177" w:author="Ademar Oliva Xavier Jr." w:date="2014-05-21T10:29:00Z"/>
                <w:rFonts w:ascii="Calibri" w:hAnsi="Calibri"/>
                <w:color w:val="000000"/>
                <w:sz w:val="16"/>
                <w:szCs w:val="16"/>
                <w:rPrChange w:id="1178" w:author="Ademar Oliva Xavier Jr." w:date="2014-05-21T10:31:00Z">
                  <w:rPr>
                    <w:ins w:id="1179" w:author="Ademar Oliva Xavier Jr." w:date="2014-05-21T10:29:00Z"/>
                    <w:rFonts w:ascii="Calibri" w:hAnsi="Calibri"/>
                    <w:color w:val="000000"/>
                    <w:szCs w:val="22"/>
                  </w:rPr>
                </w:rPrChange>
              </w:rPr>
            </w:pPr>
            <w:ins w:id="1180" w:author="Ademar Oliva Xavier Jr." w:date="2014-05-21T10:29:00Z">
              <w:r w:rsidRPr="00AC393F">
                <w:rPr>
                  <w:rFonts w:ascii="Calibri" w:hAnsi="Calibri"/>
                  <w:color w:val="000000"/>
                  <w:sz w:val="16"/>
                  <w:szCs w:val="16"/>
                  <w:rPrChange w:id="11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82" w:author="Ademar Oliva Xavier Jr." w:date="2014-05-21T10:29:00Z"/>
                <w:rFonts w:ascii="Calibri" w:hAnsi="Calibri"/>
                <w:color w:val="000000"/>
                <w:sz w:val="16"/>
                <w:szCs w:val="16"/>
                <w:rPrChange w:id="1183" w:author="Ademar Oliva Xavier Jr." w:date="2014-05-21T10:31:00Z">
                  <w:rPr>
                    <w:ins w:id="1184" w:author="Ademar Oliva Xavier Jr." w:date="2014-05-21T10:29:00Z"/>
                    <w:rFonts w:ascii="Calibri" w:hAnsi="Calibri"/>
                    <w:color w:val="000000"/>
                    <w:szCs w:val="22"/>
                  </w:rPr>
                </w:rPrChange>
              </w:rPr>
            </w:pPr>
            <w:ins w:id="1185" w:author="Ademar Oliva Xavier Jr." w:date="2014-05-21T10:29:00Z">
              <w:r w:rsidRPr="00AC393F">
                <w:rPr>
                  <w:rFonts w:ascii="Calibri" w:hAnsi="Calibri"/>
                  <w:color w:val="000000"/>
                  <w:sz w:val="16"/>
                  <w:szCs w:val="16"/>
                  <w:rPrChange w:id="11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87" w:author="Ademar Oliva Xavier Jr." w:date="2014-05-21T10:29:00Z"/>
                <w:rFonts w:ascii="Calibri" w:hAnsi="Calibri"/>
                <w:color w:val="000000"/>
                <w:sz w:val="16"/>
                <w:szCs w:val="16"/>
                <w:rPrChange w:id="1188" w:author="Ademar Oliva Xavier Jr." w:date="2014-05-21T10:31:00Z">
                  <w:rPr>
                    <w:ins w:id="1189" w:author="Ademar Oliva Xavier Jr." w:date="2014-05-21T10:29:00Z"/>
                    <w:rFonts w:ascii="Calibri" w:hAnsi="Calibri"/>
                    <w:color w:val="000000"/>
                    <w:szCs w:val="22"/>
                  </w:rPr>
                </w:rPrChange>
              </w:rPr>
            </w:pPr>
            <w:ins w:id="1190" w:author="Ademar Oliva Xavier Jr." w:date="2014-05-21T10:29:00Z">
              <w:r w:rsidRPr="00AC393F">
                <w:rPr>
                  <w:rFonts w:ascii="Calibri" w:hAnsi="Calibri"/>
                  <w:color w:val="000000"/>
                  <w:sz w:val="16"/>
                  <w:szCs w:val="16"/>
                  <w:rPrChange w:id="11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92" w:author="Ademar Oliva Xavier Jr." w:date="2014-05-21T10:29:00Z"/>
                <w:rFonts w:ascii="Calibri" w:hAnsi="Calibri"/>
                <w:color w:val="000000"/>
                <w:sz w:val="16"/>
                <w:szCs w:val="16"/>
                <w:rPrChange w:id="1193" w:author="Ademar Oliva Xavier Jr." w:date="2014-05-21T10:31:00Z">
                  <w:rPr>
                    <w:ins w:id="1194" w:author="Ademar Oliva Xavier Jr." w:date="2014-05-21T10:29:00Z"/>
                    <w:rFonts w:ascii="Calibri" w:hAnsi="Calibri"/>
                    <w:color w:val="000000"/>
                    <w:szCs w:val="22"/>
                  </w:rPr>
                </w:rPrChange>
              </w:rPr>
            </w:pPr>
            <w:ins w:id="1195" w:author="Ademar Oliva Xavier Jr." w:date="2014-05-21T10:29:00Z">
              <w:r w:rsidRPr="00AC393F">
                <w:rPr>
                  <w:rFonts w:ascii="Calibri" w:hAnsi="Calibri"/>
                  <w:color w:val="000000"/>
                  <w:sz w:val="16"/>
                  <w:szCs w:val="16"/>
                  <w:rPrChange w:id="11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197" w:author="Ademar Oliva Xavier Jr." w:date="2014-05-21T10:29:00Z"/>
                <w:rFonts w:ascii="Calibri" w:hAnsi="Calibri"/>
                <w:color w:val="000000"/>
                <w:sz w:val="16"/>
                <w:szCs w:val="16"/>
                <w:rPrChange w:id="1198" w:author="Ademar Oliva Xavier Jr." w:date="2014-05-21T10:31:00Z">
                  <w:rPr>
                    <w:ins w:id="1199" w:author="Ademar Oliva Xavier Jr." w:date="2014-05-21T10:29:00Z"/>
                    <w:rFonts w:ascii="Calibri" w:hAnsi="Calibri"/>
                    <w:color w:val="000000"/>
                    <w:szCs w:val="22"/>
                  </w:rPr>
                </w:rPrChange>
              </w:rPr>
            </w:pPr>
            <w:ins w:id="1200" w:author="Ademar Oliva Xavier Jr." w:date="2014-05-21T10:29:00Z">
              <w:r w:rsidRPr="00AC393F">
                <w:rPr>
                  <w:rFonts w:ascii="Calibri" w:hAnsi="Calibri"/>
                  <w:color w:val="000000"/>
                  <w:sz w:val="16"/>
                  <w:szCs w:val="16"/>
                  <w:rPrChange w:id="12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02" w:author="Ademar Oliva Xavier Jr." w:date="2014-05-21T10:29:00Z"/>
                <w:rFonts w:ascii="Calibri" w:hAnsi="Calibri"/>
                <w:color w:val="000000"/>
                <w:sz w:val="16"/>
                <w:szCs w:val="16"/>
                <w:rPrChange w:id="1203" w:author="Ademar Oliva Xavier Jr." w:date="2014-05-21T10:31:00Z">
                  <w:rPr>
                    <w:ins w:id="1204" w:author="Ademar Oliva Xavier Jr." w:date="2014-05-21T10:29:00Z"/>
                    <w:rFonts w:ascii="Calibri" w:hAnsi="Calibri"/>
                    <w:color w:val="000000"/>
                    <w:szCs w:val="22"/>
                  </w:rPr>
                </w:rPrChange>
              </w:rPr>
            </w:pPr>
            <w:ins w:id="1205" w:author="Ademar Oliva Xavier Jr." w:date="2014-05-21T10:29:00Z">
              <w:r w:rsidRPr="00AC393F">
                <w:rPr>
                  <w:rFonts w:ascii="Calibri" w:hAnsi="Calibri"/>
                  <w:color w:val="000000"/>
                  <w:sz w:val="16"/>
                  <w:szCs w:val="16"/>
                  <w:rPrChange w:id="12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07" w:author="Ademar Oliva Xavier Jr." w:date="2014-05-21T10:29:00Z"/>
                <w:rFonts w:ascii="Calibri" w:hAnsi="Calibri"/>
                <w:color w:val="000000"/>
                <w:sz w:val="16"/>
                <w:szCs w:val="16"/>
                <w:rPrChange w:id="1208" w:author="Ademar Oliva Xavier Jr." w:date="2014-05-21T10:31:00Z">
                  <w:rPr>
                    <w:ins w:id="1209" w:author="Ademar Oliva Xavier Jr." w:date="2014-05-21T10:29:00Z"/>
                    <w:rFonts w:ascii="Calibri" w:hAnsi="Calibri"/>
                    <w:color w:val="000000"/>
                    <w:szCs w:val="22"/>
                  </w:rPr>
                </w:rPrChange>
              </w:rPr>
            </w:pPr>
            <w:ins w:id="1210" w:author="Ademar Oliva Xavier Jr." w:date="2014-05-21T10:29:00Z">
              <w:r w:rsidRPr="00AC393F">
                <w:rPr>
                  <w:rFonts w:ascii="Calibri" w:hAnsi="Calibri"/>
                  <w:color w:val="000000"/>
                  <w:sz w:val="16"/>
                  <w:szCs w:val="16"/>
                  <w:rPrChange w:id="12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12" w:author="Ademar Oliva Xavier Jr." w:date="2014-05-21T10:29:00Z"/>
                <w:rFonts w:ascii="Calibri" w:hAnsi="Calibri"/>
                <w:color w:val="000000"/>
                <w:sz w:val="16"/>
                <w:szCs w:val="16"/>
                <w:rPrChange w:id="1213" w:author="Ademar Oliva Xavier Jr." w:date="2014-05-21T10:31:00Z">
                  <w:rPr>
                    <w:ins w:id="1214" w:author="Ademar Oliva Xavier Jr." w:date="2014-05-21T10:29:00Z"/>
                    <w:rFonts w:ascii="Calibri" w:hAnsi="Calibri"/>
                    <w:color w:val="000000"/>
                    <w:szCs w:val="22"/>
                  </w:rPr>
                </w:rPrChange>
              </w:rPr>
            </w:pPr>
            <w:ins w:id="1215" w:author="Ademar Oliva Xavier Jr." w:date="2014-05-21T10:29:00Z">
              <w:r w:rsidRPr="00AC393F">
                <w:rPr>
                  <w:rFonts w:ascii="Calibri" w:hAnsi="Calibri"/>
                  <w:color w:val="000000"/>
                  <w:sz w:val="16"/>
                  <w:szCs w:val="16"/>
                  <w:rPrChange w:id="12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217" w:author="Ademar Oliva Xavier Jr." w:date="2014-05-21T10:29:00Z"/>
                <w:rFonts w:ascii="Calibri" w:hAnsi="Calibri"/>
                <w:color w:val="000000"/>
                <w:sz w:val="16"/>
                <w:szCs w:val="16"/>
                <w:rPrChange w:id="1218" w:author="Ademar Oliva Xavier Jr." w:date="2014-05-21T10:31:00Z">
                  <w:rPr>
                    <w:ins w:id="1219" w:author="Ademar Oliva Xavier Jr." w:date="2014-05-21T10:29:00Z"/>
                    <w:rFonts w:ascii="Calibri" w:hAnsi="Calibri"/>
                    <w:color w:val="000000"/>
                    <w:szCs w:val="22"/>
                  </w:rPr>
                </w:rPrChange>
              </w:rPr>
            </w:pPr>
            <w:ins w:id="1220" w:author="Ademar Oliva Xavier Jr." w:date="2014-05-21T10:29:00Z">
              <w:r w:rsidRPr="00AC393F">
                <w:rPr>
                  <w:rFonts w:ascii="Calibri" w:hAnsi="Calibri"/>
                  <w:color w:val="000000"/>
                  <w:sz w:val="16"/>
                  <w:szCs w:val="16"/>
                  <w:rPrChange w:id="1221"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22" w:author="Ademar Oliva Xavier Jr." w:date="2014-05-21T10:29:00Z"/>
                <w:rFonts w:ascii="Calibri" w:hAnsi="Calibri"/>
                <w:color w:val="000000"/>
                <w:sz w:val="16"/>
                <w:szCs w:val="16"/>
                <w:rPrChange w:id="1223" w:author="Ademar Oliva Xavier Jr." w:date="2014-05-21T10:31:00Z">
                  <w:rPr>
                    <w:ins w:id="1224" w:author="Ademar Oliva Xavier Jr." w:date="2014-05-21T10:29:00Z"/>
                    <w:rFonts w:ascii="Calibri" w:hAnsi="Calibri"/>
                    <w:color w:val="000000"/>
                    <w:szCs w:val="22"/>
                  </w:rPr>
                </w:rPrChange>
              </w:rPr>
            </w:pPr>
            <w:ins w:id="1225" w:author="Ademar Oliva Xavier Jr." w:date="2014-05-21T10:29:00Z">
              <w:r w:rsidRPr="00AC393F">
                <w:rPr>
                  <w:rFonts w:ascii="Calibri" w:hAnsi="Calibri"/>
                  <w:color w:val="000000"/>
                  <w:sz w:val="16"/>
                  <w:szCs w:val="16"/>
                  <w:rPrChange w:id="12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27" w:author="Ademar Oliva Xavier Jr." w:date="2014-05-21T10:29:00Z"/>
                <w:rFonts w:ascii="Calibri" w:hAnsi="Calibri"/>
                <w:color w:val="000000"/>
                <w:sz w:val="16"/>
                <w:szCs w:val="16"/>
                <w:rPrChange w:id="1228" w:author="Ademar Oliva Xavier Jr." w:date="2014-05-21T10:31:00Z">
                  <w:rPr>
                    <w:ins w:id="1229" w:author="Ademar Oliva Xavier Jr." w:date="2014-05-21T10:29:00Z"/>
                    <w:rFonts w:ascii="Calibri" w:hAnsi="Calibri"/>
                    <w:color w:val="000000"/>
                    <w:szCs w:val="22"/>
                  </w:rPr>
                </w:rPrChange>
              </w:rPr>
            </w:pPr>
            <w:ins w:id="1230" w:author="Ademar Oliva Xavier Jr." w:date="2014-05-21T10:29:00Z">
              <w:r w:rsidRPr="00AC393F">
                <w:rPr>
                  <w:rFonts w:ascii="Calibri" w:hAnsi="Calibri"/>
                  <w:color w:val="000000"/>
                  <w:sz w:val="16"/>
                  <w:szCs w:val="16"/>
                  <w:rPrChange w:id="12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32" w:author="Ademar Oliva Xavier Jr." w:date="2014-05-21T10:29:00Z"/>
                <w:rFonts w:ascii="Calibri" w:hAnsi="Calibri"/>
                <w:color w:val="000000"/>
                <w:sz w:val="16"/>
                <w:szCs w:val="16"/>
                <w:rPrChange w:id="1233" w:author="Ademar Oliva Xavier Jr." w:date="2014-05-21T10:31:00Z">
                  <w:rPr>
                    <w:ins w:id="1234" w:author="Ademar Oliva Xavier Jr." w:date="2014-05-21T10:29:00Z"/>
                    <w:rFonts w:ascii="Calibri" w:hAnsi="Calibri"/>
                    <w:color w:val="000000"/>
                    <w:szCs w:val="22"/>
                  </w:rPr>
                </w:rPrChange>
              </w:rPr>
            </w:pPr>
            <w:ins w:id="1235" w:author="Ademar Oliva Xavier Jr." w:date="2014-05-21T10:29:00Z">
              <w:r w:rsidRPr="00AC393F">
                <w:rPr>
                  <w:rFonts w:ascii="Calibri" w:hAnsi="Calibri"/>
                  <w:color w:val="000000"/>
                  <w:sz w:val="16"/>
                  <w:szCs w:val="16"/>
                  <w:rPrChange w:id="12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37" w:author="Ademar Oliva Xavier Jr." w:date="2014-05-21T10:29:00Z"/>
                <w:rFonts w:ascii="Calibri" w:hAnsi="Calibri"/>
                <w:color w:val="000000"/>
                <w:sz w:val="16"/>
                <w:szCs w:val="16"/>
                <w:rPrChange w:id="1238" w:author="Ademar Oliva Xavier Jr." w:date="2014-05-21T10:31:00Z">
                  <w:rPr>
                    <w:ins w:id="1239" w:author="Ademar Oliva Xavier Jr." w:date="2014-05-21T10:29:00Z"/>
                    <w:rFonts w:ascii="Calibri" w:hAnsi="Calibri"/>
                    <w:color w:val="000000"/>
                    <w:szCs w:val="22"/>
                  </w:rPr>
                </w:rPrChange>
              </w:rPr>
            </w:pPr>
            <w:ins w:id="1240" w:author="Ademar Oliva Xavier Jr." w:date="2014-05-21T10:29:00Z">
              <w:r w:rsidRPr="00AC393F">
                <w:rPr>
                  <w:rFonts w:ascii="Calibri" w:hAnsi="Calibri"/>
                  <w:color w:val="000000"/>
                  <w:sz w:val="16"/>
                  <w:szCs w:val="16"/>
                  <w:rPrChange w:id="12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42" w:author="Ademar Oliva Xavier Jr." w:date="2014-05-21T10:29:00Z"/>
                <w:rFonts w:ascii="Calibri" w:hAnsi="Calibri"/>
                <w:color w:val="000000"/>
                <w:sz w:val="16"/>
                <w:szCs w:val="16"/>
                <w:rPrChange w:id="1243" w:author="Ademar Oliva Xavier Jr." w:date="2014-05-21T10:31:00Z">
                  <w:rPr>
                    <w:ins w:id="1244" w:author="Ademar Oliva Xavier Jr." w:date="2014-05-21T10:29:00Z"/>
                    <w:rFonts w:ascii="Calibri" w:hAnsi="Calibri"/>
                    <w:color w:val="000000"/>
                    <w:szCs w:val="22"/>
                  </w:rPr>
                </w:rPrChange>
              </w:rPr>
            </w:pPr>
            <w:ins w:id="1245" w:author="Ademar Oliva Xavier Jr." w:date="2014-05-21T10:29:00Z">
              <w:r w:rsidRPr="00AC393F">
                <w:rPr>
                  <w:rFonts w:ascii="Calibri" w:hAnsi="Calibri"/>
                  <w:color w:val="000000"/>
                  <w:sz w:val="16"/>
                  <w:szCs w:val="16"/>
                  <w:rPrChange w:id="12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247" w:author="Ademar Oliva Xavier Jr." w:date="2014-05-21T10:29:00Z"/>
                <w:rFonts w:ascii="Calibri" w:hAnsi="Calibri"/>
                <w:color w:val="000000"/>
                <w:sz w:val="16"/>
                <w:szCs w:val="16"/>
                <w:rPrChange w:id="1248" w:author="Ademar Oliva Xavier Jr." w:date="2014-05-21T10:31:00Z">
                  <w:rPr>
                    <w:ins w:id="1249" w:author="Ademar Oliva Xavier Jr." w:date="2014-05-21T10:29:00Z"/>
                    <w:rFonts w:ascii="Calibri" w:hAnsi="Calibri"/>
                    <w:color w:val="000000"/>
                    <w:szCs w:val="22"/>
                  </w:rPr>
                </w:rPrChange>
              </w:rPr>
            </w:pPr>
            <w:ins w:id="1250" w:author="Ademar Oliva Xavier Jr." w:date="2014-05-21T10:29:00Z">
              <w:r w:rsidRPr="00AC393F">
                <w:rPr>
                  <w:rFonts w:ascii="Calibri" w:hAnsi="Calibri"/>
                  <w:color w:val="000000"/>
                  <w:sz w:val="16"/>
                  <w:szCs w:val="16"/>
                  <w:rPrChange w:id="1251" w:author="Ademar Oliva Xavier Jr." w:date="2014-05-21T10:31:00Z">
                    <w:rPr>
                      <w:rFonts w:ascii="Calibri" w:hAnsi="Calibri"/>
                      <w:color w:val="000000"/>
                      <w:szCs w:val="22"/>
                    </w:rPr>
                  </w:rPrChange>
                </w:rPr>
                <w:t> </w:t>
              </w:r>
            </w:ins>
          </w:p>
        </w:tc>
      </w:tr>
      <w:tr w:rsidR="006600BE" w:rsidRPr="00AC393F" w:rsidTr="00AC393F">
        <w:trPr>
          <w:trHeight w:val="510"/>
          <w:ins w:id="1252"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253" w:author="Ademar Oliva Xavier Jr." w:date="2014-05-21T10:29:00Z"/>
                <w:rFonts w:ascii="Arial" w:hAnsi="Arial" w:cs="Arial"/>
                <w:color w:val="000000"/>
                <w:sz w:val="16"/>
                <w:szCs w:val="16"/>
                <w:rPrChange w:id="1254" w:author="Ademar Oliva Xavier Jr." w:date="2014-05-21T10:31:00Z">
                  <w:rPr>
                    <w:ins w:id="1255" w:author="Ademar Oliva Xavier Jr." w:date="2014-05-21T10:29:00Z"/>
                    <w:rFonts w:ascii="Arial" w:hAnsi="Arial" w:cs="Arial"/>
                    <w:color w:val="000000"/>
                    <w:sz w:val="20"/>
                    <w:szCs w:val="20"/>
                  </w:rPr>
                </w:rPrChange>
              </w:rPr>
            </w:pPr>
            <w:ins w:id="1256" w:author="Ademar Oliva Xavier Jr." w:date="2014-05-21T10:29:00Z">
              <w:r w:rsidRPr="00AC393F">
                <w:rPr>
                  <w:rFonts w:ascii="Arial" w:hAnsi="Arial" w:cs="Arial"/>
                  <w:color w:val="000000"/>
                  <w:sz w:val="16"/>
                  <w:szCs w:val="16"/>
                  <w:rPrChange w:id="1257" w:author="Ademar Oliva Xavier Jr." w:date="2014-05-21T10:31:00Z">
                    <w:rPr>
                      <w:rFonts w:ascii="Arial" w:hAnsi="Arial" w:cs="Arial"/>
                      <w:color w:val="000000"/>
                      <w:sz w:val="20"/>
                      <w:szCs w:val="20"/>
                    </w:rPr>
                  </w:rPrChange>
                </w:rPr>
                <w:t>Conversão de dados existentes com a migração das redes de água, esgoto, drenagem e consumidores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58" w:author="Ademar Oliva Xavier Jr." w:date="2014-05-21T10:29:00Z"/>
                <w:rFonts w:ascii="Calibri" w:hAnsi="Calibri"/>
                <w:color w:val="000000"/>
                <w:sz w:val="16"/>
                <w:szCs w:val="16"/>
                <w:rPrChange w:id="1259" w:author="Ademar Oliva Xavier Jr." w:date="2014-05-21T10:31:00Z">
                  <w:rPr>
                    <w:ins w:id="1260" w:author="Ademar Oliva Xavier Jr." w:date="2014-05-21T10:29:00Z"/>
                    <w:rFonts w:ascii="Calibri" w:hAnsi="Calibri"/>
                    <w:color w:val="000000"/>
                    <w:szCs w:val="22"/>
                  </w:rPr>
                </w:rPrChange>
              </w:rPr>
            </w:pPr>
            <w:ins w:id="1261" w:author="Ademar Oliva Xavier Jr." w:date="2014-05-21T10:29:00Z">
              <w:r w:rsidRPr="00AC393F">
                <w:rPr>
                  <w:rFonts w:ascii="Calibri" w:hAnsi="Calibri"/>
                  <w:color w:val="000000"/>
                  <w:sz w:val="16"/>
                  <w:szCs w:val="16"/>
                  <w:rPrChange w:id="12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63" w:author="Ademar Oliva Xavier Jr." w:date="2014-05-21T10:29:00Z"/>
                <w:rFonts w:ascii="Calibri" w:hAnsi="Calibri"/>
                <w:color w:val="000000"/>
                <w:sz w:val="16"/>
                <w:szCs w:val="16"/>
                <w:rPrChange w:id="1264" w:author="Ademar Oliva Xavier Jr." w:date="2014-05-21T10:31:00Z">
                  <w:rPr>
                    <w:ins w:id="1265" w:author="Ademar Oliva Xavier Jr." w:date="2014-05-21T10:29:00Z"/>
                    <w:rFonts w:ascii="Calibri" w:hAnsi="Calibri"/>
                    <w:color w:val="000000"/>
                    <w:szCs w:val="22"/>
                  </w:rPr>
                </w:rPrChange>
              </w:rPr>
            </w:pPr>
            <w:ins w:id="1266" w:author="Ademar Oliva Xavier Jr." w:date="2014-05-21T10:29:00Z">
              <w:r w:rsidRPr="00AC393F">
                <w:rPr>
                  <w:rFonts w:ascii="Calibri" w:hAnsi="Calibri"/>
                  <w:color w:val="000000"/>
                  <w:sz w:val="16"/>
                  <w:szCs w:val="16"/>
                  <w:rPrChange w:id="12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268" w:author="Ademar Oliva Xavier Jr." w:date="2014-05-21T10:29:00Z"/>
                <w:rFonts w:ascii="Calibri" w:hAnsi="Calibri"/>
                <w:color w:val="000000"/>
                <w:sz w:val="16"/>
                <w:szCs w:val="16"/>
                <w:rPrChange w:id="1269" w:author="Ademar Oliva Xavier Jr." w:date="2014-05-21T10:31:00Z">
                  <w:rPr>
                    <w:ins w:id="1270" w:author="Ademar Oliva Xavier Jr." w:date="2014-05-21T10:29:00Z"/>
                    <w:rFonts w:ascii="Calibri" w:hAnsi="Calibri"/>
                    <w:color w:val="000000"/>
                    <w:szCs w:val="22"/>
                  </w:rPr>
                </w:rPrChange>
              </w:rPr>
            </w:pPr>
            <w:ins w:id="1271" w:author="Ademar Oliva Xavier Jr." w:date="2014-05-21T10:29:00Z">
              <w:r w:rsidRPr="00AC393F">
                <w:rPr>
                  <w:rFonts w:ascii="Calibri" w:hAnsi="Calibri"/>
                  <w:color w:val="000000"/>
                  <w:sz w:val="16"/>
                  <w:szCs w:val="16"/>
                  <w:rPrChange w:id="12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73" w:author="Ademar Oliva Xavier Jr." w:date="2014-05-21T10:29:00Z"/>
                <w:rFonts w:ascii="Calibri" w:hAnsi="Calibri"/>
                <w:color w:val="000000"/>
                <w:sz w:val="16"/>
                <w:szCs w:val="16"/>
                <w:rPrChange w:id="1274" w:author="Ademar Oliva Xavier Jr." w:date="2014-05-21T10:31:00Z">
                  <w:rPr>
                    <w:ins w:id="1275" w:author="Ademar Oliva Xavier Jr." w:date="2014-05-21T10:29:00Z"/>
                    <w:rFonts w:ascii="Calibri" w:hAnsi="Calibri"/>
                    <w:color w:val="000000"/>
                    <w:szCs w:val="22"/>
                  </w:rPr>
                </w:rPrChange>
              </w:rPr>
            </w:pPr>
            <w:ins w:id="1276" w:author="Ademar Oliva Xavier Jr." w:date="2014-05-21T10:29:00Z">
              <w:r w:rsidRPr="00AC393F">
                <w:rPr>
                  <w:rFonts w:ascii="Calibri" w:hAnsi="Calibri"/>
                  <w:color w:val="000000"/>
                  <w:sz w:val="16"/>
                  <w:szCs w:val="16"/>
                  <w:rPrChange w:id="12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78" w:author="Ademar Oliva Xavier Jr." w:date="2014-05-21T10:29:00Z"/>
                <w:rFonts w:ascii="Calibri" w:hAnsi="Calibri"/>
                <w:color w:val="000000"/>
                <w:sz w:val="16"/>
                <w:szCs w:val="16"/>
                <w:rPrChange w:id="1279" w:author="Ademar Oliva Xavier Jr." w:date="2014-05-21T10:31:00Z">
                  <w:rPr>
                    <w:ins w:id="1280" w:author="Ademar Oliva Xavier Jr." w:date="2014-05-21T10:29:00Z"/>
                    <w:rFonts w:ascii="Calibri" w:hAnsi="Calibri"/>
                    <w:color w:val="000000"/>
                    <w:szCs w:val="22"/>
                  </w:rPr>
                </w:rPrChange>
              </w:rPr>
            </w:pPr>
            <w:ins w:id="1281" w:author="Ademar Oliva Xavier Jr." w:date="2014-05-21T10:29:00Z">
              <w:r w:rsidRPr="00AC393F">
                <w:rPr>
                  <w:rFonts w:ascii="Calibri" w:hAnsi="Calibri"/>
                  <w:color w:val="000000"/>
                  <w:sz w:val="16"/>
                  <w:szCs w:val="16"/>
                  <w:rPrChange w:id="12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83" w:author="Ademar Oliva Xavier Jr." w:date="2014-05-21T10:29:00Z"/>
                <w:rFonts w:ascii="Calibri" w:hAnsi="Calibri"/>
                <w:color w:val="000000"/>
                <w:sz w:val="16"/>
                <w:szCs w:val="16"/>
                <w:rPrChange w:id="1284" w:author="Ademar Oliva Xavier Jr." w:date="2014-05-21T10:31:00Z">
                  <w:rPr>
                    <w:ins w:id="1285" w:author="Ademar Oliva Xavier Jr." w:date="2014-05-21T10:29:00Z"/>
                    <w:rFonts w:ascii="Calibri" w:hAnsi="Calibri"/>
                    <w:color w:val="000000"/>
                    <w:szCs w:val="22"/>
                  </w:rPr>
                </w:rPrChange>
              </w:rPr>
            </w:pPr>
            <w:ins w:id="1286" w:author="Ademar Oliva Xavier Jr." w:date="2014-05-21T10:29:00Z">
              <w:r w:rsidRPr="00AC393F">
                <w:rPr>
                  <w:rFonts w:ascii="Calibri" w:hAnsi="Calibri"/>
                  <w:color w:val="000000"/>
                  <w:sz w:val="16"/>
                  <w:szCs w:val="16"/>
                  <w:rPrChange w:id="12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88" w:author="Ademar Oliva Xavier Jr." w:date="2014-05-21T10:29:00Z"/>
                <w:rFonts w:ascii="Calibri" w:hAnsi="Calibri"/>
                <w:color w:val="000000"/>
                <w:sz w:val="16"/>
                <w:szCs w:val="16"/>
                <w:rPrChange w:id="1289" w:author="Ademar Oliva Xavier Jr." w:date="2014-05-21T10:31:00Z">
                  <w:rPr>
                    <w:ins w:id="1290" w:author="Ademar Oliva Xavier Jr." w:date="2014-05-21T10:29:00Z"/>
                    <w:rFonts w:ascii="Calibri" w:hAnsi="Calibri"/>
                    <w:color w:val="000000"/>
                    <w:szCs w:val="22"/>
                  </w:rPr>
                </w:rPrChange>
              </w:rPr>
            </w:pPr>
            <w:ins w:id="1291" w:author="Ademar Oliva Xavier Jr." w:date="2014-05-21T10:29:00Z">
              <w:r w:rsidRPr="00AC393F">
                <w:rPr>
                  <w:rFonts w:ascii="Calibri" w:hAnsi="Calibri"/>
                  <w:color w:val="000000"/>
                  <w:sz w:val="16"/>
                  <w:szCs w:val="16"/>
                  <w:rPrChange w:id="12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93" w:author="Ademar Oliva Xavier Jr." w:date="2014-05-21T10:29:00Z"/>
                <w:rFonts w:ascii="Calibri" w:hAnsi="Calibri"/>
                <w:color w:val="000000"/>
                <w:sz w:val="16"/>
                <w:szCs w:val="16"/>
                <w:rPrChange w:id="1294" w:author="Ademar Oliva Xavier Jr." w:date="2014-05-21T10:31:00Z">
                  <w:rPr>
                    <w:ins w:id="1295" w:author="Ademar Oliva Xavier Jr." w:date="2014-05-21T10:29:00Z"/>
                    <w:rFonts w:ascii="Calibri" w:hAnsi="Calibri"/>
                    <w:color w:val="000000"/>
                    <w:szCs w:val="22"/>
                  </w:rPr>
                </w:rPrChange>
              </w:rPr>
            </w:pPr>
            <w:ins w:id="1296" w:author="Ademar Oliva Xavier Jr." w:date="2014-05-21T10:29:00Z">
              <w:r w:rsidRPr="00AC393F">
                <w:rPr>
                  <w:rFonts w:ascii="Calibri" w:hAnsi="Calibri"/>
                  <w:color w:val="000000"/>
                  <w:sz w:val="16"/>
                  <w:szCs w:val="16"/>
                  <w:rPrChange w:id="12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298" w:author="Ademar Oliva Xavier Jr." w:date="2014-05-21T10:29:00Z"/>
                <w:rFonts w:ascii="Calibri" w:hAnsi="Calibri"/>
                <w:color w:val="000000"/>
                <w:sz w:val="16"/>
                <w:szCs w:val="16"/>
                <w:rPrChange w:id="1299" w:author="Ademar Oliva Xavier Jr." w:date="2014-05-21T10:31:00Z">
                  <w:rPr>
                    <w:ins w:id="1300" w:author="Ademar Oliva Xavier Jr." w:date="2014-05-21T10:29:00Z"/>
                    <w:rFonts w:ascii="Calibri" w:hAnsi="Calibri"/>
                    <w:color w:val="000000"/>
                    <w:szCs w:val="22"/>
                  </w:rPr>
                </w:rPrChange>
              </w:rPr>
            </w:pPr>
            <w:ins w:id="1301" w:author="Ademar Oliva Xavier Jr." w:date="2014-05-21T10:29:00Z">
              <w:r w:rsidRPr="00AC393F">
                <w:rPr>
                  <w:rFonts w:ascii="Calibri" w:hAnsi="Calibri"/>
                  <w:color w:val="000000"/>
                  <w:sz w:val="16"/>
                  <w:szCs w:val="16"/>
                  <w:rPrChange w:id="13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303" w:author="Ademar Oliva Xavier Jr." w:date="2014-05-21T10:29:00Z"/>
                <w:rFonts w:ascii="Calibri" w:hAnsi="Calibri"/>
                <w:color w:val="000000"/>
                <w:sz w:val="16"/>
                <w:szCs w:val="16"/>
                <w:rPrChange w:id="1304" w:author="Ademar Oliva Xavier Jr." w:date="2014-05-21T10:31:00Z">
                  <w:rPr>
                    <w:ins w:id="1305" w:author="Ademar Oliva Xavier Jr." w:date="2014-05-21T10:29:00Z"/>
                    <w:rFonts w:ascii="Calibri" w:hAnsi="Calibri"/>
                    <w:color w:val="000000"/>
                    <w:szCs w:val="22"/>
                  </w:rPr>
                </w:rPrChange>
              </w:rPr>
            </w:pPr>
            <w:ins w:id="1306" w:author="Ademar Oliva Xavier Jr." w:date="2014-05-21T10:29:00Z">
              <w:r w:rsidRPr="00AC393F">
                <w:rPr>
                  <w:rFonts w:ascii="Calibri" w:hAnsi="Calibri"/>
                  <w:color w:val="000000"/>
                  <w:sz w:val="16"/>
                  <w:szCs w:val="16"/>
                  <w:rPrChange w:id="13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08" w:author="Ademar Oliva Xavier Jr." w:date="2014-05-21T10:29:00Z"/>
                <w:rFonts w:ascii="Calibri" w:hAnsi="Calibri"/>
                <w:color w:val="000000"/>
                <w:sz w:val="16"/>
                <w:szCs w:val="16"/>
                <w:rPrChange w:id="1309" w:author="Ademar Oliva Xavier Jr." w:date="2014-05-21T10:31:00Z">
                  <w:rPr>
                    <w:ins w:id="1310" w:author="Ademar Oliva Xavier Jr." w:date="2014-05-21T10:29:00Z"/>
                    <w:rFonts w:ascii="Calibri" w:hAnsi="Calibri"/>
                    <w:color w:val="000000"/>
                    <w:szCs w:val="22"/>
                  </w:rPr>
                </w:rPrChange>
              </w:rPr>
            </w:pPr>
            <w:ins w:id="1311" w:author="Ademar Oliva Xavier Jr." w:date="2014-05-21T10:29:00Z">
              <w:r w:rsidRPr="00AC393F">
                <w:rPr>
                  <w:rFonts w:ascii="Calibri" w:hAnsi="Calibri"/>
                  <w:color w:val="000000"/>
                  <w:sz w:val="16"/>
                  <w:szCs w:val="16"/>
                  <w:rPrChange w:id="13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13" w:author="Ademar Oliva Xavier Jr." w:date="2014-05-21T10:29:00Z"/>
                <w:rFonts w:ascii="Calibri" w:hAnsi="Calibri"/>
                <w:color w:val="000000"/>
                <w:sz w:val="16"/>
                <w:szCs w:val="16"/>
                <w:rPrChange w:id="1314" w:author="Ademar Oliva Xavier Jr." w:date="2014-05-21T10:31:00Z">
                  <w:rPr>
                    <w:ins w:id="1315" w:author="Ademar Oliva Xavier Jr." w:date="2014-05-21T10:29:00Z"/>
                    <w:rFonts w:ascii="Calibri" w:hAnsi="Calibri"/>
                    <w:color w:val="000000"/>
                    <w:szCs w:val="22"/>
                  </w:rPr>
                </w:rPrChange>
              </w:rPr>
            </w:pPr>
            <w:ins w:id="1316" w:author="Ademar Oliva Xavier Jr." w:date="2014-05-21T10:29:00Z">
              <w:r w:rsidRPr="00AC393F">
                <w:rPr>
                  <w:rFonts w:ascii="Calibri" w:hAnsi="Calibri"/>
                  <w:color w:val="000000"/>
                  <w:sz w:val="16"/>
                  <w:szCs w:val="16"/>
                  <w:rPrChange w:id="13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18" w:author="Ademar Oliva Xavier Jr." w:date="2014-05-21T10:29:00Z"/>
                <w:rFonts w:ascii="Calibri" w:hAnsi="Calibri"/>
                <w:color w:val="000000"/>
                <w:sz w:val="16"/>
                <w:szCs w:val="16"/>
                <w:rPrChange w:id="1319" w:author="Ademar Oliva Xavier Jr." w:date="2014-05-21T10:31:00Z">
                  <w:rPr>
                    <w:ins w:id="1320" w:author="Ademar Oliva Xavier Jr." w:date="2014-05-21T10:29:00Z"/>
                    <w:rFonts w:ascii="Calibri" w:hAnsi="Calibri"/>
                    <w:color w:val="000000"/>
                    <w:szCs w:val="22"/>
                  </w:rPr>
                </w:rPrChange>
              </w:rPr>
            </w:pPr>
            <w:ins w:id="1321" w:author="Ademar Oliva Xavier Jr." w:date="2014-05-21T10:29:00Z">
              <w:r w:rsidRPr="00AC393F">
                <w:rPr>
                  <w:rFonts w:ascii="Calibri" w:hAnsi="Calibri"/>
                  <w:color w:val="000000"/>
                  <w:sz w:val="16"/>
                  <w:szCs w:val="16"/>
                  <w:rPrChange w:id="13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23" w:author="Ademar Oliva Xavier Jr." w:date="2014-05-21T10:29:00Z"/>
                <w:rFonts w:ascii="Calibri" w:hAnsi="Calibri"/>
                <w:color w:val="000000"/>
                <w:sz w:val="16"/>
                <w:szCs w:val="16"/>
                <w:rPrChange w:id="1324" w:author="Ademar Oliva Xavier Jr." w:date="2014-05-21T10:31:00Z">
                  <w:rPr>
                    <w:ins w:id="1325" w:author="Ademar Oliva Xavier Jr." w:date="2014-05-21T10:29:00Z"/>
                    <w:rFonts w:ascii="Calibri" w:hAnsi="Calibri"/>
                    <w:color w:val="000000"/>
                    <w:szCs w:val="22"/>
                  </w:rPr>
                </w:rPrChange>
              </w:rPr>
            </w:pPr>
            <w:ins w:id="1326" w:author="Ademar Oliva Xavier Jr." w:date="2014-05-21T10:29:00Z">
              <w:r w:rsidRPr="00AC393F">
                <w:rPr>
                  <w:rFonts w:ascii="Calibri" w:hAnsi="Calibri"/>
                  <w:color w:val="000000"/>
                  <w:sz w:val="16"/>
                  <w:szCs w:val="16"/>
                  <w:rPrChange w:id="13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28" w:author="Ademar Oliva Xavier Jr." w:date="2014-05-21T10:29:00Z"/>
                <w:rFonts w:ascii="Calibri" w:hAnsi="Calibri"/>
                <w:color w:val="000000"/>
                <w:sz w:val="16"/>
                <w:szCs w:val="16"/>
                <w:rPrChange w:id="1329" w:author="Ademar Oliva Xavier Jr." w:date="2014-05-21T10:31:00Z">
                  <w:rPr>
                    <w:ins w:id="1330" w:author="Ademar Oliva Xavier Jr." w:date="2014-05-21T10:29:00Z"/>
                    <w:rFonts w:ascii="Calibri" w:hAnsi="Calibri"/>
                    <w:color w:val="000000"/>
                    <w:szCs w:val="22"/>
                  </w:rPr>
                </w:rPrChange>
              </w:rPr>
            </w:pPr>
            <w:ins w:id="1331" w:author="Ademar Oliva Xavier Jr." w:date="2014-05-21T10:29:00Z">
              <w:r w:rsidRPr="00AC393F">
                <w:rPr>
                  <w:rFonts w:ascii="Calibri" w:hAnsi="Calibri"/>
                  <w:color w:val="000000"/>
                  <w:sz w:val="16"/>
                  <w:szCs w:val="16"/>
                  <w:rPrChange w:id="13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33" w:author="Ademar Oliva Xavier Jr." w:date="2014-05-21T10:29:00Z"/>
                <w:rFonts w:ascii="Calibri" w:hAnsi="Calibri"/>
                <w:color w:val="000000"/>
                <w:sz w:val="16"/>
                <w:szCs w:val="16"/>
                <w:rPrChange w:id="1334" w:author="Ademar Oliva Xavier Jr." w:date="2014-05-21T10:31:00Z">
                  <w:rPr>
                    <w:ins w:id="1335" w:author="Ademar Oliva Xavier Jr." w:date="2014-05-21T10:29:00Z"/>
                    <w:rFonts w:ascii="Calibri" w:hAnsi="Calibri"/>
                    <w:color w:val="000000"/>
                    <w:szCs w:val="22"/>
                  </w:rPr>
                </w:rPrChange>
              </w:rPr>
            </w:pPr>
            <w:ins w:id="1336" w:author="Ademar Oliva Xavier Jr." w:date="2014-05-21T10:29:00Z">
              <w:r w:rsidRPr="00AC393F">
                <w:rPr>
                  <w:rFonts w:ascii="Calibri" w:hAnsi="Calibri"/>
                  <w:color w:val="000000"/>
                  <w:sz w:val="16"/>
                  <w:szCs w:val="16"/>
                  <w:rPrChange w:id="13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38" w:author="Ademar Oliva Xavier Jr." w:date="2014-05-21T10:29:00Z"/>
                <w:rFonts w:ascii="Calibri" w:hAnsi="Calibri"/>
                <w:color w:val="000000"/>
                <w:sz w:val="16"/>
                <w:szCs w:val="16"/>
                <w:rPrChange w:id="1339" w:author="Ademar Oliva Xavier Jr." w:date="2014-05-21T10:31:00Z">
                  <w:rPr>
                    <w:ins w:id="1340" w:author="Ademar Oliva Xavier Jr." w:date="2014-05-21T10:29:00Z"/>
                    <w:rFonts w:ascii="Calibri" w:hAnsi="Calibri"/>
                    <w:color w:val="000000"/>
                    <w:szCs w:val="22"/>
                  </w:rPr>
                </w:rPrChange>
              </w:rPr>
            </w:pPr>
            <w:ins w:id="1341" w:author="Ademar Oliva Xavier Jr." w:date="2014-05-21T10:29:00Z">
              <w:r w:rsidRPr="00AC393F">
                <w:rPr>
                  <w:rFonts w:ascii="Calibri" w:hAnsi="Calibri"/>
                  <w:color w:val="000000"/>
                  <w:sz w:val="16"/>
                  <w:szCs w:val="16"/>
                  <w:rPrChange w:id="13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343" w:author="Ademar Oliva Xavier Jr." w:date="2014-05-21T10:29:00Z"/>
                <w:rFonts w:ascii="Calibri" w:hAnsi="Calibri"/>
                <w:color w:val="000000"/>
                <w:sz w:val="16"/>
                <w:szCs w:val="16"/>
                <w:rPrChange w:id="1344" w:author="Ademar Oliva Xavier Jr." w:date="2014-05-21T10:31:00Z">
                  <w:rPr>
                    <w:ins w:id="1345" w:author="Ademar Oliva Xavier Jr." w:date="2014-05-21T10:29:00Z"/>
                    <w:rFonts w:ascii="Calibri" w:hAnsi="Calibri"/>
                    <w:color w:val="000000"/>
                    <w:szCs w:val="22"/>
                  </w:rPr>
                </w:rPrChange>
              </w:rPr>
            </w:pPr>
            <w:ins w:id="1346" w:author="Ademar Oliva Xavier Jr." w:date="2014-05-21T10:29:00Z">
              <w:r w:rsidRPr="00AC393F">
                <w:rPr>
                  <w:rFonts w:ascii="Calibri" w:hAnsi="Calibri"/>
                  <w:color w:val="000000"/>
                  <w:sz w:val="16"/>
                  <w:szCs w:val="16"/>
                  <w:rPrChange w:id="1347"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48" w:author="Ademar Oliva Xavier Jr." w:date="2014-05-21T10:29:00Z"/>
                <w:rFonts w:ascii="Calibri" w:hAnsi="Calibri"/>
                <w:color w:val="000000"/>
                <w:sz w:val="16"/>
                <w:szCs w:val="16"/>
                <w:rPrChange w:id="1349" w:author="Ademar Oliva Xavier Jr." w:date="2014-05-21T10:31:00Z">
                  <w:rPr>
                    <w:ins w:id="1350" w:author="Ademar Oliva Xavier Jr." w:date="2014-05-21T10:29:00Z"/>
                    <w:rFonts w:ascii="Calibri" w:hAnsi="Calibri"/>
                    <w:color w:val="000000"/>
                    <w:szCs w:val="22"/>
                  </w:rPr>
                </w:rPrChange>
              </w:rPr>
            </w:pPr>
            <w:ins w:id="1351" w:author="Ademar Oliva Xavier Jr." w:date="2014-05-21T10:29:00Z">
              <w:r w:rsidRPr="00AC393F">
                <w:rPr>
                  <w:rFonts w:ascii="Calibri" w:hAnsi="Calibri"/>
                  <w:color w:val="000000"/>
                  <w:sz w:val="16"/>
                  <w:szCs w:val="16"/>
                  <w:rPrChange w:id="13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53" w:author="Ademar Oliva Xavier Jr." w:date="2014-05-21T10:29:00Z"/>
                <w:rFonts w:ascii="Calibri" w:hAnsi="Calibri"/>
                <w:color w:val="000000"/>
                <w:sz w:val="16"/>
                <w:szCs w:val="16"/>
                <w:rPrChange w:id="1354" w:author="Ademar Oliva Xavier Jr." w:date="2014-05-21T10:31:00Z">
                  <w:rPr>
                    <w:ins w:id="1355" w:author="Ademar Oliva Xavier Jr." w:date="2014-05-21T10:29:00Z"/>
                    <w:rFonts w:ascii="Calibri" w:hAnsi="Calibri"/>
                    <w:color w:val="000000"/>
                    <w:szCs w:val="22"/>
                  </w:rPr>
                </w:rPrChange>
              </w:rPr>
            </w:pPr>
            <w:ins w:id="1356" w:author="Ademar Oliva Xavier Jr." w:date="2014-05-21T10:29:00Z">
              <w:r w:rsidRPr="00AC393F">
                <w:rPr>
                  <w:rFonts w:ascii="Calibri" w:hAnsi="Calibri"/>
                  <w:color w:val="000000"/>
                  <w:sz w:val="16"/>
                  <w:szCs w:val="16"/>
                  <w:rPrChange w:id="13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58" w:author="Ademar Oliva Xavier Jr." w:date="2014-05-21T10:29:00Z"/>
                <w:rFonts w:ascii="Calibri" w:hAnsi="Calibri"/>
                <w:color w:val="000000"/>
                <w:sz w:val="16"/>
                <w:szCs w:val="16"/>
                <w:rPrChange w:id="1359" w:author="Ademar Oliva Xavier Jr." w:date="2014-05-21T10:31:00Z">
                  <w:rPr>
                    <w:ins w:id="1360" w:author="Ademar Oliva Xavier Jr." w:date="2014-05-21T10:29:00Z"/>
                    <w:rFonts w:ascii="Calibri" w:hAnsi="Calibri"/>
                    <w:color w:val="000000"/>
                    <w:szCs w:val="22"/>
                  </w:rPr>
                </w:rPrChange>
              </w:rPr>
            </w:pPr>
            <w:ins w:id="1361" w:author="Ademar Oliva Xavier Jr." w:date="2014-05-21T10:29:00Z">
              <w:r w:rsidRPr="00AC393F">
                <w:rPr>
                  <w:rFonts w:ascii="Calibri" w:hAnsi="Calibri"/>
                  <w:color w:val="000000"/>
                  <w:sz w:val="16"/>
                  <w:szCs w:val="16"/>
                  <w:rPrChange w:id="13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63" w:author="Ademar Oliva Xavier Jr." w:date="2014-05-21T10:29:00Z"/>
                <w:rFonts w:ascii="Calibri" w:hAnsi="Calibri"/>
                <w:color w:val="000000"/>
                <w:sz w:val="16"/>
                <w:szCs w:val="16"/>
                <w:rPrChange w:id="1364" w:author="Ademar Oliva Xavier Jr." w:date="2014-05-21T10:31:00Z">
                  <w:rPr>
                    <w:ins w:id="1365" w:author="Ademar Oliva Xavier Jr." w:date="2014-05-21T10:29:00Z"/>
                    <w:rFonts w:ascii="Calibri" w:hAnsi="Calibri"/>
                    <w:color w:val="000000"/>
                    <w:szCs w:val="22"/>
                  </w:rPr>
                </w:rPrChange>
              </w:rPr>
            </w:pPr>
            <w:ins w:id="1366" w:author="Ademar Oliva Xavier Jr." w:date="2014-05-21T10:29:00Z">
              <w:r w:rsidRPr="00AC393F">
                <w:rPr>
                  <w:rFonts w:ascii="Calibri" w:hAnsi="Calibri"/>
                  <w:color w:val="000000"/>
                  <w:sz w:val="16"/>
                  <w:szCs w:val="16"/>
                  <w:rPrChange w:id="13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68" w:author="Ademar Oliva Xavier Jr." w:date="2014-05-21T10:29:00Z"/>
                <w:rFonts w:ascii="Calibri" w:hAnsi="Calibri"/>
                <w:color w:val="000000"/>
                <w:sz w:val="16"/>
                <w:szCs w:val="16"/>
                <w:rPrChange w:id="1369" w:author="Ademar Oliva Xavier Jr." w:date="2014-05-21T10:31:00Z">
                  <w:rPr>
                    <w:ins w:id="1370" w:author="Ademar Oliva Xavier Jr." w:date="2014-05-21T10:29:00Z"/>
                    <w:rFonts w:ascii="Calibri" w:hAnsi="Calibri"/>
                    <w:color w:val="000000"/>
                    <w:szCs w:val="22"/>
                  </w:rPr>
                </w:rPrChange>
              </w:rPr>
            </w:pPr>
            <w:ins w:id="1371" w:author="Ademar Oliva Xavier Jr." w:date="2014-05-21T10:29:00Z">
              <w:r w:rsidRPr="00AC393F">
                <w:rPr>
                  <w:rFonts w:ascii="Calibri" w:hAnsi="Calibri"/>
                  <w:color w:val="000000"/>
                  <w:sz w:val="16"/>
                  <w:szCs w:val="16"/>
                  <w:rPrChange w:id="13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373" w:author="Ademar Oliva Xavier Jr." w:date="2014-05-21T10:29:00Z"/>
                <w:rFonts w:ascii="Calibri" w:hAnsi="Calibri"/>
                <w:color w:val="000000"/>
                <w:sz w:val="16"/>
                <w:szCs w:val="16"/>
                <w:rPrChange w:id="1374" w:author="Ademar Oliva Xavier Jr." w:date="2014-05-21T10:31:00Z">
                  <w:rPr>
                    <w:ins w:id="1375" w:author="Ademar Oliva Xavier Jr." w:date="2014-05-21T10:29:00Z"/>
                    <w:rFonts w:ascii="Calibri" w:hAnsi="Calibri"/>
                    <w:color w:val="000000"/>
                    <w:szCs w:val="22"/>
                  </w:rPr>
                </w:rPrChange>
              </w:rPr>
            </w:pPr>
            <w:ins w:id="1376" w:author="Ademar Oliva Xavier Jr." w:date="2014-05-21T10:29:00Z">
              <w:r w:rsidRPr="00AC393F">
                <w:rPr>
                  <w:rFonts w:ascii="Calibri" w:hAnsi="Calibri"/>
                  <w:color w:val="000000"/>
                  <w:sz w:val="16"/>
                  <w:szCs w:val="16"/>
                  <w:rPrChange w:id="1377" w:author="Ademar Oliva Xavier Jr." w:date="2014-05-21T10:31:00Z">
                    <w:rPr>
                      <w:rFonts w:ascii="Calibri" w:hAnsi="Calibri"/>
                      <w:color w:val="000000"/>
                      <w:szCs w:val="22"/>
                    </w:rPr>
                  </w:rPrChange>
                </w:rPr>
                <w:t> </w:t>
              </w:r>
            </w:ins>
          </w:p>
        </w:tc>
      </w:tr>
      <w:tr w:rsidR="006600BE" w:rsidRPr="00AC393F" w:rsidTr="00AC393F">
        <w:trPr>
          <w:trHeight w:val="300"/>
          <w:ins w:id="1378"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379" w:author="Ademar Oliva Xavier Jr." w:date="2014-05-21T10:29:00Z"/>
                <w:rFonts w:ascii="Arial" w:hAnsi="Arial" w:cs="Arial"/>
                <w:color w:val="000000"/>
                <w:sz w:val="16"/>
                <w:szCs w:val="16"/>
                <w:rPrChange w:id="1380" w:author="Ademar Oliva Xavier Jr." w:date="2014-05-21T10:31:00Z">
                  <w:rPr>
                    <w:ins w:id="1381" w:author="Ademar Oliva Xavier Jr." w:date="2014-05-21T10:29:00Z"/>
                    <w:rFonts w:ascii="Arial" w:hAnsi="Arial" w:cs="Arial"/>
                    <w:color w:val="000000"/>
                    <w:sz w:val="20"/>
                    <w:szCs w:val="20"/>
                  </w:rPr>
                </w:rPrChange>
              </w:rPr>
            </w:pPr>
            <w:ins w:id="1382" w:author="Ademar Oliva Xavier Jr." w:date="2014-05-21T10:29:00Z">
              <w:r w:rsidRPr="00AC393F">
                <w:rPr>
                  <w:rFonts w:ascii="Arial" w:hAnsi="Arial" w:cs="Arial"/>
                  <w:color w:val="000000"/>
                  <w:sz w:val="16"/>
                  <w:szCs w:val="16"/>
                  <w:rPrChange w:id="1383" w:author="Ademar Oliva Xavier Jr." w:date="2014-05-21T10:31:00Z">
                    <w:rPr>
                      <w:rFonts w:ascii="Arial" w:hAnsi="Arial" w:cs="Arial"/>
                      <w:color w:val="000000"/>
                      <w:sz w:val="20"/>
                      <w:szCs w:val="20"/>
                    </w:rPr>
                  </w:rPrChange>
                </w:rPr>
                <w:t>Modelo digital de terreno com associação das cotas nos nós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84" w:author="Ademar Oliva Xavier Jr." w:date="2014-05-21T10:29:00Z"/>
                <w:rFonts w:ascii="Calibri" w:hAnsi="Calibri"/>
                <w:color w:val="000000"/>
                <w:sz w:val="16"/>
                <w:szCs w:val="16"/>
                <w:rPrChange w:id="1385" w:author="Ademar Oliva Xavier Jr." w:date="2014-05-21T10:31:00Z">
                  <w:rPr>
                    <w:ins w:id="1386" w:author="Ademar Oliva Xavier Jr." w:date="2014-05-21T10:29:00Z"/>
                    <w:rFonts w:ascii="Calibri" w:hAnsi="Calibri"/>
                    <w:color w:val="000000"/>
                    <w:szCs w:val="22"/>
                  </w:rPr>
                </w:rPrChange>
              </w:rPr>
            </w:pPr>
            <w:ins w:id="1387" w:author="Ademar Oliva Xavier Jr." w:date="2014-05-21T10:29:00Z">
              <w:r w:rsidRPr="00AC393F">
                <w:rPr>
                  <w:rFonts w:ascii="Calibri" w:hAnsi="Calibri"/>
                  <w:color w:val="000000"/>
                  <w:sz w:val="16"/>
                  <w:szCs w:val="16"/>
                  <w:rPrChange w:id="13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389" w:author="Ademar Oliva Xavier Jr." w:date="2014-05-21T10:29:00Z"/>
                <w:rFonts w:ascii="Calibri" w:hAnsi="Calibri"/>
                <w:color w:val="000000"/>
                <w:sz w:val="16"/>
                <w:szCs w:val="16"/>
                <w:rPrChange w:id="1390" w:author="Ademar Oliva Xavier Jr." w:date="2014-05-21T10:31:00Z">
                  <w:rPr>
                    <w:ins w:id="1391" w:author="Ademar Oliva Xavier Jr." w:date="2014-05-21T10:29:00Z"/>
                    <w:rFonts w:ascii="Calibri" w:hAnsi="Calibri"/>
                    <w:color w:val="000000"/>
                    <w:szCs w:val="22"/>
                  </w:rPr>
                </w:rPrChange>
              </w:rPr>
            </w:pPr>
            <w:ins w:id="1392" w:author="Ademar Oliva Xavier Jr." w:date="2014-05-21T10:29:00Z">
              <w:r w:rsidRPr="00AC393F">
                <w:rPr>
                  <w:rFonts w:ascii="Calibri" w:hAnsi="Calibri"/>
                  <w:color w:val="000000"/>
                  <w:sz w:val="16"/>
                  <w:szCs w:val="16"/>
                  <w:rPrChange w:id="13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394" w:author="Ademar Oliva Xavier Jr." w:date="2014-05-21T10:29:00Z"/>
                <w:rFonts w:ascii="Calibri" w:hAnsi="Calibri"/>
                <w:color w:val="000000"/>
                <w:sz w:val="16"/>
                <w:szCs w:val="16"/>
                <w:rPrChange w:id="1395" w:author="Ademar Oliva Xavier Jr." w:date="2014-05-21T10:31:00Z">
                  <w:rPr>
                    <w:ins w:id="1396" w:author="Ademar Oliva Xavier Jr." w:date="2014-05-21T10:29:00Z"/>
                    <w:rFonts w:ascii="Calibri" w:hAnsi="Calibri"/>
                    <w:color w:val="000000"/>
                    <w:szCs w:val="22"/>
                  </w:rPr>
                </w:rPrChange>
              </w:rPr>
            </w:pPr>
            <w:ins w:id="1397" w:author="Ademar Oliva Xavier Jr." w:date="2014-05-21T10:29:00Z">
              <w:r w:rsidRPr="00AC393F">
                <w:rPr>
                  <w:rFonts w:ascii="Calibri" w:hAnsi="Calibri"/>
                  <w:color w:val="000000"/>
                  <w:sz w:val="16"/>
                  <w:szCs w:val="16"/>
                  <w:rPrChange w:id="13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399" w:author="Ademar Oliva Xavier Jr." w:date="2014-05-21T10:29:00Z"/>
                <w:rFonts w:ascii="Calibri" w:hAnsi="Calibri"/>
                <w:color w:val="000000"/>
                <w:sz w:val="16"/>
                <w:szCs w:val="16"/>
                <w:rPrChange w:id="1400" w:author="Ademar Oliva Xavier Jr." w:date="2014-05-21T10:31:00Z">
                  <w:rPr>
                    <w:ins w:id="1401" w:author="Ademar Oliva Xavier Jr." w:date="2014-05-21T10:29:00Z"/>
                    <w:rFonts w:ascii="Calibri" w:hAnsi="Calibri"/>
                    <w:color w:val="000000"/>
                    <w:szCs w:val="22"/>
                  </w:rPr>
                </w:rPrChange>
              </w:rPr>
            </w:pPr>
            <w:ins w:id="1402" w:author="Ademar Oliva Xavier Jr." w:date="2014-05-21T10:29:00Z">
              <w:r w:rsidRPr="00AC393F">
                <w:rPr>
                  <w:rFonts w:ascii="Calibri" w:hAnsi="Calibri"/>
                  <w:color w:val="000000"/>
                  <w:sz w:val="16"/>
                  <w:szCs w:val="16"/>
                  <w:rPrChange w:id="14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404" w:author="Ademar Oliva Xavier Jr." w:date="2014-05-21T10:29:00Z"/>
                <w:rFonts w:ascii="Calibri" w:hAnsi="Calibri"/>
                <w:color w:val="000000"/>
                <w:sz w:val="16"/>
                <w:szCs w:val="16"/>
                <w:rPrChange w:id="1405" w:author="Ademar Oliva Xavier Jr." w:date="2014-05-21T10:31:00Z">
                  <w:rPr>
                    <w:ins w:id="1406" w:author="Ademar Oliva Xavier Jr." w:date="2014-05-21T10:29:00Z"/>
                    <w:rFonts w:ascii="Calibri" w:hAnsi="Calibri"/>
                    <w:color w:val="000000"/>
                    <w:szCs w:val="22"/>
                  </w:rPr>
                </w:rPrChange>
              </w:rPr>
            </w:pPr>
            <w:ins w:id="1407" w:author="Ademar Oliva Xavier Jr." w:date="2014-05-21T10:29:00Z">
              <w:r w:rsidRPr="00AC393F">
                <w:rPr>
                  <w:rFonts w:ascii="Calibri" w:hAnsi="Calibri"/>
                  <w:color w:val="000000"/>
                  <w:sz w:val="16"/>
                  <w:szCs w:val="16"/>
                  <w:rPrChange w:id="14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09" w:author="Ademar Oliva Xavier Jr." w:date="2014-05-21T10:29:00Z"/>
                <w:rFonts w:ascii="Calibri" w:hAnsi="Calibri"/>
                <w:color w:val="000000"/>
                <w:sz w:val="16"/>
                <w:szCs w:val="16"/>
                <w:rPrChange w:id="1410" w:author="Ademar Oliva Xavier Jr." w:date="2014-05-21T10:31:00Z">
                  <w:rPr>
                    <w:ins w:id="1411" w:author="Ademar Oliva Xavier Jr." w:date="2014-05-21T10:29:00Z"/>
                    <w:rFonts w:ascii="Calibri" w:hAnsi="Calibri"/>
                    <w:color w:val="000000"/>
                    <w:szCs w:val="22"/>
                  </w:rPr>
                </w:rPrChange>
              </w:rPr>
            </w:pPr>
            <w:ins w:id="1412" w:author="Ademar Oliva Xavier Jr." w:date="2014-05-21T10:29:00Z">
              <w:r w:rsidRPr="00AC393F">
                <w:rPr>
                  <w:rFonts w:ascii="Calibri" w:hAnsi="Calibri"/>
                  <w:color w:val="000000"/>
                  <w:sz w:val="16"/>
                  <w:szCs w:val="16"/>
                  <w:rPrChange w:id="14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14" w:author="Ademar Oliva Xavier Jr." w:date="2014-05-21T10:29:00Z"/>
                <w:rFonts w:ascii="Calibri" w:hAnsi="Calibri"/>
                <w:color w:val="000000"/>
                <w:sz w:val="16"/>
                <w:szCs w:val="16"/>
                <w:rPrChange w:id="1415" w:author="Ademar Oliva Xavier Jr." w:date="2014-05-21T10:31:00Z">
                  <w:rPr>
                    <w:ins w:id="1416" w:author="Ademar Oliva Xavier Jr." w:date="2014-05-21T10:29:00Z"/>
                    <w:rFonts w:ascii="Calibri" w:hAnsi="Calibri"/>
                    <w:color w:val="000000"/>
                    <w:szCs w:val="22"/>
                  </w:rPr>
                </w:rPrChange>
              </w:rPr>
            </w:pPr>
            <w:ins w:id="1417" w:author="Ademar Oliva Xavier Jr." w:date="2014-05-21T10:29:00Z">
              <w:r w:rsidRPr="00AC393F">
                <w:rPr>
                  <w:rFonts w:ascii="Calibri" w:hAnsi="Calibri"/>
                  <w:color w:val="000000"/>
                  <w:sz w:val="16"/>
                  <w:szCs w:val="16"/>
                  <w:rPrChange w:id="14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19" w:author="Ademar Oliva Xavier Jr." w:date="2014-05-21T10:29:00Z"/>
                <w:rFonts w:ascii="Calibri" w:hAnsi="Calibri"/>
                <w:color w:val="000000"/>
                <w:sz w:val="16"/>
                <w:szCs w:val="16"/>
                <w:rPrChange w:id="1420" w:author="Ademar Oliva Xavier Jr." w:date="2014-05-21T10:31:00Z">
                  <w:rPr>
                    <w:ins w:id="1421" w:author="Ademar Oliva Xavier Jr." w:date="2014-05-21T10:29:00Z"/>
                    <w:rFonts w:ascii="Calibri" w:hAnsi="Calibri"/>
                    <w:color w:val="000000"/>
                    <w:szCs w:val="22"/>
                  </w:rPr>
                </w:rPrChange>
              </w:rPr>
            </w:pPr>
            <w:ins w:id="1422" w:author="Ademar Oliva Xavier Jr." w:date="2014-05-21T10:29:00Z">
              <w:r w:rsidRPr="00AC393F">
                <w:rPr>
                  <w:rFonts w:ascii="Calibri" w:hAnsi="Calibri"/>
                  <w:color w:val="000000"/>
                  <w:sz w:val="16"/>
                  <w:szCs w:val="16"/>
                  <w:rPrChange w:id="14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24" w:author="Ademar Oliva Xavier Jr." w:date="2014-05-21T10:29:00Z"/>
                <w:rFonts w:ascii="Calibri" w:hAnsi="Calibri"/>
                <w:color w:val="000000"/>
                <w:sz w:val="16"/>
                <w:szCs w:val="16"/>
                <w:rPrChange w:id="1425" w:author="Ademar Oliva Xavier Jr." w:date="2014-05-21T10:31:00Z">
                  <w:rPr>
                    <w:ins w:id="1426" w:author="Ademar Oliva Xavier Jr." w:date="2014-05-21T10:29:00Z"/>
                    <w:rFonts w:ascii="Calibri" w:hAnsi="Calibri"/>
                    <w:color w:val="000000"/>
                    <w:szCs w:val="22"/>
                  </w:rPr>
                </w:rPrChange>
              </w:rPr>
            </w:pPr>
            <w:ins w:id="1427" w:author="Ademar Oliva Xavier Jr." w:date="2014-05-21T10:29:00Z">
              <w:r w:rsidRPr="00AC393F">
                <w:rPr>
                  <w:rFonts w:ascii="Calibri" w:hAnsi="Calibri"/>
                  <w:color w:val="000000"/>
                  <w:sz w:val="16"/>
                  <w:szCs w:val="16"/>
                  <w:rPrChange w:id="14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429" w:author="Ademar Oliva Xavier Jr." w:date="2014-05-21T10:29:00Z"/>
                <w:rFonts w:ascii="Calibri" w:hAnsi="Calibri"/>
                <w:color w:val="000000"/>
                <w:sz w:val="16"/>
                <w:szCs w:val="16"/>
                <w:rPrChange w:id="1430" w:author="Ademar Oliva Xavier Jr." w:date="2014-05-21T10:31:00Z">
                  <w:rPr>
                    <w:ins w:id="1431" w:author="Ademar Oliva Xavier Jr." w:date="2014-05-21T10:29:00Z"/>
                    <w:rFonts w:ascii="Calibri" w:hAnsi="Calibri"/>
                    <w:color w:val="000000"/>
                    <w:szCs w:val="22"/>
                  </w:rPr>
                </w:rPrChange>
              </w:rPr>
            </w:pPr>
            <w:ins w:id="1432" w:author="Ademar Oliva Xavier Jr." w:date="2014-05-21T10:29:00Z">
              <w:r w:rsidRPr="00AC393F">
                <w:rPr>
                  <w:rFonts w:ascii="Calibri" w:hAnsi="Calibri"/>
                  <w:color w:val="000000"/>
                  <w:sz w:val="16"/>
                  <w:szCs w:val="16"/>
                  <w:rPrChange w:id="14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34" w:author="Ademar Oliva Xavier Jr." w:date="2014-05-21T10:29:00Z"/>
                <w:rFonts w:ascii="Calibri" w:hAnsi="Calibri"/>
                <w:color w:val="000000"/>
                <w:sz w:val="16"/>
                <w:szCs w:val="16"/>
                <w:rPrChange w:id="1435" w:author="Ademar Oliva Xavier Jr." w:date="2014-05-21T10:31:00Z">
                  <w:rPr>
                    <w:ins w:id="1436" w:author="Ademar Oliva Xavier Jr." w:date="2014-05-21T10:29:00Z"/>
                    <w:rFonts w:ascii="Calibri" w:hAnsi="Calibri"/>
                    <w:color w:val="000000"/>
                    <w:szCs w:val="22"/>
                  </w:rPr>
                </w:rPrChange>
              </w:rPr>
            </w:pPr>
            <w:ins w:id="1437" w:author="Ademar Oliva Xavier Jr." w:date="2014-05-21T10:29:00Z">
              <w:r w:rsidRPr="00AC393F">
                <w:rPr>
                  <w:rFonts w:ascii="Calibri" w:hAnsi="Calibri"/>
                  <w:color w:val="000000"/>
                  <w:sz w:val="16"/>
                  <w:szCs w:val="16"/>
                  <w:rPrChange w:id="14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39" w:author="Ademar Oliva Xavier Jr." w:date="2014-05-21T10:29:00Z"/>
                <w:rFonts w:ascii="Calibri" w:hAnsi="Calibri"/>
                <w:color w:val="000000"/>
                <w:sz w:val="16"/>
                <w:szCs w:val="16"/>
                <w:rPrChange w:id="1440" w:author="Ademar Oliva Xavier Jr." w:date="2014-05-21T10:31:00Z">
                  <w:rPr>
                    <w:ins w:id="1441" w:author="Ademar Oliva Xavier Jr." w:date="2014-05-21T10:29:00Z"/>
                    <w:rFonts w:ascii="Calibri" w:hAnsi="Calibri"/>
                    <w:color w:val="000000"/>
                    <w:szCs w:val="22"/>
                  </w:rPr>
                </w:rPrChange>
              </w:rPr>
            </w:pPr>
            <w:ins w:id="1442" w:author="Ademar Oliva Xavier Jr." w:date="2014-05-21T10:29:00Z">
              <w:r w:rsidRPr="00AC393F">
                <w:rPr>
                  <w:rFonts w:ascii="Calibri" w:hAnsi="Calibri"/>
                  <w:color w:val="000000"/>
                  <w:sz w:val="16"/>
                  <w:szCs w:val="16"/>
                  <w:rPrChange w:id="14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44" w:author="Ademar Oliva Xavier Jr." w:date="2014-05-21T10:29:00Z"/>
                <w:rFonts w:ascii="Calibri" w:hAnsi="Calibri"/>
                <w:color w:val="000000"/>
                <w:sz w:val="16"/>
                <w:szCs w:val="16"/>
                <w:rPrChange w:id="1445" w:author="Ademar Oliva Xavier Jr." w:date="2014-05-21T10:31:00Z">
                  <w:rPr>
                    <w:ins w:id="1446" w:author="Ademar Oliva Xavier Jr." w:date="2014-05-21T10:29:00Z"/>
                    <w:rFonts w:ascii="Calibri" w:hAnsi="Calibri"/>
                    <w:color w:val="000000"/>
                    <w:szCs w:val="22"/>
                  </w:rPr>
                </w:rPrChange>
              </w:rPr>
            </w:pPr>
            <w:ins w:id="1447" w:author="Ademar Oliva Xavier Jr." w:date="2014-05-21T10:29:00Z">
              <w:r w:rsidRPr="00AC393F">
                <w:rPr>
                  <w:rFonts w:ascii="Calibri" w:hAnsi="Calibri"/>
                  <w:color w:val="000000"/>
                  <w:sz w:val="16"/>
                  <w:szCs w:val="16"/>
                  <w:rPrChange w:id="14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49" w:author="Ademar Oliva Xavier Jr." w:date="2014-05-21T10:29:00Z"/>
                <w:rFonts w:ascii="Calibri" w:hAnsi="Calibri"/>
                <w:color w:val="000000"/>
                <w:sz w:val="16"/>
                <w:szCs w:val="16"/>
                <w:rPrChange w:id="1450" w:author="Ademar Oliva Xavier Jr." w:date="2014-05-21T10:31:00Z">
                  <w:rPr>
                    <w:ins w:id="1451" w:author="Ademar Oliva Xavier Jr." w:date="2014-05-21T10:29:00Z"/>
                    <w:rFonts w:ascii="Calibri" w:hAnsi="Calibri"/>
                    <w:color w:val="000000"/>
                    <w:szCs w:val="22"/>
                  </w:rPr>
                </w:rPrChange>
              </w:rPr>
            </w:pPr>
            <w:ins w:id="1452" w:author="Ademar Oliva Xavier Jr." w:date="2014-05-21T10:29:00Z">
              <w:r w:rsidRPr="00AC393F">
                <w:rPr>
                  <w:rFonts w:ascii="Calibri" w:hAnsi="Calibri"/>
                  <w:color w:val="000000"/>
                  <w:sz w:val="16"/>
                  <w:szCs w:val="16"/>
                  <w:rPrChange w:id="14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54" w:author="Ademar Oliva Xavier Jr." w:date="2014-05-21T10:29:00Z"/>
                <w:rFonts w:ascii="Calibri" w:hAnsi="Calibri"/>
                <w:color w:val="000000"/>
                <w:sz w:val="16"/>
                <w:szCs w:val="16"/>
                <w:rPrChange w:id="1455" w:author="Ademar Oliva Xavier Jr." w:date="2014-05-21T10:31:00Z">
                  <w:rPr>
                    <w:ins w:id="1456" w:author="Ademar Oliva Xavier Jr." w:date="2014-05-21T10:29:00Z"/>
                    <w:rFonts w:ascii="Calibri" w:hAnsi="Calibri"/>
                    <w:color w:val="000000"/>
                    <w:szCs w:val="22"/>
                  </w:rPr>
                </w:rPrChange>
              </w:rPr>
            </w:pPr>
            <w:ins w:id="1457" w:author="Ademar Oliva Xavier Jr." w:date="2014-05-21T10:29:00Z">
              <w:r w:rsidRPr="00AC393F">
                <w:rPr>
                  <w:rFonts w:ascii="Calibri" w:hAnsi="Calibri"/>
                  <w:color w:val="000000"/>
                  <w:sz w:val="16"/>
                  <w:szCs w:val="16"/>
                  <w:rPrChange w:id="14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59" w:author="Ademar Oliva Xavier Jr." w:date="2014-05-21T10:29:00Z"/>
                <w:rFonts w:ascii="Calibri" w:hAnsi="Calibri"/>
                <w:color w:val="000000"/>
                <w:sz w:val="16"/>
                <w:szCs w:val="16"/>
                <w:rPrChange w:id="1460" w:author="Ademar Oliva Xavier Jr." w:date="2014-05-21T10:31:00Z">
                  <w:rPr>
                    <w:ins w:id="1461" w:author="Ademar Oliva Xavier Jr." w:date="2014-05-21T10:29:00Z"/>
                    <w:rFonts w:ascii="Calibri" w:hAnsi="Calibri"/>
                    <w:color w:val="000000"/>
                    <w:szCs w:val="22"/>
                  </w:rPr>
                </w:rPrChange>
              </w:rPr>
            </w:pPr>
            <w:ins w:id="1462" w:author="Ademar Oliva Xavier Jr." w:date="2014-05-21T10:29:00Z">
              <w:r w:rsidRPr="00AC393F">
                <w:rPr>
                  <w:rFonts w:ascii="Calibri" w:hAnsi="Calibri"/>
                  <w:color w:val="000000"/>
                  <w:sz w:val="16"/>
                  <w:szCs w:val="16"/>
                  <w:rPrChange w:id="14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64" w:author="Ademar Oliva Xavier Jr." w:date="2014-05-21T10:29:00Z"/>
                <w:rFonts w:ascii="Calibri" w:hAnsi="Calibri"/>
                <w:color w:val="000000"/>
                <w:sz w:val="16"/>
                <w:szCs w:val="16"/>
                <w:rPrChange w:id="1465" w:author="Ademar Oliva Xavier Jr." w:date="2014-05-21T10:31:00Z">
                  <w:rPr>
                    <w:ins w:id="1466" w:author="Ademar Oliva Xavier Jr." w:date="2014-05-21T10:29:00Z"/>
                    <w:rFonts w:ascii="Calibri" w:hAnsi="Calibri"/>
                    <w:color w:val="000000"/>
                    <w:szCs w:val="22"/>
                  </w:rPr>
                </w:rPrChange>
              </w:rPr>
            </w:pPr>
            <w:ins w:id="1467" w:author="Ademar Oliva Xavier Jr." w:date="2014-05-21T10:29:00Z">
              <w:r w:rsidRPr="00AC393F">
                <w:rPr>
                  <w:rFonts w:ascii="Calibri" w:hAnsi="Calibri"/>
                  <w:color w:val="000000"/>
                  <w:sz w:val="16"/>
                  <w:szCs w:val="16"/>
                  <w:rPrChange w:id="14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469" w:author="Ademar Oliva Xavier Jr." w:date="2014-05-21T10:29:00Z"/>
                <w:rFonts w:ascii="Calibri" w:hAnsi="Calibri"/>
                <w:color w:val="000000"/>
                <w:sz w:val="16"/>
                <w:szCs w:val="16"/>
                <w:rPrChange w:id="1470" w:author="Ademar Oliva Xavier Jr." w:date="2014-05-21T10:31:00Z">
                  <w:rPr>
                    <w:ins w:id="1471" w:author="Ademar Oliva Xavier Jr." w:date="2014-05-21T10:29:00Z"/>
                    <w:rFonts w:ascii="Calibri" w:hAnsi="Calibri"/>
                    <w:color w:val="000000"/>
                    <w:szCs w:val="22"/>
                  </w:rPr>
                </w:rPrChange>
              </w:rPr>
            </w:pPr>
            <w:ins w:id="1472" w:author="Ademar Oliva Xavier Jr." w:date="2014-05-21T10:29:00Z">
              <w:r w:rsidRPr="00AC393F">
                <w:rPr>
                  <w:rFonts w:ascii="Calibri" w:hAnsi="Calibri"/>
                  <w:color w:val="000000"/>
                  <w:sz w:val="16"/>
                  <w:szCs w:val="16"/>
                  <w:rPrChange w:id="1473"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74" w:author="Ademar Oliva Xavier Jr." w:date="2014-05-21T10:29:00Z"/>
                <w:rFonts w:ascii="Calibri" w:hAnsi="Calibri"/>
                <w:color w:val="000000"/>
                <w:sz w:val="16"/>
                <w:szCs w:val="16"/>
                <w:rPrChange w:id="1475" w:author="Ademar Oliva Xavier Jr." w:date="2014-05-21T10:31:00Z">
                  <w:rPr>
                    <w:ins w:id="1476" w:author="Ademar Oliva Xavier Jr." w:date="2014-05-21T10:29:00Z"/>
                    <w:rFonts w:ascii="Calibri" w:hAnsi="Calibri"/>
                    <w:color w:val="000000"/>
                    <w:szCs w:val="22"/>
                  </w:rPr>
                </w:rPrChange>
              </w:rPr>
            </w:pPr>
            <w:ins w:id="1477" w:author="Ademar Oliva Xavier Jr." w:date="2014-05-21T10:29:00Z">
              <w:r w:rsidRPr="00AC393F">
                <w:rPr>
                  <w:rFonts w:ascii="Calibri" w:hAnsi="Calibri"/>
                  <w:color w:val="000000"/>
                  <w:sz w:val="16"/>
                  <w:szCs w:val="16"/>
                  <w:rPrChange w:id="14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79" w:author="Ademar Oliva Xavier Jr." w:date="2014-05-21T10:29:00Z"/>
                <w:rFonts w:ascii="Calibri" w:hAnsi="Calibri"/>
                <w:color w:val="000000"/>
                <w:sz w:val="16"/>
                <w:szCs w:val="16"/>
                <w:rPrChange w:id="1480" w:author="Ademar Oliva Xavier Jr." w:date="2014-05-21T10:31:00Z">
                  <w:rPr>
                    <w:ins w:id="1481" w:author="Ademar Oliva Xavier Jr." w:date="2014-05-21T10:29:00Z"/>
                    <w:rFonts w:ascii="Calibri" w:hAnsi="Calibri"/>
                    <w:color w:val="000000"/>
                    <w:szCs w:val="22"/>
                  </w:rPr>
                </w:rPrChange>
              </w:rPr>
            </w:pPr>
            <w:ins w:id="1482" w:author="Ademar Oliva Xavier Jr." w:date="2014-05-21T10:29:00Z">
              <w:r w:rsidRPr="00AC393F">
                <w:rPr>
                  <w:rFonts w:ascii="Calibri" w:hAnsi="Calibri"/>
                  <w:color w:val="000000"/>
                  <w:sz w:val="16"/>
                  <w:szCs w:val="16"/>
                  <w:rPrChange w:id="14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84" w:author="Ademar Oliva Xavier Jr." w:date="2014-05-21T10:29:00Z"/>
                <w:rFonts w:ascii="Calibri" w:hAnsi="Calibri"/>
                <w:color w:val="000000"/>
                <w:sz w:val="16"/>
                <w:szCs w:val="16"/>
                <w:rPrChange w:id="1485" w:author="Ademar Oliva Xavier Jr." w:date="2014-05-21T10:31:00Z">
                  <w:rPr>
                    <w:ins w:id="1486" w:author="Ademar Oliva Xavier Jr." w:date="2014-05-21T10:29:00Z"/>
                    <w:rFonts w:ascii="Calibri" w:hAnsi="Calibri"/>
                    <w:color w:val="000000"/>
                    <w:szCs w:val="22"/>
                  </w:rPr>
                </w:rPrChange>
              </w:rPr>
            </w:pPr>
            <w:ins w:id="1487" w:author="Ademar Oliva Xavier Jr." w:date="2014-05-21T10:29:00Z">
              <w:r w:rsidRPr="00AC393F">
                <w:rPr>
                  <w:rFonts w:ascii="Calibri" w:hAnsi="Calibri"/>
                  <w:color w:val="000000"/>
                  <w:sz w:val="16"/>
                  <w:szCs w:val="16"/>
                  <w:rPrChange w:id="14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89" w:author="Ademar Oliva Xavier Jr." w:date="2014-05-21T10:29:00Z"/>
                <w:rFonts w:ascii="Calibri" w:hAnsi="Calibri"/>
                <w:color w:val="000000"/>
                <w:sz w:val="16"/>
                <w:szCs w:val="16"/>
                <w:rPrChange w:id="1490" w:author="Ademar Oliva Xavier Jr." w:date="2014-05-21T10:31:00Z">
                  <w:rPr>
                    <w:ins w:id="1491" w:author="Ademar Oliva Xavier Jr." w:date="2014-05-21T10:29:00Z"/>
                    <w:rFonts w:ascii="Calibri" w:hAnsi="Calibri"/>
                    <w:color w:val="000000"/>
                    <w:szCs w:val="22"/>
                  </w:rPr>
                </w:rPrChange>
              </w:rPr>
            </w:pPr>
            <w:ins w:id="1492" w:author="Ademar Oliva Xavier Jr." w:date="2014-05-21T10:29:00Z">
              <w:r w:rsidRPr="00AC393F">
                <w:rPr>
                  <w:rFonts w:ascii="Calibri" w:hAnsi="Calibri"/>
                  <w:color w:val="000000"/>
                  <w:sz w:val="16"/>
                  <w:szCs w:val="16"/>
                  <w:rPrChange w:id="14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494" w:author="Ademar Oliva Xavier Jr." w:date="2014-05-21T10:29:00Z"/>
                <w:rFonts w:ascii="Calibri" w:hAnsi="Calibri"/>
                <w:color w:val="000000"/>
                <w:sz w:val="16"/>
                <w:szCs w:val="16"/>
                <w:rPrChange w:id="1495" w:author="Ademar Oliva Xavier Jr." w:date="2014-05-21T10:31:00Z">
                  <w:rPr>
                    <w:ins w:id="1496" w:author="Ademar Oliva Xavier Jr." w:date="2014-05-21T10:29:00Z"/>
                    <w:rFonts w:ascii="Calibri" w:hAnsi="Calibri"/>
                    <w:color w:val="000000"/>
                    <w:szCs w:val="22"/>
                  </w:rPr>
                </w:rPrChange>
              </w:rPr>
            </w:pPr>
            <w:ins w:id="1497" w:author="Ademar Oliva Xavier Jr." w:date="2014-05-21T10:29:00Z">
              <w:r w:rsidRPr="00AC393F">
                <w:rPr>
                  <w:rFonts w:ascii="Calibri" w:hAnsi="Calibri"/>
                  <w:color w:val="000000"/>
                  <w:sz w:val="16"/>
                  <w:szCs w:val="16"/>
                  <w:rPrChange w:id="14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499" w:author="Ademar Oliva Xavier Jr." w:date="2014-05-21T10:29:00Z"/>
                <w:rFonts w:ascii="Calibri" w:hAnsi="Calibri"/>
                <w:color w:val="000000"/>
                <w:sz w:val="16"/>
                <w:szCs w:val="16"/>
                <w:rPrChange w:id="1500" w:author="Ademar Oliva Xavier Jr." w:date="2014-05-21T10:31:00Z">
                  <w:rPr>
                    <w:ins w:id="1501" w:author="Ademar Oliva Xavier Jr." w:date="2014-05-21T10:29:00Z"/>
                    <w:rFonts w:ascii="Calibri" w:hAnsi="Calibri"/>
                    <w:color w:val="000000"/>
                    <w:szCs w:val="22"/>
                  </w:rPr>
                </w:rPrChange>
              </w:rPr>
            </w:pPr>
            <w:ins w:id="1502" w:author="Ademar Oliva Xavier Jr." w:date="2014-05-21T10:29:00Z">
              <w:r w:rsidRPr="00AC393F">
                <w:rPr>
                  <w:rFonts w:ascii="Calibri" w:hAnsi="Calibri"/>
                  <w:color w:val="000000"/>
                  <w:sz w:val="16"/>
                  <w:szCs w:val="16"/>
                  <w:rPrChange w:id="1503" w:author="Ademar Oliva Xavier Jr." w:date="2014-05-21T10:31:00Z">
                    <w:rPr>
                      <w:rFonts w:ascii="Calibri" w:hAnsi="Calibri"/>
                      <w:color w:val="000000"/>
                      <w:szCs w:val="22"/>
                    </w:rPr>
                  </w:rPrChange>
                </w:rPr>
                <w:t> </w:t>
              </w:r>
            </w:ins>
          </w:p>
        </w:tc>
      </w:tr>
      <w:tr w:rsidR="006600BE" w:rsidRPr="00AC393F" w:rsidTr="00AC393F">
        <w:trPr>
          <w:trHeight w:val="510"/>
          <w:ins w:id="1504"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505" w:author="Ademar Oliva Xavier Jr." w:date="2014-05-21T10:29:00Z"/>
                <w:rFonts w:ascii="Arial" w:hAnsi="Arial" w:cs="Arial"/>
                <w:color w:val="000000"/>
                <w:sz w:val="16"/>
                <w:szCs w:val="16"/>
                <w:rPrChange w:id="1506" w:author="Ademar Oliva Xavier Jr." w:date="2014-05-21T10:31:00Z">
                  <w:rPr>
                    <w:ins w:id="1507" w:author="Ademar Oliva Xavier Jr." w:date="2014-05-21T10:29:00Z"/>
                    <w:rFonts w:ascii="Arial" w:hAnsi="Arial" w:cs="Arial"/>
                    <w:color w:val="000000"/>
                    <w:sz w:val="20"/>
                    <w:szCs w:val="20"/>
                  </w:rPr>
                </w:rPrChange>
              </w:rPr>
            </w:pPr>
            <w:ins w:id="1508" w:author="Ademar Oliva Xavier Jr." w:date="2014-05-21T10:29:00Z">
              <w:r w:rsidRPr="00AC393F">
                <w:rPr>
                  <w:rFonts w:ascii="Arial" w:hAnsi="Arial" w:cs="Arial"/>
                  <w:color w:val="000000"/>
                  <w:sz w:val="16"/>
                  <w:szCs w:val="16"/>
                  <w:rPrChange w:id="1509" w:author="Ademar Oliva Xavier Jr." w:date="2014-05-21T10:31:00Z">
                    <w:rPr>
                      <w:rFonts w:ascii="Arial" w:hAnsi="Arial" w:cs="Arial"/>
                      <w:color w:val="000000"/>
                      <w:sz w:val="20"/>
                      <w:szCs w:val="20"/>
                    </w:rPr>
                  </w:rPrChange>
                </w:rPr>
                <w:t>Implantação de Sistema de geoprocessamento específico para saneamento e serviços de sistema de geoprocessamento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10" w:author="Ademar Oliva Xavier Jr." w:date="2014-05-21T10:29:00Z"/>
                <w:rFonts w:ascii="Calibri" w:hAnsi="Calibri"/>
                <w:color w:val="000000"/>
                <w:sz w:val="16"/>
                <w:szCs w:val="16"/>
                <w:rPrChange w:id="1511" w:author="Ademar Oliva Xavier Jr." w:date="2014-05-21T10:31:00Z">
                  <w:rPr>
                    <w:ins w:id="1512" w:author="Ademar Oliva Xavier Jr." w:date="2014-05-21T10:29:00Z"/>
                    <w:rFonts w:ascii="Calibri" w:hAnsi="Calibri"/>
                    <w:color w:val="000000"/>
                    <w:szCs w:val="22"/>
                  </w:rPr>
                </w:rPrChange>
              </w:rPr>
            </w:pPr>
            <w:ins w:id="1513" w:author="Ademar Oliva Xavier Jr." w:date="2014-05-21T10:29:00Z">
              <w:r w:rsidRPr="00AC393F">
                <w:rPr>
                  <w:rFonts w:ascii="Calibri" w:hAnsi="Calibri"/>
                  <w:color w:val="000000"/>
                  <w:sz w:val="16"/>
                  <w:szCs w:val="16"/>
                  <w:rPrChange w:id="15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15" w:author="Ademar Oliva Xavier Jr." w:date="2014-05-21T10:29:00Z"/>
                <w:rFonts w:ascii="Calibri" w:hAnsi="Calibri"/>
                <w:color w:val="000000"/>
                <w:sz w:val="16"/>
                <w:szCs w:val="16"/>
                <w:rPrChange w:id="1516" w:author="Ademar Oliva Xavier Jr." w:date="2014-05-21T10:31:00Z">
                  <w:rPr>
                    <w:ins w:id="1517" w:author="Ademar Oliva Xavier Jr." w:date="2014-05-21T10:29:00Z"/>
                    <w:rFonts w:ascii="Calibri" w:hAnsi="Calibri"/>
                    <w:color w:val="000000"/>
                    <w:szCs w:val="22"/>
                  </w:rPr>
                </w:rPrChange>
              </w:rPr>
            </w:pPr>
            <w:ins w:id="1518" w:author="Ademar Oliva Xavier Jr." w:date="2014-05-21T10:29:00Z">
              <w:r w:rsidRPr="00AC393F">
                <w:rPr>
                  <w:rFonts w:ascii="Calibri" w:hAnsi="Calibri"/>
                  <w:color w:val="000000"/>
                  <w:sz w:val="16"/>
                  <w:szCs w:val="16"/>
                  <w:rPrChange w:id="15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20" w:author="Ademar Oliva Xavier Jr." w:date="2014-05-21T10:29:00Z"/>
                <w:rFonts w:ascii="Calibri" w:hAnsi="Calibri"/>
                <w:color w:val="000000"/>
                <w:sz w:val="16"/>
                <w:szCs w:val="16"/>
                <w:rPrChange w:id="1521" w:author="Ademar Oliva Xavier Jr." w:date="2014-05-21T10:31:00Z">
                  <w:rPr>
                    <w:ins w:id="1522" w:author="Ademar Oliva Xavier Jr." w:date="2014-05-21T10:29:00Z"/>
                    <w:rFonts w:ascii="Calibri" w:hAnsi="Calibri"/>
                    <w:color w:val="000000"/>
                    <w:szCs w:val="22"/>
                  </w:rPr>
                </w:rPrChange>
              </w:rPr>
            </w:pPr>
            <w:ins w:id="1523" w:author="Ademar Oliva Xavier Jr." w:date="2014-05-21T10:29:00Z">
              <w:r w:rsidRPr="00AC393F">
                <w:rPr>
                  <w:rFonts w:ascii="Calibri" w:hAnsi="Calibri"/>
                  <w:color w:val="000000"/>
                  <w:sz w:val="16"/>
                  <w:szCs w:val="16"/>
                  <w:rPrChange w:id="15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25" w:author="Ademar Oliva Xavier Jr." w:date="2014-05-21T10:29:00Z"/>
                <w:rFonts w:ascii="Calibri" w:hAnsi="Calibri"/>
                <w:color w:val="000000"/>
                <w:sz w:val="16"/>
                <w:szCs w:val="16"/>
                <w:rPrChange w:id="1526" w:author="Ademar Oliva Xavier Jr." w:date="2014-05-21T10:31:00Z">
                  <w:rPr>
                    <w:ins w:id="1527" w:author="Ademar Oliva Xavier Jr." w:date="2014-05-21T10:29:00Z"/>
                    <w:rFonts w:ascii="Calibri" w:hAnsi="Calibri"/>
                    <w:color w:val="000000"/>
                    <w:szCs w:val="22"/>
                  </w:rPr>
                </w:rPrChange>
              </w:rPr>
            </w:pPr>
            <w:ins w:id="1528" w:author="Ademar Oliva Xavier Jr." w:date="2014-05-21T10:29:00Z">
              <w:r w:rsidRPr="00AC393F">
                <w:rPr>
                  <w:rFonts w:ascii="Calibri" w:hAnsi="Calibri"/>
                  <w:color w:val="000000"/>
                  <w:sz w:val="16"/>
                  <w:szCs w:val="16"/>
                  <w:rPrChange w:id="15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530" w:author="Ademar Oliva Xavier Jr." w:date="2014-05-21T10:29:00Z"/>
                <w:rFonts w:ascii="Calibri" w:hAnsi="Calibri"/>
                <w:color w:val="000000"/>
                <w:sz w:val="16"/>
                <w:szCs w:val="16"/>
                <w:rPrChange w:id="1531" w:author="Ademar Oliva Xavier Jr." w:date="2014-05-21T10:31:00Z">
                  <w:rPr>
                    <w:ins w:id="1532" w:author="Ademar Oliva Xavier Jr." w:date="2014-05-21T10:29:00Z"/>
                    <w:rFonts w:ascii="Calibri" w:hAnsi="Calibri"/>
                    <w:color w:val="000000"/>
                    <w:szCs w:val="22"/>
                  </w:rPr>
                </w:rPrChange>
              </w:rPr>
            </w:pPr>
            <w:ins w:id="1533" w:author="Ademar Oliva Xavier Jr." w:date="2014-05-21T10:29:00Z">
              <w:r w:rsidRPr="00AC393F">
                <w:rPr>
                  <w:rFonts w:ascii="Calibri" w:hAnsi="Calibri"/>
                  <w:color w:val="000000"/>
                  <w:sz w:val="16"/>
                  <w:szCs w:val="16"/>
                  <w:rPrChange w:id="15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535" w:author="Ademar Oliva Xavier Jr." w:date="2014-05-21T10:29:00Z"/>
                <w:rFonts w:ascii="Calibri" w:hAnsi="Calibri"/>
                <w:color w:val="000000"/>
                <w:sz w:val="16"/>
                <w:szCs w:val="16"/>
                <w:rPrChange w:id="1536" w:author="Ademar Oliva Xavier Jr." w:date="2014-05-21T10:31:00Z">
                  <w:rPr>
                    <w:ins w:id="1537" w:author="Ademar Oliva Xavier Jr." w:date="2014-05-21T10:29:00Z"/>
                    <w:rFonts w:ascii="Calibri" w:hAnsi="Calibri"/>
                    <w:color w:val="000000"/>
                    <w:szCs w:val="22"/>
                  </w:rPr>
                </w:rPrChange>
              </w:rPr>
            </w:pPr>
            <w:ins w:id="1538" w:author="Ademar Oliva Xavier Jr." w:date="2014-05-21T10:29:00Z">
              <w:r w:rsidRPr="00AC393F">
                <w:rPr>
                  <w:rFonts w:ascii="Calibri" w:hAnsi="Calibri"/>
                  <w:color w:val="000000"/>
                  <w:sz w:val="16"/>
                  <w:szCs w:val="16"/>
                  <w:rPrChange w:id="15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40" w:author="Ademar Oliva Xavier Jr." w:date="2014-05-21T10:29:00Z"/>
                <w:rFonts w:ascii="Calibri" w:hAnsi="Calibri"/>
                <w:color w:val="000000"/>
                <w:sz w:val="16"/>
                <w:szCs w:val="16"/>
                <w:rPrChange w:id="1541" w:author="Ademar Oliva Xavier Jr." w:date="2014-05-21T10:31:00Z">
                  <w:rPr>
                    <w:ins w:id="1542" w:author="Ademar Oliva Xavier Jr." w:date="2014-05-21T10:29:00Z"/>
                    <w:rFonts w:ascii="Calibri" w:hAnsi="Calibri"/>
                    <w:color w:val="000000"/>
                    <w:szCs w:val="22"/>
                  </w:rPr>
                </w:rPrChange>
              </w:rPr>
            </w:pPr>
            <w:ins w:id="1543" w:author="Ademar Oliva Xavier Jr." w:date="2014-05-21T10:29:00Z">
              <w:r w:rsidRPr="00AC393F">
                <w:rPr>
                  <w:rFonts w:ascii="Calibri" w:hAnsi="Calibri"/>
                  <w:color w:val="000000"/>
                  <w:sz w:val="16"/>
                  <w:szCs w:val="16"/>
                  <w:rPrChange w:id="15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45" w:author="Ademar Oliva Xavier Jr." w:date="2014-05-21T10:29:00Z"/>
                <w:rFonts w:ascii="Calibri" w:hAnsi="Calibri"/>
                <w:color w:val="000000"/>
                <w:sz w:val="16"/>
                <w:szCs w:val="16"/>
                <w:rPrChange w:id="1546" w:author="Ademar Oliva Xavier Jr." w:date="2014-05-21T10:31:00Z">
                  <w:rPr>
                    <w:ins w:id="1547" w:author="Ademar Oliva Xavier Jr." w:date="2014-05-21T10:29:00Z"/>
                    <w:rFonts w:ascii="Calibri" w:hAnsi="Calibri"/>
                    <w:color w:val="000000"/>
                    <w:szCs w:val="22"/>
                  </w:rPr>
                </w:rPrChange>
              </w:rPr>
            </w:pPr>
            <w:ins w:id="1548" w:author="Ademar Oliva Xavier Jr." w:date="2014-05-21T10:29:00Z">
              <w:r w:rsidRPr="00AC393F">
                <w:rPr>
                  <w:rFonts w:ascii="Calibri" w:hAnsi="Calibri"/>
                  <w:color w:val="000000"/>
                  <w:sz w:val="16"/>
                  <w:szCs w:val="16"/>
                  <w:rPrChange w:id="15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50" w:author="Ademar Oliva Xavier Jr." w:date="2014-05-21T10:29:00Z"/>
                <w:rFonts w:ascii="Calibri" w:hAnsi="Calibri"/>
                <w:color w:val="000000"/>
                <w:sz w:val="16"/>
                <w:szCs w:val="16"/>
                <w:rPrChange w:id="1551" w:author="Ademar Oliva Xavier Jr." w:date="2014-05-21T10:31:00Z">
                  <w:rPr>
                    <w:ins w:id="1552" w:author="Ademar Oliva Xavier Jr." w:date="2014-05-21T10:29:00Z"/>
                    <w:rFonts w:ascii="Calibri" w:hAnsi="Calibri"/>
                    <w:color w:val="000000"/>
                    <w:szCs w:val="22"/>
                  </w:rPr>
                </w:rPrChange>
              </w:rPr>
            </w:pPr>
            <w:ins w:id="1553" w:author="Ademar Oliva Xavier Jr." w:date="2014-05-21T10:29:00Z">
              <w:r w:rsidRPr="00AC393F">
                <w:rPr>
                  <w:rFonts w:ascii="Calibri" w:hAnsi="Calibri"/>
                  <w:color w:val="000000"/>
                  <w:sz w:val="16"/>
                  <w:szCs w:val="16"/>
                  <w:rPrChange w:id="15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555" w:author="Ademar Oliva Xavier Jr." w:date="2014-05-21T10:29:00Z"/>
                <w:rFonts w:ascii="Calibri" w:hAnsi="Calibri"/>
                <w:color w:val="000000"/>
                <w:sz w:val="16"/>
                <w:szCs w:val="16"/>
                <w:rPrChange w:id="1556" w:author="Ademar Oliva Xavier Jr." w:date="2014-05-21T10:31:00Z">
                  <w:rPr>
                    <w:ins w:id="1557" w:author="Ademar Oliva Xavier Jr." w:date="2014-05-21T10:29:00Z"/>
                    <w:rFonts w:ascii="Calibri" w:hAnsi="Calibri"/>
                    <w:color w:val="000000"/>
                    <w:szCs w:val="22"/>
                  </w:rPr>
                </w:rPrChange>
              </w:rPr>
            </w:pPr>
            <w:ins w:id="1558" w:author="Ademar Oliva Xavier Jr." w:date="2014-05-21T10:29:00Z">
              <w:r w:rsidRPr="00AC393F">
                <w:rPr>
                  <w:rFonts w:ascii="Calibri" w:hAnsi="Calibri"/>
                  <w:color w:val="000000"/>
                  <w:sz w:val="16"/>
                  <w:szCs w:val="16"/>
                  <w:rPrChange w:id="15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60" w:author="Ademar Oliva Xavier Jr." w:date="2014-05-21T10:29:00Z"/>
                <w:rFonts w:ascii="Calibri" w:hAnsi="Calibri"/>
                <w:color w:val="000000"/>
                <w:sz w:val="16"/>
                <w:szCs w:val="16"/>
                <w:rPrChange w:id="1561" w:author="Ademar Oliva Xavier Jr." w:date="2014-05-21T10:31:00Z">
                  <w:rPr>
                    <w:ins w:id="1562" w:author="Ademar Oliva Xavier Jr." w:date="2014-05-21T10:29:00Z"/>
                    <w:rFonts w:ascii="Calibri" w:hAnsi="Calibri"/>
                    <w:color w:val="000000"/>
                    <w:szCs w:val="22"/>
                  </w:rPr>
                </w:rPrChange>
              </w:rPr>
            </w:pPr>
            <w:ins w:id="1563" w:author="Ademar Oliva Xavier Jr." w:date="2014-05-21T10:29:00Z">
              <w:r w:rsidRPr="00AC393F">
                <w:rPr>
                  <w:rFonts w:ascii="Calibri" w:hAnsi="Calibri"/>
                  <w:color w:val="000000"/>
                  <w:sz w:val="16"/>
                  <w:szCs w:val="16"/>
                  <w:rPrChange w:id="15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65" w:author="Ademar Oliva Xavier Jr." w:date="2014-05-21T10:29:00Z"/>
                <w:rFonts w:ascii="Calibri" w:hAnsi="Calibri"/>
                <w:color w:val="000000"/>
                <w:sz w:val="16"/>
                <w:szCs w:val="16"/>
                <w:rPrChange w:id="1566" w:author="Ademar Oliva Xavier Jr." w:date="2014-05-21T10:31:00Z">
                  <w:rPr>
                    <w:ins w:id="1567" w:author="Ademar Oliva Xavier Jr." w:date="2014-05-21T10:29:00Z"/>
                    <w:rFonts w:ascii="Calibri" w:hAnsi="Calibri"/>
                    <w:color w:val="000000"/>
                    <w:szCs w:val="22"/>
                  </w:rPr>
                </w:rPrChange>
              </w:rPr>
            </w:pPr>
            <w:ins w:id="1568" w:author="Ademar Oliva Xavier Jr." w:date="2014-05-21T10:29:00Z">
              <w:r w:rsidRPr="00AC393F">
                <w:rPr>
                  <w:rFonts w:ascii="Calibri" w:hAnsi="Calibri"/>
                  <w:color w:val="000000"/>
                  <w:sz w:val="16"/>
                  <w:szCs w:val="16"/>
                  <w:rPrChange w:id="15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70" w:author="Ademar Oliva Xavier Jr." w:date="2014-05-21T10:29:00Z"/>
                <w:rFonts w:ascii="Calibri" w:hAnsi="Calibri"/>
                <w:color w:val="000000"/>
                <w:sz w:val="16"/>
                <w:szCs w:val="16"/>
                <w:rPrChange w:id="1571" w:author="Ademar Oliva Xavier Jr." w:date="2014-05-21T10:31:00Z">
                  <w:rPr>
                    <w:ins w:id="1572" w:author="Ademar Oliva Xavier Jr." w:date="2014-05-21T10:29:00Z"/>
                    <w:rFonts w:ascii="Calibri" w:hAnsi="Calibri"/>
                    <w:color w:val="000000"/>
                    <w:szCs w:val="22"/>
                  </w:rPr>
                </w:rPrChange>
              </w:rPr>
            </w:pPr>
            <w:ins w:id="1573" w:author="Ademar Oliva Xavier Jr." w:date="2014-05-21T10:29:00Z">
              <w:r w:rsidRPr="00AC393F">
                <w:rPr>
                  <w:rFonts w:ascii="Calibri" w:hAnsi="Calibri"/>
                  <w:color w:val="000000"/>
                  <w:sz w:val="16"/>
                  <w:szCs w:val="16"/>
                  <w:rPrChange w:id="15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75" w:author="Ademar Oliva Xavier Jr." w:date="2014-05-21T10:29:00Z"/>
                <w:rFonts w:ascii="Calibri" w:hAnsi="Calibri"/>
                <w:color w:val="000000"/>
                <w:sz w:val="16"/>
                <w:szCs w:val="16"/>
                <w:rPrChange w:id="1576" w:author="Ademar Oliva Xavier Jr." w:date="2014-05-21T10:31:00Z">
                  <w:rPr>
                    <w:ins w:id="1577" w:author="Ademar Oliva Xavier Jr." w:date="2014-05-21T10:29:00Z"/>
                    <w:rFonts w:ascii="Calibri" w:hAnsi="Calibri"/>
                    <w:color w:val="000000"/>
                    <w:szCs w:val="22"/>
                  </w:rPr>
                </w:rPrChange>
              </w:rPr>
            </w:pPr>
            <w:ins w:id="1578" w:author="Ademar Oliva Xavier Jr." w:date="2014-05-21T10:29:00Z">
              <w:r w:rsidRPr="00AC393F">
                <w:rPr>
                  <w:rFonts w:ascii="Calibri" w:hAnsi="Calibri"/>
                  <w:color w:val="000000"/>
                  <w:sz w:val="16"/>
                  <w:szCs w:val="16"/>
                  <w:rPrChange w:id="15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80" w:author="Ademar Oliva Xavier Jr." w:date="2014-05-21T10:29:00Z"/>
                <w:rFonts w:ascii="Calibri" w:hAnsi="Calibri"/>
                <w:color w:val="000000"/>
                <w:sz w:val="16"/>
                <w:szCs w:val="16"/>
                <w:rPrChange w:id="1581" w:author="Ademar Oliva Xavier Jr." w:date="2014-05-21T10:31:00Z">
                  <w:rPr>
                    <w:ins w:id="1582" w:author="Ademar Oliva Xavier Jr." w:date="2014-05-21T10:29:00Z"/>
                    <w:rFonts w:ascii="Calibri" w:hAnsi="Calibri"/>
                    <w:color w:val="000000"/>
                    <w:szCs w:val="22"/>
                  </w:rPr>
                </w:rPrChange>
              </w:rPr>
            </w:pPr>
            <w:ins w:id="1583" w:author="Ademar Oliva Xavier Jr." w:date="2014-05-21T10:29:00Z">
              <w:r w:rsidRPr="00AC393F">
                <w:rPr>
                  <w:rFonts w:ascii="Calibri" w:hAnsi="Calibri"/>
                  <w:color w:val="000000"/>
                  <w:sz w:val="16"/>
                  <w:szCs w:val="16"/>
                  <w:rPrChange w:id="15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85" w:author="Ademar Oliva Xavier Jr." w:date="2014-05-21T10:29:00Z"/>
                <w:rFonts w:ascii="Calibri" w:hAnsi="Calibri"/>
                <w:color w:val="000000"/>
                <w:sz w:val="16"/>
                <w:szCs w:val="16"/>
                <w:rPrChange w:id="1586" w:author="Ademar Oliva Xavier Jr." w:date="2014-05-21T10:31:00Z">
                  <w:rPr>
                    <w:ins w:id="1587" w:author="Ademar Oliva Xavier Jr." w:date="2014-05-21T10:29:00Z"/>
                    <w:rFonts w:ascii="Calibri" w:hAnsi="Calibri"/>
                    <w:color w:val="000000"/>
                    <w:szCs w:val="22"/>
                  </w:rPr>
                </w:rPrChange>
              </w:rPr>
            </w:pPr>
            <w:ins w:id="1588" w:author="Ademar Oliva Xavier Jr." w:date="2014-05-21T10:29:00Z">
              <w:r w:rsidRPr="00AC393F">
                <w:rPr>
                  <w:rFonts w:ascii="Calibri" w:hAnsi="Calibri"/>
                  <w:color w:val="000000"/>
                  <w:sz w:val="16"/>
                  <w:szCs w:val="16"/>
                  <w:rPrChange w:id="15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590" w:author="Ademar Oliva Xavier Jr." w:date="2014-05-21T10:29:00Z"/>
                <w:rFonts w:ascii="Calibri" w:hAnsi="Calibri"/>
                <w:color w:val="000000"/>
                <w:sz w:val="16"/>
                <w:szCs w:val="16"/>
                <w:rPrChange w:id="1591" w:author="Ademar Oliva Xavier Jr." w:date="2014-05-21T10:31:00Z">
                  <w:rPr>
                    <w:ins w:id="1592" w:author="Ademar Oliva Xavier Jr." w:date="2014-05-21T10:29:00Z"/>
                    <w:rFonts w:ascii="Calibri" w:hAnsi="Calibri"/>
                    <w:color w:val="000000"/>
                    <w:szCs w:val="22"/>
                  </w:rPr>
                </w:rPrChange>
              </w:rPr>
            </w:pPr>
            <w:ins w:id="1593" w:author="Ademar Oliva Xavier Jr." w:date="2014-05-21T10:29:00Z">
              <w:r w:rsidRPr="00AC393F">
                <w:rPr>
                  <w:rFonts w:ascii="Calibri" w:hAnsi="Calibri"/>
                  <w:color w:val="000000"/>
                  <w:sz w:val="16"/>
                  <w:szCs w:val="16"/>
                  <w:rPrChange w:id="15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595" w:author="Ademar Oliva Xavier Jr." w:date="2014-05-21T10:29:00Z"/>
                <w:rFonts w:ascii="Calibri" w:hAnsi="Calibri"/>
                <w:color w:val="000000"/>
                <w:sz w:val="16"/>
                <w:szCs w:val="16"/>
                <w:rPrChange w:id="1596" w:author="Ademar Oliva Xavier Jr." w:date="2014-05-21T10:31:00Z">
                  <w:rPr>
                    <w:ins w:id="1597" w:author="Ademar Oliva Xavier Jr." w:date="2014-05-21T10:29:00Z"/>
                    <w:rFonts w:ascii="Calibri" w:hAnsi="Calibri"/>
                    <w:color w:val="000000"/>
                    <w:szCs w:val="22"/>
                  </w:rPr>
                </w:rPrChange>
              </w:rPr>
            </w:pPr>
            <w:ins w:id="1598" w:author="Ademar Oliva Xavier Jr." w:date="2014-05-21T10:29:00Z">
              <w:r w:rsidRPr="00AC393F">
                <w:rPr>
                  <w:rFonts w:ascii="Calibri" w:hAnsi="Calibri"/>
                  <w:color w:val="000000"/>
                  <w:sz w:val="16"/>
                  <w:szCs w:val="16"/>
                  <w:rPrChange w:id="1599"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00" w:author="Ademar Oliva Xavier Jr." w:date="2014-05-21T10:29:00Z"/>
                <w:rFonts w:ascii="Calibri" w:hAnsi="Calibri"/>
                <w:color w:val="000000"/>
                <w:sz w:val="16"/>
                <w:szCs w:val="16"/>
                <w:rPrChange w:id="1601" w:author="Ademar Oliva Xavier Jr." w:date="2014-05-21T10:31:00Z">
                  <w:rPr>
                    <w:ins w:id="1602" w:author="Ademar Oliva Xavier Jr." w:date="2014-05-21T10:29:00Z"/>
                    <w:rFonts w:ascii="Calibri" w:hAnsi="Calibri"/>
                    <w:color w:val="000000"/>
                    <w:szCs w:val="22"/>
                  </w:rPr>
                </w:rPrChange>
              </w:rPr>
            </w:pPr>
            <w:ins w:id="1603" w:author="Ademar Oliva Xavier Jr." w:date="2014-05-21T10:29:00Z">
              <w:r w:rsidRPr="00AC393F">
                <w:rPr>
                  <w:rFonts w:ascii="Calibri" w:hAnsi="Calibri"/>
                  <w:color w:val="000000"/>
                  <w:sz w:val="16"/>
                  <w:szCs w:val="16"/>
                  <w:rPrChange w:id="16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05" w:author="Ademar Oliva Xavier Jr." w:date="2014-05-21T10:29:00Z"/>
                <w:rFonts w:ascii="Calibri" w:hAnsi="Calibri"/>
                <w:color w:val="000000"/>
                <w:sz w:val="16"/>
                <w:szCs w:val="16"/>
                <w:rPrChange w:id="1606" w:author="Ademar Oliva Xavier Jr." w:date="2014-05-21T10:31:00Z">
                  <w:rPr>
                    <w:ins w:id="1607" w:author="Ademar Oliva Xavier Jr." w:date="2014-05-21T10:29:00Z"/>
                    <w:rFonts w:ascii="Calibri" w:hAnsi="Calibri"/>
                    <w:color w:val="000000"/>
                    <w:szCs w:val="22"/>
                  </w:rPr>
                </w:rPrChange>
              </w:rPr>
            </w:pPr>
            <w:ins w:id="1608" w:author="Ademar Oliva Xavier Jr." w:date="2014-05-21T10:29:00Z">
              <w:r w:rsidRPr="00AC393F">
                <w:rPr>
                  <w:rFonts w:ascii="Calibri" w:hAnsi="Calibri"/>
                  <w:color w:val="000000"/>
                  <w:sz w:val="16"/>
                  <w:szCs w:val="16"/>
                  <w:rPrChange w:id="16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10" w:author="Ademar Oliva Xavier Jr." w:date="2014-05-21T10:29:00Z"/>
                <w:rFonts w:ascii="Calibri" w:hAnsi="Calibri"/>
                <w:color w:val="000000"/>
                <w:sz w:val="16"/>
                <w:szCs w:val="16"/>
                <w:rPrChange w:id="1611" w:author="Ademar Oliva Xavier Jr." w:date="2014-05-21T10:31:00Z">
                  <w:rPr>
                    <w:ins w:id="1612" w:author="Ademar Oliva Xavier Jr." w:date="2014-05-21T10:29:00Z"/>
                    <w:rFonts w:ascii="Calibri" w:hAnsi="Calibri"/>
                    <w:color w:val="000000"/>
                    <w:szCs w:val="22"/>
                  </w:rPr>
                </w:rPrChange>
              </w:rPr>
            </w:pPr>
            <w:ins w:id="1613" w:author="Ademar Oliva Xavier Jr." w:date="2014-05-21T10:29:00Z">
              <w:r w:rsidRPr="00AC393F">
                <w:rPr>
                  <w:rFonts w:ascii="Calibri" w:hAnsi="Calibri"/>
                  <w:color w:val="000000"/>
                  <w:sz w:val="16"/>
                  <w:szCs w:val="16"/>
                  <w:rPrChange w:id="16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15" w:author="Ademar Oliva Xavier Jr." w:date="2014-05-21T10:29:00Z"/>
                <w:rFonts w:ascii="Calibri" w:hAnsi="Calibri"/>
                <w:color w:val="000000"/>
                <w:sz w:val="16"/>
                <w:szCs w:val="16"/>
                <w:rPrChange w:id="1616" w:author="Ademar Oliva Xavier Jr." w:date="2014-05-21T10:31:00Z">
                  <w:rPr>
                    <w:ins w:id="1617" w:author="Ademar Oliva Xavier Jr." w:date="2014-05-21T10:29:00Z"/>
                    <w:rFonts w:ascii="Calibri" w:hAnsi="Calibri"/>
                    <w:color w:val="000000"/>
                    <w:szCs w:val="22"/>
                  </w:rPr>
                </w:rPrChange>
              </w:rPr>
            </w:pPr>
            <w:ins w:id="1618" w:author="Ademar Oliva Xavier Jr." w:date="2014-05-21T10:29:00Z">
              <w:r w:rsidRPr="00AC393F">
                <w:rPr>
                  <w:rFonts w:ascii="Calibri" w:hAnsi="Calibri"/>
                  <w:color w:val="000000"/>
                  <w:sz w:val="16"/>
                  <w:szCs w:val="16"/>
                  <w:rPrChange w:id="16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20" w:author="Ademar Oliva Xavier Jr." w:date="2014-05-21T10:29:00Z"/>
                <w:rFonts w:ascii="Calibri" w:hAnsi="Calibri"/>
                <w:color w:val="000000"/>
                <w:sz w:val="16"/>
                <w:szCs w:val="16"/>
                <w:rPrChange w:id="1621" w:author="Ademar Oliva Xavier Jr." w:date="2014-05-21T10:31:00Z">
                  <w:rPr>
                    <w:ins w:id="1622" w:author="Ademar Oliva Xavier Jr." w:date="2014-05-21T10:29:00Z"/>
                    <w:rFonts w:ascii="Calibri" w:hAnsi="Calibri"/>
                    <w:color w:val="000000"/>
                    <w:szCs w:val="22"/>
                  </w:rPr>
                </w:rPrChange>
              </w:rPr>
            </w:pPr>
            <w:ins w:id="1623" w:author="Ademar Oliva Xavier Jr." w:date="2014-05-21T10:29:00Z">
              <w:r w:rsidRPr="00AC393F">
                <w:rPr>
                  <w:rFonts w:ascii="Calibri" w:hAnsi="Calibri"/>
                  <w:color w:val="000000"/>
                  <w:sz w:val="16"/>
                  <w:szCs w:val="16"/>
                  <w:rPrChange w:id="16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625" w:author="Ademar Oliva Xavier Jr." w:date="2014-05-21T10:29:00Z"/>
                <w:rFonts w:ascii="Calibri" w:hAnsi="Calibri"/>
                <w:color w:val="000000"/>
                <w:sz w:val="16"/>
                <w:szCs w:val="16"/>
                <w:rPrChange w:id="1626" w:author="Ademar Oliva Xavier Jr." w:date="2014-05-21T10:31:00Z">
                  <w:rPr>
                    <w:ins w:id="1627" w:author="Ademar Oliva Xavier Jr." w:date="2014-05-21T10:29:00Z"/>
                    <w:rFonts w:ascii="Calibri" w:hAnsi="Calibri"/>
                    <w:color w:val="000000"/>
                    <w:szCs w:val="22"/>
                  </w:rPr>
                </w:rPrChange>
              </w:rPr>
            </w:pPr>
            <w:ins w:id="1628" w:author="Ademar Oliva Xavier Jr." w:date="2014-05-21T10:29:00Z">
              <w:r w:rsidRPr="00AC393F">
                <w:rPr>
                  <w:rFonts w:ascii="Calibri" w:hAnsi="Calibri"/>
                  <w:color w:val="000000"/>
                  <w:sz w:val="16"/>
                  <w:szCs w:val="16"/>
                  <w:rPrChange w:id="1629" w:author="Ademar Oliva Xavier Jr." w:date="2014-05-21T10:31:00Z">
                    <w:rPr>
                      <w:rFonts w:ascii="Calibri" w:hAnsi="Calibri"/>
                      <w:color w:val="000000"/>
                      <w:szCs w:val="22"/>
                    </w:rPr>
                  </w:rPrChange>
                </w:rPr>
                <w:t> </w:t>
              </w:r>
            </w:ins>
          </w:p>
        </w:tc>
      </w:tr>
      <w:tr w:rsidR="006600BE" w:rsidRPr="00AC393F" w:rsidTr="00AC393F">
        <w:trPr>
          <w:trHeight w:val="300"/>
          <w:ins w:id="1630"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631" w:author="Ademar Oliva Xavier Jr." w:date="2014-05-21T10:29:00Z"/>
                <w:rFonts w:ascii="Arial" w:hAnsi="Arial" w:cs="Arial"/>
                <w:color w:val="000000"/>
                <w:sz w:val="16"/>
                <w:szCs w:val="16"/>
                <w:rPrChange w:id="1632" w:author="Ademar Oliva Xavier Jr." w:date="2014-05-21T10:31:00Z">
                  <w:rPr>
                    <w:ins w:id="1633" w:author="Ademar Oliva Xavier Jr." w:date="2014-05-21T10:29:00Z"/>
                    <w:rFonts w:ascii="Arial" w:hAnsi="Arial" w:cs="Arial"/>
                    <w:color w:val="000000"/>
                    <w:sz w:val="20"/>
                    <w:szCs w:val="20"/>
                  </w:rPr>
                </w:rPrChange>
              </w:rPr>
            </w:pPr>
            <w:ins w:id="1634" w:author="Ademar Oliva Xavier Jr." w:date="2014-05-21T10:29:00Z">
              <w:r w:rsidRPr="00AC393F">
                <w:rPr>
                  <w:rFonts w:ascii="Arial" w:hAnsi="Arial" w:cs="Arial"/>
                  <w:color w:val="000000"/>
                  <w:sz w:val="16"/>
                  <w:szCs w:val="16"/>
                  <w:rPrChange w:id="1635" w:author="Ademar Oliva Xavier Jr." w:date="2014-05-21T10:31:00Z">
                    <w:rPr>
                      <w:rFonts w:ascii="Arial" w:hAnsi="Arial" w:cs="Arial"/>
                      <w:color w:val="000000"/>
                      <w:sz w:val="20"/>
                      <w:szCs w:val="20"/>
                    </w:rPr>
                  </w:rPrChange>
                </w:rPr>
                <w:t>Georeferenciamento de mapas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36" w:author="Ademar Oliva Xavier Jr." w:date="2014-05-21T10:29:00Z"/>
                <w:rFonts w:ascii="Calibri" w:hAnsi="Calibri"/>
                <w:color w:val="000000"/>
                <w:sz w:val="16"/>
                <w:szCs w:val="16"/>
                <w:rPrChange w:id="1637" w:author="Ademar Oliva Xavier Jr." w:date="2014-05-21T10:31:00Z">
                  <w:rPr>
                    <w:ins w:id="1638" w:author="Ademar Oliva Xavier Jr." w:date="2014-05-21T10:29:00Z"/>
                    <w:rFonts w:ascii="Calibri" w:hAnsi="Calibri"/>
                    <w:color w:val="000000"/>
                    <w:szCs w:val="22"/>
                  </w:rPr>
                </w:rPrChange>
              </w:rPr>
            </w:pPr>
            <w:ins w:id="1639" w:author="Ademar Oliva Xavier Jr." w:date="2014-05-21T10:29:00Z">
              <w:r w:rsidRPr="00AC393F">
                <w:rPr>
                  <w:rFonts w:ascii="Calibri" w:hAnsi="Calibri"/>
                  <w:color w:val="000000"/>
                  <w:sz w:val="16"/>
                  <w:szCs w:val="16"/>
                  <w:rPrChange w:id="16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41" w:author="Ademar Oliva Xavier Jr." w:date="2014-05-21T10:29:00Z"/>
                <w:rFonts w:ascii="Calibri" w:hAnsi="Calibri"/>
                <w:color w:val="000000"/>
                <w:sz w:val="16"/>
                <w:szCs w:val="16"/>
                <w:rPrChange w:id="1642" w:author="Ademar Oliva Xavier Jr." w:date="2014-05-21T10:31:00Z">
                  <w:rPr>
                    <w:ins w:id="1643" w:author="Ademar Oliva Xavier Jr." w:date="2014-05-21T10:29:00Z"/>
                    <w:rFonts w:ascii="Calibri" w:hAnsi="Calibri"/>
                    <w:color w:val="000000"/>
                    <w:szCs w:val="22"/>
                  </w:rPr>
                </w:rPrChange>
              </w:rPr>
            </w:pPr>
            <w:ins w:id="1644" w:author="Ademar Oliva Xavier Jr." w:date="2014-05-21T10:29:00Z">
              <w:r w:rsidRPr="00AC393F">
                <w:rPr>
                  <w:rFonts w:ascii="Calibri" w:hAnsi="Calibri"/>
                  <w:color w:val="000000"/>
                  <w:sz w:val="16"/>
                  <w:szCs w:val="16"/>
                  <w:rPrChange w:id="16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646" w:author="Ademar Oliva Xavier Jr." w:date="2014-05-21T10:29:00Z"/>
                <w:rFonts w:ascii="Calibri" w:hAnsi="Calibri"/>
                <w:color w:val="000000"/>
                <w:sz w:val="16"/>
                <w:szCs w:val="16"/>
                <w:rPrChange w:id="1647" w:author="Ademar Oliva Xavier Jr." w:date="2014-05-21T10:31:00Z">
                  <w:rPr>
                    <w:ins w:id="1648" w:author="Ademar Oliva Xavier Jr." w:date="2014-05-21T10:29:00Z"/>
                    <w:rFonts w:ascii="Calibri" w:hAnsi="Calibri"/>
                    <w:color w:val="000000"/>
                    <w:szCs w:val="22"/>
                  </w:rPr>
                </w:rPrChange>
              </w:rPr>
            </w:pPr>
            <w:ins w:id="1649" w:author="Ademar Oliva Xavier Jr." w:date="2014-05-21T10:29:00Z">
              <w:r w:rsidRPr="00AC393F">
                <w:rPr>
                  <w:rFonts w:ascii="Calibri" w:hAnsi="Calibri"/>
                  <w:color w:val="000000"/>
                  <w:sz w:val="16"/>
                  <w:szCs w:val="16"/>
                  <w:rPrChange w:id="16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651" w:author="Ademar Oliva Xavier Jr." w:date="2014-05-21T10:29:00Z"/>
                <w:rFonts w:ascii="Calibri" w:hAnsi="Calibri"/>
                <w:color w:val="000000"/>
                <w:sz w:val="16"/>
                <w:szCs w:val="16"/>
                <w:rPrChange w:id="1652" w:author="Ademar Oliva Xavier Jr." w:date="2014-05-21T10:31:00Z">
                  <w:rPr>
                    <w:ins w:id="1653" w:author="Ademar Oliva Xavier Jr." w:date="2014-05-21T10:29:00Z"/>
                    <w:rFonts w:ascii="Calibri" w:hAnsi="Calibri"/>
                    <w:color w:val="000000"/>
                    <w:szCs w:val="22"/>
                  </w:rPr>
                </w:rPrChange>
              </w:rPr>
            </w:pPr>
            <w:ins w:id="1654" w:author="Ademar Oliva Xavier Jr." w:date="2014-05-21T10:29:00Z">
              <w:r w:rsidRPr="00AC393F">
                <w:rPr>
                  <w:rFonts w:ascii="Calibri" w:hAnsi="Calibri"/>
                  <w:color w:val="000000"/>
                  <w:sz w:val="16"/>
                  <w:szCs w:val="16"/>
                  <w:rPrChange w:id="16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56" w:author="Ademar Oliva Xavier Jr." w:date="2014-05-21T10:29:00Z"/>
                <w:rFonts w:ascii="Calibri" w:hAnsi="Calibri"/>
                <w:color w:val="000000"/>
                <w:sz w:val="16"/>
                <w:szCs w:val="16"/>
                <w:rPrChange w:id="1657" w:author="Ademar Oliva Xavier Jr." w:date="2014-05-21T10:31:00Z">
                  <w:rPr>
                    <w:ins w:id="1658" w:author="Ademar Oliva Xavier Jr." w:date="2014-05-21T10:29:00Z"/>
                    <w:rFonts w:ascii="Calibri" w:hAnsi="Calibri"/>
                    <w:color w:val="000000"/>
                    <w:szCs w:val="22"/>
                  </w:rPr>
                </w:rPrChange>
              </w:rPr>
            </w:pPr>
            <w:ins w:id="1659" w:author="Ademar Oliva Xavier Jr." w:date="2014-05-21T10:29:00Z">
              <w:r w:rsidRPr="00AC393F">
                <w:rPr>
                  <w:rFonts w:ascii="Calibri" w:hAnsi="Calibri"/>
                  <w:color w:val="000000"/>
                  <w:sz w:val="16"/>
                  <w:szCs w:val="16"/>
                  <w:rPrChange w:id="16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61" w:author="Ademar Oliva Xavier Jr." w:date="2014-05-21T10:29:00Z"/>
                <w:rFonts w:ascii="Calibri" w:hAnsi="Calibri"/>
                <w:color w:val="000000"/>
                <w:sz w:val="16"/>
                <w:szCs w:val="16"/>
                <w:rPrChange w:id="1662" w:author="Ademar Oliva Xavier Jr." w:date="2014-05-21T10:31:00Z">
                  <w:rPr>
                    <w:ins w:id="1663" w:author="Ademar Oliva Xavier Jr." w:date="2014-05-21T10:29:00Z"/>
                    <w:rFonts w:ascii="Calibri" w:hAnsi="Calibri"/>
                    <w:color w:val="000000"/>
                    <w:szCs w:val="22"/>
                  </w:rPr>
                </w:rPrChange>
              </w:rPr>
            </w:pPr>
            <w:ins w:id="1664" w:author="Ademar Oliva Xavier Jr." w:date="2014-05-21T10:29:00Z">
              <w:r w:rsidRPr="00AC393F">
                <w:rPr>
                  <w:rFonts w:ascii="Calibri" w:hAnsi="Calibri"/>
                  <w:color w:val="000000"/>
                  <w:sz w:val="16"/>
                  <w:szCs w:val="16"/>
                  <w:rPrChange w:id="16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66" w:author="Ademar Oliva Xavier Jr." w:date="2014-05-21T10:29:00Z"/>
                <w:rFonts w:ascii="Calibri" w:hAnsi="Calibri"/>
                <w:color w:val="000000"/>
                <w:sz w:val="16"/>
                <w:szCs w:val="16"/>
                <w:rPrChange w:id="1667" w:author="Ademar Oliva Xavier Jr." w:date="2014-05-21T10:31:00Z">
                  <w:rPr>
                    <w:ins w:id="1668" w:author="Ademar Oliva Xavier Jr." w:date="2014-05-21T10:29:00Z"/>
                    <w:rFonts w:ascii="Calibri" w:hAnsi="Calibri"/>
                    <w:color w:val="000000"/>
                    <w:szCs w:val="22"/>
                  </w:rPr>
                </w:rPrChange>
              </w:rPr>
            </w:pPr>
            <w:ins w:id="1669" w:author="Ademar Oliva Xavier Jr." w:date="2014-05-21T10:29:00Z">
              <w:r w:rsidRPr="00AC393F">
                <w:rPr>
                  <w:rFonts w:ascii="Calibri" w:hAnsi="Calibri"/>
                  <w:color w:val="000000"/>
                  <w:sz w:val="16"/>
                  <w:szCs w:val="16"/>
                  <w:rPrChange w:id="16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71" w:author="Ademar Oliva Xavier Jr." w:date="2014-05-21T10:29:00Z"/>
                <w:rFonts w:ascii="Calibri" w:hAnsi="Calibri"/>
                <w:color w:val="000000"/>
                <w:sz w:val="16"/>
                <w:szCs w:val="16"/>
                <w:rPrChange w:id="1672" w:author="Ademar Oliva Xavier Jr." w:date="2014-05-21T10:31:00Z">
                  <w:rPr>
                    <w:ins w:id="1673" w:author="Ademar Oliva Xavier Jr." w:date="2014-05-21T10:29:00Z"/>
                    <w:rFonts w:ascii="Calibri" w:hAnsi="Calibri"/>
                    <w:color w:val="000000"/>
                    <w:szCs w:val="22"/>
                  </w:rPr>
                </w:rPrChange>
              </w:rPr>
            </w:pPr>
            <w:ins w:id="1674" w:author="Ademar Oliva Xavier Jr." w:date="2014-05-21T10:29:00Z">
              <w:r w:rsidRPr="00AC393F">
                <w:rPr>
                  <w:rFonts w:ascii="Calibri" w:hAnsi="Calibri"/>
                  <w:color w:val="000000"/>
                  <w:sz w:val="16"/>
                  <w:szCs w:val="16"/>
                  <w:rPrChange w:id="16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76" w:author="Ademar Oliva Xavier Jr." w:date="2014-05-21T10:29:00Z"/>
                <w:rFonts w:ascii="Calibri" w:hAnsi="Calibri"/>
                <w:color w:val="000000"/>
                <w:sz w:val="16"/>
                <w:szCs w:val="16"/>
                <w:rPrChange w:id="1677" w:author="Ademar Oliva Xavier Jr." w:date="2014-05-21T10:31:00Z">
                  <w:rPr>
                    <w:ins w:id="1678" w:author="Ademar Oliva Xavier Jr." w:date="2014-05-21T10:29:00Z"/>
                    <w:rFonts w:ascii="Calibri" w:hAnsi="Calibri"/>
                    <w:color w:val="000000"/>
                    <w:szCs w:val="22"/>
                  </w:rPr>
                </w:rPrChange>
              </w:rPr>
            </w:pPr>
            <w:ins w:id="1679" w:author="Ademar Oliva Xavier Jr." w:date="2014-05-21T10:29:00Z">
              <w:r w:rsidRPr="00AC393F">
                <w:rPr>
                  <w:rFonts w:ascii="Calibri" w:hAnsi="Calibri"/>
                  <w:color w:val="000000"/>
                  <w:sz w:val="16"/>
                  <w:szCs w:val="16"/>
                  <w:rPrChange w:id="168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681" w:author="Ademar Oliva Xavier Jr." w:date="2014-05-21T10:29:00Z"/>
                <w:rFonts w:ascii="Calibri" w:hAnsi="Calibri"/>
                <w:color w:val="000000"/>
                <w:sz w:val="16"/>
                <w:szCs w:val="16"/>
                <w:rPrChange w:id="1682" w:author="Ademar Oliva Xavier Jr." w:date="2014-05-21T10:31:00Z">
                  <w:rPr>
                    <w:ins w:id="1683" w:author="Ademar Oliva Xavier Jr." w:date="2014-05-21T10:29:00Z"/>
                    <w:rFonts w:ascii="Calibri" w:hAnsi="Calibri"/>
                    <w:color w:val="000000"/>
                    <w:szCs w:val="22"/>
                  </w:rPr>
                </w:rPrChange>
              </w:rPr>
            </w:pPr>
            <w:ins w:id="1684" w:author="Ademar Oliva Xavier Jr." w:date="2014-05-21T10:29:00Z">
              <w:r w:rsidRPr="00AC393F">
                <w:rPr>
                  <w:rFonts w:ascii="Calibri" w:hAnsi="Calibri"/>
                  <w:color w:val="000000"/>
                  <w:sz w:val="16"/>
                  <w:szCs w:val="16"/>
                  <w:rPrChange w:id="16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86" w:author="Ademar Oliva Xavier Jr." w:date="2014-05-21T10:29:00Z"/>
                <w:rFonts w:ascii="Calibri" w:hAnsi="Calibri"/>
                <w:color w:val="000000"/>
                <w:sz w:val="16"/>
                <w:szCs w:val="16"/>
                <w:rPrChange w:id="1687" w:author="Ademar Oliva Xavier Jr." w:date="2014-05-21T10:31:00Z">
                  <w:rPr>
                    <w:ins w:id="1688" w:author="Ademar Oliva Xavier Jr." w:date="2014-05-21T10:29:00Z"/>
                    <w:rFonts w:ascii="Calibri" w:hAnsi="Calibri"/>
                    <w:color w:val="000000"/>
                    <w:szCs w:val="22"/>
                  </w:rPr>
                </w:rPrChange>
              </w:rPr>
            </w:pPr>
            <w:ins w:id="1689" w:author="Ademar Oliva Xavier Jr." w:date="2014-05-21T10:29:00Z">
              <w:r w:rsidRPr="00AC393F">
                <w:rPr>
                  <w:rFonts w:ascii="Calibri" w:hAnsi="Calibri"/>
                  <w:color w:val="000000"/>
                  <w:sz w:val="16"/>
                  <w:szCs w:val="16"/>
                  <w:rPrChange w:id="16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91" w:author="Ademar Oliva Xavier Jr." w:date="2014-05-21T10:29:00Z"/>
                <w:rFonts w:ascii="Calibri" w:hAnsi="Calibri"/>
                <w:color w:val="000000"/>
                <w:sz w:val="16"/>
                <w:szCs w:val="16"/>
                <w:rPrChange w:id="1692" w:author="Ademar Oliva Xavier Jr." w:date="2014-05-21T10:31:00Z">
                  <w:rPr>
                    <w:ins w:id="1693" w:author="Ademar Oliva Xavier Jr." w:date="2014-05-21T10:29:00Z"/>
                    <w:rFonts w:ascii="Calibri" w:hAnsi="Calibri"/>
                    <w:color w:val="000000"/>
                    <w:szCs w:val="22"/>
                  </w:rPr>
                </w:rPrChange>
              </w:rPr>
            </w:pPr>
            <w:ins w:id="1694" w:author="Ademar Oliva Xavier Jr." w:date="2014-05-21T10:29:00Z">
              <w:r w:rsidRPr="00AC393F">
                <w:rPr>
                  <w:rFonts w:ascii="Calibri" w:hAnsi="Calibri"/>
                  <w:color w:val="000000"/>
                  <w:sz w:val="16"/>
                  <w:szCs w:val="16"/>
                  <w:rPrChange w:id="16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696" w:author="Ademar Oliva Xavier Jr." w:date="2014-05-21T10:29:00Z"/>
                <w:rFonts w:ascii="Calibri" w:hAnsi="Calibri"/>
                <w:color w:val="000000"/>
                <w:sz w:val="16"/>
                <w:szCs w:val="16"/>
                <w:rPrChange w:id="1697" w:author="Ademar Oliva Xavier Jr." w:date="2014-05-21T10:31:00Z">
                  <w:rPr>
                    <w:ins w:id="1698" w:author="Ademar Oliva Xavier Jr." w:date="2014-05-21T10:29:00Z"/>
                    <w:rFonts w:ascii="Calibri" w:hAnsi="Calibri"/>
                    <w:color w:val="000000"/>
                    <w:szCs w:val="22"/>
                  </w:rPr>
                </w:rPrChange>
              </w:rPr>
            </w:pPr>
            <w:ins w:id="1699" w:author="Ademar Oliva Xavier Jr." w:date="2014-05-21T10:29:00Z">
              <w:r w:rsidRPr="00AC393F">
                <w:rPr>
                  <w:rFonts w:ascii="Calibri" w:hAnsi="Calibri"/>
                  <w:color w:val="000000"/>
                  <w:sz w:val="16"/>
                  <w:szCs w:val="16"/>
                  <w:rPrChange w:id="17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01" w:author="Ademar Oliva Xavier Jr." w:date="2014-05-21T10:29:00Z"/>
                <w:rFonts w:ascii="Calibri" w:hAnsi="Calibri"/>
                <w:color w:val="000000"/>
                <w:sz w:val="16"/>
                <w:szCs w:val="16"/>
                <w:rPrChange w:id="1702" w:author="Ademar Oliva Xavier Jr." w:date="2014-05-21T10:31:00Z">
                  <w:rPr>
                    <w:ins w:id="1703" w:author="Ademar Oliva Xavier Jr." w:date="2014-05-21T10:29:00Z"/>
                    <w:rFonts w:ascii="Calibri" w:hAnsi="Calibri"/>
                    <w:color w:val="000000"/>
                    <w:szCs w:val="22"/>
                  </w:rPr>
                </w:rPrChange>
              </w:rPr>
            </w:pPr>
            <w:ins w:id="1704" w:author="Ademar Oliva Xavier Jr." w:date="2014-05-21T10:29:00Z">
              <w:r w:rsidRPr="00AC393F">
                <w:rPr>
                  <w:rFonts w:ascii="Calibri" w:hAnsi="Calibri"/>
                  <w:color w:val="000000"/>
                  <w:sz w:val="16"/>
                  <w:szCs w:val="16"/>
                  <w:rPrChange w:id="17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06" w:author="Ademar Oliva Xavier Jr." w:date="2014-05-21T10:29:00Z"/>
                <w:rFonts w:ascii="Calibri" w:hAnsi="Calibri"/>
                <w:color w:val="000000"/>
                <w:sz w:val="16"/>
                <w:szCs w:val="16"/>
                <w:rPrChange w:id="1707" w:author="Ademar Oliva Xavier Jr." w:date="2014-05-21T10:31:00Z">
                  <w:rPr>
                    <w:ins w:id="1708" w:author="Ademar Oliva Xavier Jr." w:date="2014-05-21T10:29:00Z"/>
                    <w:rFonts w:ascii="Calibri" w:hAnsi="Calibri"/>
                    <w:color w:val="000000"/>
                    <w:szCs w:val="22"/>
                  </w:rPr>
                </w:rPrChange>
              </w:rPr>
            </w:pPr>
            <w:ins w:id="1709" w:author="Ademar Oliva Xavier Jr." w:date="2014-05-21T10:29:00Z">
              <w:r w:rsidRPr="00AC393F">
                <w:rPr>
                  <w:rFonts w:ascii="Calibri" w:hAnsi="Calibri"/>
                  <w:color w:val="000000"/>
                  <w:sz w:val="16"/>
                  <w:szCs w:val="16"/>
                  <w:rPrChange w:id="17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11" w:author="Ademar Oliva Xavier Jr." w:date="2014-05-21T10:29:00Z"/>
                <w:rFonts w:ascii="Calibri" w:hAnsi="Calibri"/>
                <w:color w:val="000000"/>
                <w:sz w:val="16"/>
                <w:szCs w:val="16"/>
                <w:rPrChange w:id="1712" w:author="Ademar Oliva Xavier Jr." w:date="2014-05-21T10:31:00Z">
                  <w:rPr>
                    <w:ins w:id="1713" w:author="Ademar Oliva Xavier Jr." w:date="2014-05-21T10:29:00Z"/>
                    <w:rFonts w:ascii="Calibri" w:hAnsi="Calibri"/>
                    <w:color w:val="000000"/>
                    <w:szCs w:val="22"/>
                  </w:rPr>
                </w:rPrChange>
              </w:rPr>
            </w:pPr>
            <w:ins w:id="1714" w:author="Ademar Oliva Xavier Jr." w:date="2014-05-21T10:29:00Z">
              <w:r w:rsidRPr="00AC393F">
                <w:rPr>
                  <w:rFonts w:ascii="Calibri" w:hAnsi="Calibri"/>
                  <w:color w:val="000000"/>
                  <w:sz w:val="16"/>
                  <w:szCs w:val="16"/>
                  <w:rPrChange w:id="17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16" w:author="Ademar Oliva Xavier Jr." w:date="2014-05-21T10:29:00Z"/>
                <w:rFonts w:ascii="Calibri" w:hAnsi="Calibri"/>
                <w:color w:val="000000"/>
                <w:sz w:val="16"/>
                <w:szCs w:val="16"/>
                <w:rPrChange w:id="1717" w:author="Ademar Oliva Xavier Jr." w:date="2014-05-21T10:31:00Z">
                  <w:rPr>
                    <w:ins w:id="1718" w:author="Ademar Oliva Xavier Jr." w:date="2014-05-21T10:29:00Z"/>
                    <w:rFonts w:ascii="Calibri" w:hAnsi="Calibri"/>
                    <w:color w:val="000000"/>
                    <w:szCs w:val="22"/>
                  </w:rPr>
                </w:rPrChange>
              </w:rPr>
            </w:pPr>
            <w:ins w:id="1719" w:author="Ademar Oliva Xavier Jr." w:date="2014-05-21T10:29:00Z">
              <w:r w:rsidRPr="00AC393F">
                <w:rPr>
                  <w:rFonts w:ascii="Calibri" w:hAnsi="Calibri"/>
                  <w:color w:val="000000"/>
                  <w:sz w:val="16"/>
                  <w:szCs w:val="16"/>
                  <w:rPrChange w:id="17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721" w:author="Ademar Oliva Xavier Jr." w:date="2014-05-21T10:29:00Z"/>
                <w:rFonts w:ascii="Calibri" w:hAnsi="Calibri"/>
                <w:color w:val="000000"/>
                <w:sz w:val="16"/>
                <w:szCs w:val="16"/>
                <w:rPrChange w:id="1722" w:author="Ademar Oliva Xavier Jr." w:date="2014-05-21T10:31:00Z">
                  <w:rPr>
                    <w:ins w:id="1723" w:author="Ademar Oliva Xavier Jr." w:date="2014-05-21T10:29:00Z"/>
                    <w:rFonts w:ascii="Calibri" w:hAnsi="Calibri"/>
                    <w:color w:val="000000"/>
                    <w:szCs w:val="22"/>
                  </w:rPr>
                </w:rPrChange>
              </w:rPr>
            </w:pPr>
            <w:ins w:id="1724" w:author="Ademar Oliva Xavier Jr." w:date="2014-05-21T10:29:00Z">
              <w:r w:rsidRPr="00AC393F">
                <w:rPr>
                  <w:rFonts w:ascii="Calibri" w:hAnsi="Calibri"/>
                  <w:color w:val="000000"/>
                  <w:sz w:val="16"/>
                  <w:szCs w:val="16"/>
                  <w:rPrChange w:id="1725"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26" w:author="Ademar Oliva Xavier Jr." w:date="2014-05-21T10:29:00Z"/>
                <w:rFonts w:ascii="Calibri" w:hAnsi="Calibri"/>
                <w:color w:val="000000"/>
                <w:sz w:val="16"/>
                <w:szCs w:val="16"/>
                <w:rPrChange w:id="1727" w:author="Ademar Oliva Xavier Jr." w:date="2014-05-21T10:31:00Z">
                  <w:rPr>
                    <w:ins w:id="1728" w:author="Ademar Oliva Xavier Jr." w:date="2014-05-21T10:29:00Z"/>
                    <w:rFonts w:ascii="Calibri" w:hAnsi="Calibri"/>
                    <w:color w:val="000000"/>
                    <w:szCs w:val="22"/>
                  </w:rPr>
                </w:rPrChange>
              </w:rPr>
            </w:pPr>
            <w:ins w:id="1729" w:author="Ademar Oliva Xavier Jr." w:date="2014-05-21T10:29:00Z">
              <w:r w:rsidRPr="00AC393F">
                <w:rPr>
                  <w:rFonts w:ascii="Calibri" w:hAnsi="Calibri"/>
                  <w:color w:val="000000"/>
                  <w:sz w:val="16"/>
                  <w:szCs w:val="16"/>
                  <w:rPrChange w:id="17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31" w:author="Ademar Oliva Xavier Jr." w:date="2014-05-21T10:29:00Z"/>
                <w:rFonts w:ascii="Calibri" w:hAnsi="Calibri"/>
                <w:color w:val="000000"/>
                <w:sz w:val="16"/>
                <w:szCs w:val="16"/>
                <w:rPrChange w:id="1732" w:author="Ademar Oliva Xavier Jr." w:date="2014-05-21T10:31:00Z">
                  <w:rPr>
                    <w:ins w:id="1733" w:author="Ademar Oliva Xavier Jr." w:date="2014-05-21T10:29:00Z"/>
                    <w:rFonts w:ascii="Calibri" w:hAnsi="Calibri"/>
                    <w:color w:val="000000"/>
                    <w:szCs w:val="22"/>
                  </w:rPr>
                </w:rPrChange>
              </w:rPr>
            </w:pPr>
            <w:ins w:id="1734" w:author="Ademar Oliva Xavier Jr." w:date="2014-05-21T10:29:00Z">
              <w:r w:rsidRPr="00AC393F">
                <w:rPr>
                  <w:rFonts w:ascii="Calibri" w:hAnsi="Calibri"/>
                  <w:color w:val="000000"/>
                  <w:sz w:val="16"/>
                  <w:szCs w:val="16"/>
                  <w:rPrChange w:id="17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36" w:author="Ademar Oliva Xavier Jr." w:date="2014-05-21T10:29:00Z"/>
                <w:rFonts w:ascii="Calibri" w:hAnsi="Calibri"/>
                <w:color w:val="000000"/>
                <w:sz w:val="16"/>
                <w:szCs w:val="16"/>
                <w:rPrChange w:id="1737" w:author="Ademar Oliva Xavier Jr." w:date="2014-05-21T10:31:00Z">
                  <w:rPr>
                    <w:ins w:id="1738" w:author="Ademar Oliva Xavier Jr." w:date="2014-05-21T10:29:00Z"/>
                    <w:rFonts w:ascii="Calibri" w:hAnsi="Calibri"/>
                    <w:color w:val="000000"/>
                    <w:szCs w:val="22"/>
                  </w:rPr>
                </w:rPrChange>
              </w:rPr>
            </w:pPr>
            <w:ins w:id="1739" w:author="Ademar Oliva Xavier Jr." w:date="2014-05-21T10:29:00Z">
              <w:r w:rsidRPr="00AC393F">
                <w:rPr>
                  <w:rFonts w:ascii="Calibri" w:hAnsi="Calibri"/>
                  <w:color w:val="000000"/>
                  <w:sz w:val="16"/>
                  <w:szCs w:val="16"/>
                  <w:rPrChange w:id="17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41" w:author="Ademar Oliva Xavier Jr." w:date="2014-05-21T10:29:00Z"/>
                <w:rFonts w:ascii="Calibri" w:hAnsi="Calibri"/>
                <w:color w:val="000000"/>
                <w:sz w:val="16"/>
                <w:szCs w:val="16"/>
                <w:rPrChange w:id="1742" w:author="Ademar Oliva Xavier Jr." w:date="2014-05-21T10:31:00Z">
                  <w:rPr>
                    <w:ins w:id="1743" w:author="Ademar Oliva Xavier Jr." w:date="2014-05-21T10:29:00Z"/>
                    <w:rFonts w:ascii="Calibri" w:hAnsi="Calibri"/>
                    <w:color w:val="000000"/>
                    <w:szCs w:val="22"/>
                  </w:rPr>
                </w:rPrChange>
              </w:rPr>
            </w:pPr>
            <w:ins w:id="1744" w:author="Ademar Oliva Xavier Jr." w:date="2014-05-21T10:29:00Z">
              <w:r w:rsidRPr="00AC393F">
                <w:rPr>
                  <w:rFonts w:ascii="Calibri" w:hAnsi="Calibri"/>
                  <w:color w:val="000000"/>
                  <w:sz w:val="16"/>
                  <w:szCs w:val="16"/>
                  <w:rPrChange w:id="17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46" w:author="Ademar Oliva Xavier Jr." w:date="2014-05-21T10:29:00Z"/>
                <w:rFonts w:ascii="Calibri" w:hAnsi="Calibri"/>
                <w:color w:val="000000"/>
                <w:sz w:val="16"/>
                <w:szCs w:val="16"/>
                <w:rPrChange w:id="1747" w:author="Ademar Oliva Xavier Jr." w:date="2014-05-21T10:31:00Z">
                  <w:rPr>
                    <w:ins w:id="1748" w:author="Ademar Oliva Xavier Jr." w:date="2014-05-21T10:29:00Z"/>
                    <w:rFonts w:ascii="Calibri" w:hAnsi="Calibri"/>
                    <w:color w:val="000000"/>
                    <w:szCs w:val="22"/>
                  </w:rPr>
                </w:rPrChange>
              </w:rPr>
            </w:pPr>
            <w:ins w:id="1749" w:author="Ademar Oliva Xavier Jr." w:date="2014-05-21T10:29:00Z">
              <w:r w:rsidRPr="00AC393F">
                <w:rPr>
                  <w:rFonts w:ascii="Calibri" w:hAnsi="Calibri"/>
                  <w:color w:val="000000"/>
                  <w:sz w:val="16"/>
                  <w:szCs w:val="16"/>
                  <w:rPrChange w:id="17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751" w:author="Ademar Oliva Xavier Jr." w:date="2014-05-21T10:29:00Z"/>
                <w:rFonts w:ascii="Calibri" w:hAnsi="Calibri"/>
                <w:color w:val="000000"/>
                <w:sz w:val="16"/>
                <w:szCs w:val="16"/>
                <w:rPrChange w:id="1752" w:author="Ademar Oliva Xavier Jr." w:date="2014-05-21T10:31:00Z">
                  <w:rPr>
                    <w:ins w:id="1753" w:author="Ademar Oliva Xavier Jr." w:date="2014-05-21T10:29:00Z"/>
                    <w:rFonts w:ascii="Calibri" w:hAnsi="Calibri"/>
                    <w:color w:val="000000"/>
                    <w:szCs w:val="22"/>
                  </w:rPr>
                </w:rPrChange>
              </w:rPr>
            </w:pPr>
            <w:ins w:id="1754" w:author="Ademar Oliva Xavier Jr." w:date="2014-05-21T10:29:00Z">
              <w:r w:rsidRPr="00AC393F">
                <w:rPr>
                  <w:rFonts w:ascii="Calibri" w:hAnsi="Calibri"/>
                  <w:color w:val="000000"/>
                  <w:sz w:val="16"/>
                  <w:szCs w:val="16"/>
                  <w:rPrChange w:id="1755" w:author="Ademar Oliva Xavier Jr." w:date="2014-05-21T10:31:00Z">
                    <w:rPr>
                      <w:rFonts w:ascii="Calibri" w:hAnsi="Calibri"/>
                      <w:color w:val="000000"/>
                      <w:szCs w:val="22"/>
                    </w:rPr>
                  </w:rPrChange>
                </w:rPr>
                <w:t> </w:t>
              </w:r>
            </w:ins>
          </w:p>
        </w:tc>
      </w:tr>
      <w:tr w:rsidR="00AC393F" w:rsidRPr="00AC393F" w:rsidTr="00AC393F">
        <w:trPr>
          <w:trHeight w:val="300"/>
          <w:ins w:id="1756"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757" w:author="Ademar Oliva Xavier Jr." w:date="2014-05-21T10:29:00Z"/>
                <w:rFonts w:ascii="Arial" w:hAnsi="Arial" w:cs="Arial"/>
                <w:color w:val="000000"/>
                <w:sz w:val="16"/>
                <w:szCs w:val="16"/>
                <w:rPrChange w:id="1758" w:author="Ademar Oliva Xavier Jr." w:date="2014-05-21T10:31:00Z">
                  <w:rPr>
                    <w:ins w:id="1759" w:author="Ademar Oliva Xavier Jr." w:date="2014-05-21T10:29:00Z"/>
                    <w:rFonts w:ascii="Arial" w:hAnsi="Arial" w:cs="Arial"/>
                    <w:color w:val="000000"/>
                    <w:sz w:val="20"/>
                    <w:szCs w:val="20"/>
                  </w:rPr>
                </w:rPrChange>
              </w:rPr>
            </w:pPr>
            <w:ins w:id="1760" w:author="Ademar Oliva Xavier Jr." w:date="2014-05-21T10:29:00Z">
              <w:r w:rsidRPr="00AC393F">
                <w:rPr>
                  <w:rFonts w:ascii="Arial" w:hAnsi="Arial" w:cs="Arial"/>
                  <w:color w:val="000000"/>
                  <w:sz w:val="16"/>
                  <w:szCs w:val="16"/>
                  <w:rPrChange w:id="1761" w:author="Ademar Oliva Xavier Jr." w:date="2014-05-21T10:31:00Z">
                    <w:rPr>
                      <w:rFonts w:ascii="Arial" w:hAnsi="Arial" w:cs="Arial"/>
                      <w:color w:val="000000"/>
                      <w:sz w:val="20"/>
                      <w:szCs w:val="20"/>
                    </w:rPr>
                  </w:rPrChange>
                </w:rPr>
                <w:t xml:space="preserve">Cadastro das redes de água, </w:t>
              </w:r>
            </w:ins>
            <w:ins w:id="1762" w:author="Ademar Oliva Xavier Jr." w:date="2014-05-21T10:31:00Z">
              <w:r w:rsidRPr="00AC393F">
                <w:rPr>
                  <w:rFonts w:ascii="Arial" w:hAnsi="Arial" w:cs="Arial"/>
                  <w:color w:val="000000"/>
                  <w:sz w:val="16"/>
                  <w:szCs w:val="16"/>
                </w:rPr>
                <w:t>esgoto</w:t>
              </w:r>
            </w:ins>
            <w:ins w:id="1763" w:author="Ademar Oliva Xavier Jr." w:date="2014-05-21T10:29:00Z">
              <w:r w:rsidRPr="00AC393F">
                <w:rPr>
                  <w:rFonts w:ascii="Arial" w:hAnsi="Arial" w:cs="Arial"/>
                  <w:color w:val="000000"/>
                  <w:sz w:val="16"/>
                  <w:szCs w:val="16"/>
                  <w:rPrChange w:id="1764" w:author="Ademar Oliva Xavier Jr." w:date="2014-05-21T10:31:00Z">
                    <w:rPr>
                      <w:rFonts w:ascii="Arial" w:hAnsi="Arial" w:cs="Arial"/>
                      <w:color w:val="000000"/>
                      <w:sz w:val="20"/>
                      <w:szCs w:val="20"/>
                    </w:rPr>
                  </w:rPrChange>
                </w:rPr>
                <w:t>, drenagem</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65" w:author="Ademar Oliva Xavier Jr." w:date="2014-05-21T10:29:00Z"/>
                <w:rFonts w:ascii="Calibri" w:hAnsi="Calibri"/>
                <w:color w:val="000000"/>
                <w:sz w:val="16"/>
                <w:szCs w:val="16"/>
                <w:rPrChange w:id="1766" w:author="Ademar Oliva Xavier Jr." w:date="2014-05-21T10:31:00Z">
                  <w:rPr>
                    <w:ins w:id="1767" w:author="Ademar Oliva Xavier Jr." w:date="2014-05-21T10:29:00Z"/>
                    <w:rFonts w:ascii="Calibri" w:hAnsi="Calibri"/>
                    <w:color w:val="000000"/>
                    <w:szCs w:val="22"/>
                  </w:rPr>
                </w:rPrChange>
              </w:rPr>
            </w:pPr>
            <w:ins w:id="1768" w:author="Ademar Oliva Xavier Jr." w:date="2014-05-21T10:29:00Z">
              <w:r w:rsidRPr="00AC393F">
                <w:rPr>
                  <w:rFonts w:ascii="Calibri" w:hAnsi="Calibri"/>
                  <w:color w:val="000000"/>
                  <w:sz w:val="16"/>
                  <w:szCs w:val="16"/>
                  <w:rPrChange w:id="17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70" w:author="Ademar Oliva Xavier Jr." w:date="2014-05-21T10:29:00Z"/>
                <w:rFonts w:ascii="Calibri" w:hAnsi="Calibri"/>
                <w:color w:val="000000"/>
                <w:sz w:val="16"/>
                <w:szCs w:val="16"/>
                <w:rPrChange w:id="1771" w:author="Ademar Oliva Xavier Jr." w:date="2014-05-21T10:31:00Z">
                  <w:rPr>
                    <w:ins w:id="1772" w:author="Ademar Oliva Xavier Jr." w:date="2014-05-21T10:29:00Z"/>
                    <w:rFonts w:ascii="Calibri" w:hAnsi="Calibri"/>
                    <w:color w:val="000000"/>
                    <w:szCs w:val="22"/>
                  </w:rPr>
                </w:rPrChange>
              </w:rPr>
            </w:pPr>
            <w:ins w:id="1773" w:author="Ademar Oliva Xavier Jr." w:date="2014-05-21T10:29:00Z">
              <w:r w:rsidRPr="00AC393F">
                <w:rPr>
                  <w:rFonts w:ascii="Calibri" w:hAnsi="Calibri"/>
                  <w:color w:val="000000"/>
                  <w:sz w:val="16"/>
                  <w:szCs w:val="16"/>
                  <w:rPrChange w:id="17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75" w:author="Ademar Oliva Xavier Jr." w:date="2014-05-21T10:29:00Z"/>
                <w:rFonts w:ascii="Calibri" w:hAnsi="Calibri"/>
                <w:color w:val="000000"/>
                <w:sz w:val="16"/>
                <w:szCs w:val="16"/>
                <w:rPrChange w:id="1776" w:author="Ademar Oliva Xavier Jr." w:date="2014-05-21T10:31:00Z">
                  <w:rPr>
                    <w:ins w:id="1777" w:author="Ademar Oliva Xavier Jr." w:date="2014-05-21T10:29:00Z"/>
                    <w:rFonts w:ascii="Calibri" w:hAnsi="Calibri"/>
                    <w:color w:val="000000"/>
                    <w:szCs w:val="22"/>
                  </w:rPr>
                </w:rPrChange>
              </w:rPr>
            </w:pPr>
            <w:ins w:id="1778" w:author="Ademar Oliva Xavier Jr." w:date="2014-05-21T10:29:00Z">
              <w:r w:rsidRPr="00AC393F">
                <w:rPr>
                  <w:rFonts w:ascii="Calibri" w:hAnsi="Calibri"/>
                  <w:color w:val="000000"/>
                  <w:sz w:val="16"/>
                  <w:szCs w:val="16"/>
                  <w:rPrChange w:id="17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80" w:author="Ademar Oliva Xavier Jr." w:date="2014-05-21T10:29:00Z"/>
                <w:rFonts w:ascii="Calibri" w:hAnsi="Calibri"/>
                <w:color w:val="000000"/>
                <w:sz w:val="16"/>
                <w:szCs w:val="16"/>
                <w:rPrChange w:id="1781" w:author="Ademar Oliva Xavier Jr." w:date="2014-05-21T10:31:00Z">
                  <w:rPr>
                    <w:ins w:id="1782" w:author="Ademar Oliva Xavier Jr." w:date="2014-05-21T10:29:00Z"/>
                    <w:rFonts w:ascii="Calibri" w:hAnsi="Calibri"/>
                    <w:color w:val="000000"/>
                    <w:szCs w:val="22"/>
                  </w:rPr>
                </w:rPrChange>
              </w:rPr>
            </w:pPr>
            <w:ins w:id="1783" w:author="Ademar Oliva Xavier Jr." w:date="2014-05-21T10:29:00Z">
              <w:r w:rsidRPr="00AC393F">
                <w:rPr>
                  <w:rFonts w:ascii="Calibri" w:hAnsi="Calibri"/>
                  <w:color w:val="000000"/>
                  <w:sz w:val="16"/>
                  <w:szCs w:val="16"/>
                  <w:rPrChange w:id="17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85" w:author="Ademar Oliva Xavier Jr." w:date="2014-05-21T10:29:00Z"/>
                <w:rFonts w:ascii="Calibri" w:hAnsi="Calibri"/>
                <w:color w:val="000000"/>
                <w:sz w:val="16"/>
                <w:szCs w:val="16"/>
                <w:rPrChange w:id="1786" w:author="Ademar Oliva Xavier Jr." w:date="2014-05-21T10:31:00Z">
                  <w:rPr>
                    <w:ins w:id="1787" w:author="Ademar Oliva Xavier Jr." w:date="2014-05-21T10:29:00Z"/>
                    <w:rFonts w:ascii="Calibri" w:hAnsi="Calibri"/>
                    <w:color w:val="000000"/>
                    <w:szCs w:val="22"/>
                  </w:rPr>
                </w:rPrChange>
              </w:rPr>
            </w:pPr>
            <w:ins w:id="1788" w:author="Ademar Oliva Xavier Jr." w:date="2014-05-21T10:29:00Z">
              <w:r w:rsidRPr="00AC393F">
                <w:rPr>
                  <w:rFonts w:ascii="Calibri" w:hAnsi="Calibri"/>
                  <w:color w:val="000000"/>
                  <w:sz w:val="16"/>
                  <w:szCs w:val="16"/>
                  <w:rPrChange w:id="17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790" w:author="Ademar Oliva Xavier Jr." w:date="2014-05-21T10:29:00Z"/>
                <w:rFonts w:ascii="Calibri" w:hAnsi="Calibri"/>
                <w:color w:val="000000"/>
                <w:sz w:val="16"/>
                <w:szCs w:val="16"/>
                <w:rPrChange w:id="1791" w:author="Ademar Oliva Xavier Jr." w:date="2014-05-21T10:31:00Z">
                  <w:rPr>
                    <w:ins w:id="1792" w:author="Ademar Oliva Xavier Jr." w:date="2014-05-21T10:29:00Z"/>
                    <w:rFonts w:ascii="Calibri" w:hAnsi="Calibri"/>
                    <w:color w:val="000000"/>
                    <w:szCs w:val="22"/>
                  </w:rPr>
                </w:rPrChange>
              </w:rPr>
            </w:pPr>
            <w:ins w:id="1793" w:author="Ademar Oliva Xavier Jr." w:date="2014-05-21T10:29:00Z">
              <w:r w:rsidRPr="00AC393F">
                <w:rPr>
                  <w:rFonts w:ascii="Calibri" w:hAnsi="Calibri"/>
                  <w:color w:val="000000"/>
                  <w:sz w:val="16"/>
                  <w:szCs w:val="16"/>
                  <w:rPrChange w:id="17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795" w:author="Ademar Oliva Xavier Jr." w:date="2014-05-21T10:29:00Z"/>
                <w:rFonts w:ascii="Calibri" w:hAnsi="Calibri"/>
                <w:color w:val="000000"/>
                <w:sz w:val="16"/>
                <w:szCs w:val="16"/>
                <w:rPrChange w:id="1796" w:author="Ademar Oliva Xavier Jr." w:date="2014-05-21T10:31:00Z">
                  <w:rPr>
                    <w:ins w:id="1797" w:author="Ademar Oliva Xavier Jr." w:date="2014-05-21T10:29:00Z"/>
                    <w:rFonts w:ascii="Calibri" w:hAnsi="Calibri"/>
                    <w:color w:val="000000"/>
                    <w:szCs w:val="22"/>
                  </w:rPr>
                </w:rPrChange>
              </w:rPr>
            </w:pPr>
            <w:ins w:id="1798" w:author="Ademar Oliva Xavier Jr." w:date="2014-05-21T10:29:00Z">
              <w:r w:rsidRPr="00AC393F">
                <w:rPr>
                  <w:rFonts w:ascii="Calibri" w:hAnsi="Calibri"/>
                  <w:color w:val="000000"/>
                  <w:sz w:val="16"/>
                  <w:szCs w:val="16"/>
                  <w:rPrChange w:id="17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00" w:author="Ademar Oliva Xavier Jr." w:date="2014-05-21T10:29:00Z"/>
                <w:rFonts w:ascii="Calibri" w:hAnsi="Calibri"/>
                <w:color w:val="000000"/>
                <w:sz w:val="16"/>
                <w:szCs w:val="16"/>
                <w:rPrChange w:id="1801" w:author="Ademar Oliva Xavier Jr." w:date="2014-05-21T10:31:00Z">
                  <w:rPr>
                    <w:ins w:id="1802" w:author="Ademar Oliva Xavier Jr." w:date="2014-05-21T10:29:00Z"/>
                    <w:rFonts w:ascii="Calibri" w:hAnsi="Calibri"/>
                    <w:color w:val="000000"/>
                    <w:szCs w:val="22"/>
                  </w:rPr>
                </w:rPrChange>
              </w:rPr>
            </w:pPr>
            <w:ins w:id="1803" w:author="Ademar Oliva Xavier Jr." w:date="2014-05-21T10:29:00Z">
              <w:r w:rsidRPr="00AC393F">
                <w:rPr>
                  <w:rFonts w:ascii="Calibri" w:hAnsi="Calibri"/>
                  <w:color w:val="000000"/>
                  <w:sz w:val="16"/>
                  <w:szCs w:val="16"/>
                  <w:rPrChange w:id="18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05" w:author="Ademar Oliva Xavier Jr." w:date="2014-05-21T10:29:00Z"/>
                <w:rFonts w:ascii="Calibri" w:hAnsi="Calibri"/>
                <w:color w:val="000000"/>
                <w:sz w:val="16"/>
                <w:szCs w:val="16"/>
                <w:rPrChange w:id="1806" w:author="Ademar Oliva Xavier Jr." w:date="2014-05-21T10:31:00Z">
                  <w:rPr>
                    <w:ins w:id="1807" w:author="Ademar Oliva Xavier Jr." w:date="2014-05-21T10:29:00Z"/>
                    <w:rFonts w:ascii="Calibri" w:hAnsi="Calibri"/>
                    <w:color w:val="000000"/>
                    <w:szCs w:val="22"/>
                  </w:rPr>
                </w:rPrChange>
              </w:rPr>
            </w:pPr>
            <w:ins w:id="1808" w:author="Ademar Oliva Xavier Jr." w:date="2014-05-21T10:29:00Z">
              <w:r w:rsidRPr="00AC393F">
                <w:rPr>
                  <w:rFonts w:ascii="Calibri" w:hAnsi="Calibri"/>
                  <w:color w:val="000000"/>
                  <w:sz w:val="16"/>
                  <w:szCs w:val="16"/>
                  <w:rPrChange w:id="18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1810" w:author="Ademar Oliva Xavier Jr." w:date="2014-05-21T10:29:00Z"/>
                <w:rFonts w:ascii="Calibri" w:hAnsi="Calibri"/>
                <w:color w:val="000000"/>
                <w:sz w:val="16"/>
                <w:szCs w:val="16"/>
                <w:rPrChange w:id="1811" w:author="Ademar Oliva Xavier Jr." w:date="2014-05-21T10:31:00Z">
                  <w:rPr>
                    <w:ins w:id="1812" w:author="Ademar Oliva Xavier Jr." w:date="2014-05-21T10:29:00Z"/>
                    <w:rFonts w:ascii="Calibri" w:hAnsi="Calibri"/>
                    <w:color w:val="000000"/>
                    <w:szCs w:val="22"/>
                  </w:rPr>
                </w:rPrChange>
              </w:rPr>
            </w:pPr>
            <w:ins w:id="1813" w:author="Ademar Oliva Xavier Jr." w:date="2014-05-21T10:29:00Z">
              <w:r w:rsidRPr="00AC393F">
                <w:rPr>
                  <w:rFonts w:ascii="Calibri" w:hAnsi="Calibri"/>
                  <w:color w:val="000000"/>
                  <w:sz w:val="16"/>
                  <w:szCs w:val="16"/>
                  <w:rPrChange w:id="18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15" w:author="Ademar Oliva Xavier Jr." w:date="2014-05-21T10:29:00Z"/>
                <w:rFonts w:ascii="Calibri" w:hAnsi="Calibri"/>
                <w:color w:val="000000"/>
                <w:sz w:val="16"/>
                <w:szCs w:val="16"/>
                <w:rPrChange w:id="1816" w:author="Ademar Oliva Xavier Jr." w:date="2014-05-21T10:31:00Z">
                  <w:rPr>
                    <w:ins w:id="1817" w:author="Ademar Oliva Xavier Jr." w:date="2014-05-21T10:29:00Z"/>
                    <w:rFonts w:ascii="Calibri" w:hAnsi="Calibri"/>
                    <w:color w:val="000000"/>
                    <w:szCs w:val="22"/>
                  </w:rPr>
                </w:rPrChange>
              </w:rPr>
            </w:pPr>
            <w:ins w:id="1818" w:author="Ademar Oliva Xavier Jr." w:date="2014-05-21T10:29:00Z">
              <w:r w:rsidRPr="00AC393F">
                <w:rPr>
                  <w:rFonts w:ascii="Calibri" w:hAnsi="Calibri"/>
                  <w:color w:val="000000"/>
                  <w:sz w:val="16"/>
                  <w:szCs w:val="16"/>
                  <w:rPrChange w:id="18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20" w:author="Ademar Oliva Xavier Jr." w:date="2014-05-21T10:29:00Z"/>
                <w:rFonts w:ascii="Calibri" w:hAnsi="Calibri"/>
                <w:color w:val="000000"/>
                <w:sz w:val="16"/>
                <w:szCs w:val="16"/>
                <w:rPrChange w:id="1821" w:author="Ademar Oliva Xavier Jr." w:date="2014-05-21T10:31:00Z">
                  <w:rPr>
                    <w:ins w:id="1822" w:author="Ademar Oliva Xavier Jr." w:date="2014-05-21T10:29:00Z"/>
                    <w:rFonts w:ascii="Calibri" w:hAnsi="Calibri"/>
                    <w:color w:val="000000"/>
                    <w:szCs w:val="22"/>
                  </w:rPr>
                </w:rPrChange>
              </w:rPr>
            </w:pPr>
            <w:ins w:id="1823" w:author="Ademar Oliva Xavier Jr." w:date="2014-05-21T10:29:00Z">
              <w:r w:rsidRPr="00AC393F">
                <w:rPr>
                  <w:rFonts w:ascii="Calibri" w:hAnsi="Calibri"/>
                  <w:color w:val="000000"/>
                  <w:sz w:val="16"/>
                  <w:szCs w:val="16"/>
                  <w:rPrChange w:id="18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25" w:author="Ademar Oliva Xavier Jr." w:date="2014-05-21T10:29:00Z"/>
                <w:rFonts w:ascii="Calibri" w:hAnsi="Calibri"/>
                <w:color w:val="000000"/>
                <w:sz w:val="16"/>
                <w:szCs w:val="16"/>
                <w:rPrChange w:id="1826" w:author="Ademar Oliva Xavier Jr." w:date="2014-05-21T10:31:00Z">
                  <w:rPr>
                    <w:ins w:id="1827" w:author="Ademar Oliva Xavier Jr." w:date="2014-05-21T10:29:00Z"/>
                    <w:rFonts w:ascii="Calibri" w:hAnsi="Calibri"/>
                    <w:color w:val="000000"/>
                    <w:szCs w:val="22"/>
                  </w:rPr>
                </w:rPrChange>
              </w:rPr>
            </w:pPr>
            <w:ins w:id="1828" w:author="Ademar Oliva Xavier Jr." w:date="2014-05-21T10:29:00Z">
              <w:r w:rsidRPr="00AC393F">
                <w:rPr>
                  <w:rFonts w:ascii="Calibri" w:hAnsi="Calibri"/>
                  <w:color w:val="000000"/>
                  <w:sz w:val="16"/>
                  <w:szCs w:val="16"/>
                  <w:rPrChange w:id="18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30" w:author="Ademar Oliva Xavier Jr." w:date="2014-05-21T10:29:00Z"/>
                <w:rFonts w:ascii="Calibri" w:hAnsi="Calibri"/>
                <w:color w:val="000000"/>
                <w:sz w:val="16"/>
                <w:szCs w:val="16"/>
                <w:rPrChange w:id="1831" w:author="Ademar Oliva Xavier Jr." w:date="2014-05-21T10:31:00Z">
                  <w:rPr>
                    <w:ins w:id="1832" w:author="Ademar Oliva Xavier Jr." w:date="2014-05-21T10:29:00Z"/>
                    <w:rFonts w:ascii="Calibri" w:hAnsi="Calibri"/>
                    <w:color w:val="000000"/>
                    <w:szCs w:val="22"/>
                  </w:rPr>
                </w:rPrChange>
              </w:rPr>
            </w:pPr>
            <w:ins w:id="1833" w:author="Ademar Oliva Xavier Jr." w:date="2014-05-21T10:29:00Z">
              <w:r w:rsidRPr="00AC393F">
                <w:rPr>
                  <w:rFonts w:ascii="Calibri" w:hAnsi="Calibri"/>
                  <w:color w:val="000000"/>
                  <w:sz w:val="16"/>
                  <w:szCs w:val="16"/>
                  <w:rPrChange w:id="18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35" w:author="Ademar Oliva Xavier Jr." w:date="2014-05-21T10:29:00Z"/>
                <w:rFonts w:ascii="Calibri" w:hAnsi="Calibri"/>
                <w:color w:val="000000"/>
                <w:sz w:val="16"/>
                <w:szCs w:val="16"/>
                <w:rPrChange w:id="1836" w:author="Ademar Oliva Xavier Jr." w:date="2014-05-21T10:31:00Z">
                  <w:rPr>
                    <w:ins w:id="1837" w:author="Ademar Oliva Xavier Jr." w:date="2014-05-21T10:29:00Z"/>
                    <w:rFonts w:ascii="Calibri" w:hAnsi="Calibri"/>
                    <w:color w:val="000000"/>
                    <w:szCs w:val="22"/>
                  </w:rPr>
                </w:rPrChange>
              </w:rPr>
            </w:pPr>
            <w:ins w:id="1838" w:author="Ademar Oliva Xavier Jr." w:date="2014-05-21T10:29:00Z">
              <w:r w:rsidRPr="00AC393F">
                <w:rPr>
                  <w:rFonts w:ascii="Calibri" w:hAnsi="Calibri"/>
                  <w:color w:val="000000"/>
                  <w:sz w:val="16"/>
                  <w:szCs w:val="16"/>
                  <w:rPrChange w:id="18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840" w:author="Ademar Oliva Xavier Jr." w:date="2014-05-21T10:29:00Z"/>
                <w:rFonts w:ascii="Calibri" w:hAnsi="Calibri"/>
                <w:color w:val="000000"/>
                <w:sz w:val="16"/>
                <w:szCs w:val="16"/>
                <w:rPrChange w:id="1841" w:author="Ademar Oliva Xavier Jr." w:date="2014-05-21T10:31:00Z">
                  <w:rPr>
                    <w:ins w:id="1842" w:author="Ademar Oliva Xavier Jr." w:date="2014-05-21T10:29:00Z"/>
                    <w:rFonts w:ascii="Calibri" w:hAnsi="Calibri"/>
                    <w:color w:val="000000"/>
                    <w:szCs w:val="22"/>
                  </w:rPr>
                </w:rPrChange>
              </w:rPr>
            </w:pPr>
            <w:ins w:id="1843" w:author="Ademar Oliva Xavier Jr." w:date="2014-05-21T10:29:00Z">
              <w:r w:rsidRPr="00AC393F">
                <w:rPr>
                  <w:rFonts w:ascii="Calibri" w:hAnsi="Calibri"/>
                  <w:color w:val="000000"/>
                  <w:sz w:val="16"/>
                  <w:szCs w:val="16"/>
                  <w:rPrChange w:id="18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45" w:author="Ademar Oliva Xavier Jr." w:date="2014-05-21T10:29:00Z"/>
                <w:rFonts w:ascii="Calibri" w:hAnsi="Calibri"/>
                <w:color w:val="000000"/>
                <w:sz w:val="16"/>
                <w:szCs w:val="16"/>
                <w:rPrChange w:id="1846" w:author="Ademar Oliva Xavier Jr." w:date="2014-05-21T10:31:00Z">
                  <w:rPr>
                    <w:ins w:id="1847" w:author="Ademar Oliva Xavier Jr." w:date="2014-05-21T10:29:00Z"/>
                    <w:rFonts w:ascii="Calibri" w:hAnsi="Calibri"/>
                    <w:color w:val="000000"/>
                    <w:szCs w:val="22"/>
                  </w:rPr>
                </w:rPrChange>
              </w:rPr>
            </w:pPr>
            <w:ins w:id="1848" w:author="Ademar Oliva Xavier Jr." w:date="2014-05-21T10:29:00Z">
              <w:r w:rsidRPr="00AC393F">
                <w:rPr>
                  <w:rFonts w:ascii="Calibri" w:hAnsi="Calibri"/>
                  <w:color w:val="000000"/>
                  <w:sz w:val="16"/>
                  <w:szCs w:val="16"/>
                  <w:rPrChange w:id="18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850" w:author="Ademar Oliva Xavier Jr." w:date="2014-05-21T10:29:00Z"/>
                <w:rFonts w:ascii="Calibri" w:hAnsi="Calibri"/>
                <w:color w:val="000000"/>
                <w:sz w:val="16"/>
                <w:szCs w:val="16"/>
                <w:rPrChange w:id="1851" w:author="Ademar Oliva Xavier Jr." w:date="2014-05-21T10:31:00Z">
                  <w:rPr>
                    <w:ins w:id="1852" w:author="Ademar Oliva Xavier Jr." w:date="2014-05-21T10:29:00Z"/>
                    <w:rFonts w:ascii="Calibri" w:hAnsi="Calibri"/>
                    <w:color w:val="000000"/>
                    <w:szCs w:val="22"/>
                  </w:rPr>
                </w:rPrChange>
              </w:rPr>
            </w:pPr>
            <w:ins w:id="1853" w:author="Ademar Oliva Xavier Jr." w:date="2014-05-21T10:29:00Z">
              <w:r w:rsidRPr="00AC393F">
                <w:rPr>
                  <w:rFonts w:ascii="Calibri" w:hAnsi="Calibri"/>
                  <w:color w:val="000000"/>
                  <w:sz w:val="16"/>
                  <w:szCs w:val="16"/>
                  <w:rPrChange w:id="1854"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55" w:author="Ademar Oliva Xavier Jr." w:date="2014-05-21T10:29:00Z"/>
                <w:rFonts w:ascii="Calibri" w:hAnsi="Calibri"/>
                <w:color w:val="000000"/>
                <w:sz w:val="16"/>
                <w:szCs w:val="16"/>
                <w:rPrChange w:id="1856" w:author="Ademar Oliva Xavier Jr." w:date="2014-05-21T10:31:00Z">
                  <w:rPr>
                    <w:ins w:id="1857" w:author="Ademar Oliva Xavier Jr." w:date="2014-05-21T10:29:00Z"/>
                    <w:rFonts w:ascii="Calibri" w:hAnsi="Calibri"/>
                    <w:color w:val="000000"/>
                    <w:szCs w:val="22"/>
                  </w:rPr>
                </w:rPrChange>
              </w:rPr>
            </w:pPr>
            <w:ins w:id="1858" w:author="Ademar Oliva Xavier Jr." w:date="2014-05-21T10:29:00Z">
              <w:r w:rsidRPr="00AC393F">
                <w:rPr>
                  <w:rFonts w:ascii="Calibri" w:hAnsi="Calibri"/>
                  <w:color w:val="000000"/>
                  <w:sz w:val="16"/>
                  <w:szCs w:val="16"/>
                  <w:rPrChange w:id="18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60" w:author="Ademar Oliva Xavier Jr." w:date="2014-05-21T10:29:00Z"/>
                <w:rFonts w:ascii="Calibri" w:hAnsi="Calibri"/>
                <w:color w:val="000000"/>
                <w:sz w:val="16"/>
                <w:szCs w:val="16"/>
                <w:rPrChange w:id="1861" w:author="Ademar Oliva Xavier Jr." w:date="2014-05-21T10:31:00Z">
                  <w:rPr>
                    <w:ins w:id="1862" w:author="Ademar Oliva Xavier Jr." w:date="2014-05-21T10:29:00Z"/>
                    <w:rFonts w:ascii="Calibri" w:hAnsi="Calibri"/>
                    <w:color w:val="000000"/>
                    <w:szCs w:val="22"/>
                  </w:rPr>
                </w:rPrChange>
              </w:rPr>
            </w:pPr>
            <w:ins w:id="1863" w:author="Ademar Oliva Xavier Jr." w:date="2014-05-21T10:29:00Z">
              <w:r w:rsidRPr="00AC393F">
                <w:rPr>
                  <w:rFonts w:ascii="Calibri" w:hAnsi="Calibri"/>
                  <w:color w:val="000000"/>
                  <w:sz w:val="16"/>
                  <w:szCs w:val="16"/>
                  <w:rPrChange w:id="18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65" w:author="Ademar Oliva Xavier Jr." w:date="2014-05-21T10:29:00Z"/>
                <w:rFonts w:ascii="Calibri" w:hAnsi="Calibri"/>
                <w:color w:val="000000"/>
                <w:sz w:val="16"/>
                <w:szCs w:val="16"/>
                <w:rPrChange w:id="1866" w:author="Ademar Oliva Xavier Jr." w:date="2014-05-21T10:31:00Z">
                  <w:rPr>
                    <w:ins w:id="1867" w:author="Ademar Oliva Xavier Jr." w:date="2014-05-21T10:29:00Z"/>
                    <w:rFonts w:ascii="Calibri" w:hAnsi="Calibri"/>
                    <w:color w:val="000000"/>
                    <w:szCs w:val="22"/>
                  </w:rPr>
                </w:rPrChange>
              </w:rPr>
            </w:pPr>
            <w:ins w:id="1868" w:author="Ademar Oliva Xavier Jr." w:date="2014-05-21T10:29:00Z">
              <w:r w:rsidRPr="00AC393F">
                <w:rPr>
                  <w:rFonts w:ascii="Calibri" w:hAnsi="Calibri"/>
                  <w:color w:val="000000"/>
                  <w:sz w:val="16"/>
                  <w:szCs w:val="16"/>
                  <w:rPrChange w:id="18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70" w:author="Ademar Oliva Xavier Jr." w:date="2014-05-21T10:29:00Z"/>
                <w:rFonts w:ascii="Calibri" w:hAnsi="Calibri"/>
                <w:color w:val="000000"/>
                <w:sz w:val="16"/>
                <w:szCs w:val="16"/>
                <w:rPrChange w:id="1871" w:author="Ademar Oliva Xavier Jr." w:date="2014-05-21T10:31:00Z">
                  <w:rPr>
                    <w:ins w:id="1872" w:author="Ademar Oliva Xavier Jr." w:date="2014-05-21T10:29:00Z"/>
                    <w:rFonts w:ascii="Calibri" w:hAnsi="Calibri"/>
                    <w:color w:val="000000"/>
                    <w:szCs w:val="22"/>
                  </w:rPr>
                </w:rPrChange>
              </w:rPr>
            </w:pPr>
            <w:ins w:id="1873" w:author="Ademar Oliva Xavier Jr." w:date="2014-05-21T10:29:00Z">
              <w:r w:rsidRPr="00AC393F">
                <w:rPr>
                  <w:rFonts w:ascii="Calibri" w:hAnsi="Calibri"/>
                  <w:color w:val="000000"/>
                  <w:sz w:val="16"/>
                  <w:szCs w:val="16"/>
                  <w:rPrChange w:id="18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75" w:author="Ademar Oliva Xavier Jr." w:date="2014-05-21T10:29:00Z"/>
                <w:rFonts w:ascii="Calibri" w:hAnsi="Calibri"/>
                <w:color w:val="000000"/>
                <w:sz w:val="16"/>
                <w:szCs w:val="16"/>
                <w:rPrChange w:id="1876" w:author="Ademar Oliva Xavier Jr." w:date="2014-05-21T10:31:00Z">
                  <w:rPr>
                    <w:ins w:id="1877" w:author="Ademar Oliva Xavier Jr." w:date="2014-05-21T10:29:00Z"/>
                    <w:rFonts w:ascii="Calibri" w:hAnsi="Calibri"/>
                    <w:color w:val="000000"/>
                    <w:szCs w:val="22"/>
                  </w:rPr>
                </w:rPrChange>
              </w:rPr>
            </w:pPr>
            <w:ins w:id="1878" w:author="Ademar Oliva Xavier Jr." w:date="2014-05-21T10:29:00Z">
              <w:r w:rsidRPr="00AC393F">
                <w:rPr>
                  <w:rFonts w:ascii="Calibri" w:hAnsi="Calibri"/>
                  <w:color w:val="000000"/>
                  <w:sz w:val="16"/>
                  <w:szCs w:val="16"/>
                  <w:rPrChange w:id="18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1880" w:author="Ademar Oliva Xavier Jr." w:date="2014-05-21T10:29:00Z"/>
                <w:rFonts w:ascii="Calibri" w:hAnsi="Calibri"/>
                <w:color w:val="000000"/>
                <w:sz w:val="16"/>
                <w:szCs w:val="16"/>
                <w:rPrChange w:id="1881" w:author="Ademar Oliva Xavier Jr." w:date="2014-05-21T10:31:00Z">
                  <w:rPr>
                    <w:ins w:id="1882" w:author="Ademar Oliva Xavier Jr." w:date="2014-05-21T10:29:00Z"/>
                    <w:rFonts w:ascii="Calibri" w:hAnsi="Calibri"/>
                    <w:color w:val="000000"/>
                    <w:szCs w:val="22"/>
                  </w:rPr>
                </w:rPrChange>
              </w:rPr>
            </w:pPr>
            <w:ins w:id="1883" w:author="Ademar Oliva Xavier Jr." w:date="2014-05-21T10:29:00Z">
              <w:r w:rsidRPr="00AC393F">
                <w:rPr>
                  <w:rFonts w:ascii="Calibri" w:hAnsi="Calibri"/>
                  <w:color w:val="000000"/>
                  <w:sz w:val="16"/>
                  <w:szCs w:val="16"/>
                  <w:rPrChange w:id="1884" w:author="Ademar Oliva Xavier Jr." w:date="2014-05-21T10:31:00Z">
                    <w:rPr>
                      <w:rFonts w:ascii="Calibri" w:hAnsi="Calibri"/>
                      <w:color w:val="000000"/>
                      <w:szCs w:val="22"/>
                    </w:rPr>
                  </w:rPrChange>
                </w:rPr>
                <w:t> </w:t>
              </w:r>
            </w:ins>
          </w:p>
        </w:tc>
      </w:tr>
      <w:tr w:rsidR="006600BE" w:rsidRPr="00AC393F" w:rsidTr="00AC393F">
        <w:trPr>
          <w:trHeight w:val="300"/>
          <w:ins w:id="1885"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1886" w:author="Ademar Oliva Xavier Jr." w:date="2014-05-21T10:29:00Z"/>
                <w:rFonts w:ascii="Arial" w:hAnsi="Arial" w:cs="Arial"/>
                <w:color w:val="000000"/>
                <w:sz w:val="16"/>
                <w:szCs w:val="16"/>
                <w:rPrChange w:id="1887" w:author="Ademar Oliva Xavier Jr." w:date="2014-05-21T10:31:00Z">
                  <w:rPr>
                    <w:ins w:id="1888" w:author="Ademar Oliva Xavier Jr." w:date="2014-05-21T10:29:00Z"/>
                    <w:rFonts w:ascii="Arial" w:hAnsi="Arial" w:cs="Arial"/>
                    <w:color w:val="000000"/>
                    <w:sz w:val="20"/>
                    <w:szCs w:val="20"/>
                  </w:rPr>
                </w:rPrChange>
              </w:rPr>
            </w:pPr>
            <w:ins w:id="1889" w:author="Ademar Oliva Xavier Jr." w:date="2014-05-21T10:29:00Z">
              <w:r w:rsidRPr="00AC393F">
                <w:rPr>
                  <w:rFonts w:ascii="Arial" w:hAnsi="Arial" w:cs="Arial"/>
                  <w:color w:val="000000"/>
                  <w:sz w:val="16"/>
                  <w:szCs w:val="16"/>
                  <w:rPrChange w:id="1890" w:author="Ademar Oliva Xavier Jr." w:date="2014-05-21T10:31:00Z">
                    <w:rPr>
                      <w:rFonts w:ascii="Arial" w:hAnsi="Arial" w:cs="Arial"/>
                      <w:color w:val="000000"/>
                      <w:sz w:val="20"/>
                      <w:szCs w:val="20"/>
                    </w:rPr>
                  </w:rPrChange>
                </w:rPr>
                <w:t>Integração do GIS com o sistema comercial</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91" w:author="Ademar Oliva Xavier Jr." w:date="2014-05-21T10:29:00Z"/>
                <w:rFonts w:ascii="Calibri" w:hAnsi="Calibri"/>
                <w:color w:val="000000"/>
                <w:sz w:val="16"/>
                <w:szCs w:val="16"/>
                <w:rPrChange w:id="1892" w:author="Ademar Oliva Xavier Jr." w:date="2014-05-21T10:31:00Z">
                  <w:rPr>
                    <w:ins w:id="1893" w:author="Ademar Oliva Xavier Jr." w:date="2014-05-21T10:29:00Z"/>
                    <w:rFonts w:ascii="Calibri" w:hAnsi="Calibri"/>
                    <w:color w:val="000000"/>
                    <w:szCs w:val="22"/>
                  </w:rPr>
                </w:rPrChange>
              </w:rPr>
            </w:pPr>
            <w:ins w:id="1894" w:author="Ademar Oliva Xavier Jr." w:date="2014-05-21T10:29:00Z">
              <w:r w:rsidRPr="00AC393F">
                <w:rPr>
                  <w:rFonts w:ascii="Calibri" w:hAnsi="Calibri"/>
                  <w:color w:val="000000"/>
                  <w:sz w:val="16"/>
                  <w:szCs w:val="16"/>
                  <w:rPrChange w:id="18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896" w:author="Ademar Oliva Xavier Jr." w:date="2014-05-21T10:29:00Z"/>
                <w:rFonts w:ascii="Calibri" w:hAnsi="Calibri"/>
                <w:color w:val="000000"/>
                <w:sz w:val="16"/>
                <w:szCs w:val="16"/>
                <w:rPrChange w:id="1897" w:author="Ademar Oliva Xavier Jr." w:date="2014-05-21T10:31:00Z">
                  <w:rPr>
                    <w:ins w:id="1898" w:author="Ademar Oliva Xavier Jr." w:date="2014-05-21T10:29:00Z"/>
                    <w:rFonts w:ascii="Calibri" w:hAnsi="Calibri"/>
                    <w:color w:val="000000"/>
                    <w:szCs w:val="22"/>
                  </w:rPr>
                </w:rPrChange>
              </w:rPr>
            </w:pPr>
            <w:ins w:id="1899" w:author="Ademar Oliva Xavier Jr." w:date="2014-05-21T10:29:00Z">
              <w:r w:rsidRPr="00AC393F">
                <w:rPr>
                  <w:rFonts w:ascii="Calibri" w:hAnsi="Calibri"/>
                  <w:color w:val="000000"/>
                  <w:sz w:val="16"/>
                  <w:szCs w:val="16"/>
                  <w:rPrChange w:id="19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01" w:author="Ademar Oliva Xavier Jr." w:date="2014-05-21T10:29:00Z"/>
                <w:rFonts w:ascii="Calibri" w:hAnsi="Calibri"/>
                <w:color w:val="000000"/>
                <w:sz w:val="16"/>
                <w:szCs w:val="16"/>
                <w:rPrChange w:id="1902" w:author="Ademar Oliva Xavier Jr." w:date="2014-05-21T10:31:00Z">
                  <w:rPr>
                    <w:ins w:id="1903" w:author="Ademar Oliva Xavier Jr." w:date="2014-05-21T10:29:00Z"/>
                    <w:rFonts w:ascii="Calibri" w:hAnsi="Calibri"/>
                    <w:color w:val="000000"/>
                    <w:szCs w:val="22"/>
                  </w:rPr>
                </w:rPrChange>
              </w:rPr>
            </w:pPr>
            <w:ins w:id="1904" w:author="Ademar Oliva Xavier Jr." w:date="2014-05-21T10:29:00Z">
              <w:r w:rsidRPr="00AC393F">
                <w:rPr>
                  <w:rFonts w:ascii="Calibri" w:hAnsi="Calibri"/>
                  <w:color w:val="000000"/>
                  <w:sz w:val="16"/>
                  <w:szCs w:val="16"/>
                  <w:rPrChange w:id="19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06" w:author="Ademar Oliva Xavier Jr." w:date="2014-05-21T10:29:00Z"/>
                <w:rFonts w:ascii="Calibri" w:hAnsi="Calibri"/>
                <w:color w:val="000000"/>
                <w:sz w:val="16"/>
                <w:szCs w:val="16"/>
                <w:rPrChange w:id="1907" w:author="Ademar Oliva Xavier Jr." w:date="2014-05-21T10:31:00Z">
                  <w:rPr>
                    <w:ins w:id="1908" w:author="Ademar Oliva Xavier Jr." w:date="2014-05-21T10:29:00Z"/>
                    <w:rFonts w:ascii="Calibri" w:hAnsi="Calibri"/>
                    <w:color w:val="000000"/>
                    <w:szCs w:val="22"/>
                  </w:rPr>
                </w:rPrChange>
              </w:rPr>
            </w:pPr>
            <w:ins w:id="1909" w:author="Ademar Oliva Xavier Jr." w:date="2014-05-21T10:29:00Z">
              <w:r w:rsidRPr="00AC393F">
                <w:rPr>
                  <w:rFonts w:ascii="Calibri" w:hAnsi="Calibri"/>
                  <w:color w:val="000000"/>
                  <w:sz w:val="16"/>
                  <w:szCs w:val="16"/>
                  <w:rPrChange w:id="19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11" w:author="Ademar Oliva Xavier Jr." w:date="2014-05-21T10:29:00Z"/>
                <w:rFonts w:ascii="Calibri" w:hAnsi="Calibri"/>
                <w:color w:val="000000"/>
                <w:sz w:val="16"/>
                <w:szCs w:val="16"/>
                <w:rPrChange w:id="1912" w:author="Ademar Oliva Xavier Jr." w:date="2014-05-21T10:31:00Z">
                  <w:rPr>
                    <w:ins w:id="1913" w:author="Ademar Oliva Xavier Jr." w:date="2014-05-21T10:29:00Z"/>
                    <w:rFonts w:ascii="Calibri" w:hAnsi="Calibri"/>
                    <w:color w:val="000000"/>
                    <w:szCs w:val="22"/>
                  </w:rPr>
                </w:rPrChange>
              </w:rPr>
            </w:pPr>
            <w:ins w:id="1914" w:author="Ademar Oliva Xavier Jr." w:date="2014-05-21T10:29:00Z">
              <w:r w:rsidRPr="00AC393F">
                <w:rPr>
                  <w:rFonts w:ascii="Calibri" w:hAnsi="Calibri"/>
                  <w:color w:val="000000"/>
                  <w:sz w:val="16"/>
                  <w:szCs w:val="16"/>
                  <w:rPrChange w:id="19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16" w:author="Ademar Oliva Xavier Jr." w:date="2014-05-21T10:29:00Z"/>
                <w:rFonts w:ascii="Calibri" w:hAnsi="Calibri"/>
                <w:color w:val="000000"/>
                <w:sz w:val="16"/>
                <w:szCs w:val="16"/>
                <w:rPrChange w:id="1917" w:author="Ademar Oliva Xavier Jr." w:date="2014-05-21T10:31:00Z">
                  <w:rPr>
                    <w:ins w:id="1918" w:author="Ademar Oliva Xavier Jr." w:date="2014-05-21T10:29:00Z"/>
                    <w:rFonts w:ascii="Calibri" w:hAnsi="Calibri"/>
                    <w:color w:val="000000"/>
                    <w:szCs w:val="22"/>
                  </w:rPr>
                </w:rPrChange>
              </w:rPr>
            </w:pPr>
            <w:ins w:id="1919" w:author="Ademar Oliva Xavier Jr." w:date="2014-05-21T10:29:00Z">
              <w:r w:rsidRPr="00AC393F">
                <w:rPr>
                  <w:rFonts w:ascii="Calibri" w:hAnsi="Calibri"/>
                  <w:color w:val="000000"/>
                  <w:sz w:val="16"/>
                  <w:szCs w:val="16"/>
                  <w:rPrChange w:id="19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21" w:author="Ademar Oliva Xavier Jr." w:date="2014-05-21T10:29:00Z"/>
                <w:rFonts w:ascii="Calibri" w:hAnsi="Calibri"/>
                <w:color w:val="000000"/>
                <w:sz w:val="16"/>
                <w:szCs w:val="16"/>
                <w:rPrChange w:id="1922" w:author="Ademar Oliva Xavier Jr." w:date="2014-05-21T10:31:00Z">
                  <w:rPr>
                    <w:ins w:id="1923" w:author="Ademar Oliva Xavier Jr." w:date="2014-05-21T10:29:00Z"/>
                    <w:rFonts w:ascii="Calibri" w:hAnsi="Calibri"/>
                    <w:color w:val="000000"/>
                    <w:szCs w:val="22"/>
                  </w:rPr>
                </w:rPrChange>
              </w:rPr>
            </w:pPr>
            <w:ins w:id="1924" w:author="Ademar Oliva Xavier Jr." w:date="2014-05-21T10:29:00Z">
              <w:r w:rsidRPr="00AC393F">
                <w:rPr>
                  <w:rFonts w:ascii="Calibri" w:hAnsi="Calibri"/>
                  <w:color w:val="000000"/>
                  <w:sz w:val="16"/>
                  <w:szCs w:val="16"/>
                  <w:rPrChange w:id="19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26" w:author="Ademar Oliva Xavier Jr." w:date="2014-05-21T10:29:00Z"/>
                <w:rFonts w:ascii="Calibri" w:hAnsi="Calibri"/>
                <w:color w:val="000000"/>
                <w:sz w:val="16"/>
                <w:szCs w:val="16"/>
                <w:rPrChange w:id="1927" w:author="Ademar Oliva Xavier Jr." w:date="2014-05-21T10:31:00Z">
                  <w:rPr>
                    <w:ins w:id="1928" w:author="Ademar Oliva Xavier Jr." w:date="2014-05-21T10:29:00Z"/>
                    <w:rFonts w:ascii="Calibri" w:hAnsi="Calibri"/>
                    <w:color w:val="000000"/>
                    <w:szCs w:val="22"/>
                  </w:rPr>
                </w:rPrChange>
              </w:rPr>
            </w:pPr>
            <w:ins w:id="1929" w:author="Ademar Oliva Xavier Jr." w:date="2014-05-21T10:29:00Z">
              <w:r w:rsidRPr="00AC393F">
                <w:rPr>
                  <w:rFonts w:ascii="Calibri" w:hAnsi="Calibri"/>
                  <w:color w:val="000000"/>
                  <w:sz w:val="16"/>
                  <w:szCs w:val="16"/>
                  <w:rPrChange w:id="19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931" w:author="Ademar Oliva Xavier Jr." w:date="2014-05-21T10:29:00Z"/>
                <w:rFonts w:ascii="Calibri" w:hAnsi="Calibri"/>
                <w:color w:val="000000"/>
                <w:sz w:val="16"/>
                <w:szCs w:val="16"/>
                <w:rPrChange w:id="1932" w:author="Ademar Oliva Xavier Jr." w:date="2014-05-21T10:31:00Z">
                  <w:rPr>
                    <w:ins w:id="1933" w:author="Ademar Oliva Xavier Jr." w:date="2014-05-21T10:29:00Z"/>
                    <w:rFonts w:ascii="Calibri" w:hAnsi="Calibri"/>
                    <w:color w:val="000000"/>
                    <w:szCs w:val="22"/>
                  </w:rPr>
                </w:rPrChange>
              </w:rPr>
            </w:pPr>
            <w:ins w:id="1934" w:author="Ademar Oliva Xavier Jr." w:date="2014-05-21T10:29:00Z">
              <w:r w:rsidRPr="00AC393F">
                <w:rPr>
                  <w:rFonts w:ascii="Calibri" w:hAnsi="Calibri"/>
                  <w:color w:val="000000"/>
                  <w:sz w:val="16"/>
                  <w:szCs w:val="16"/>
                  <w:rPrChange w:id="19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1936" w:author="Ademar Oliva Xavier Jr." w:date="2014-05-21T10:29:00Z"/>
                <w:rFonts w:ascii="Calibri" w:hAnsi="Calibri"/>
                <w:color w:val="000000"/>
                <w:sz w:val="16"/>
                <w:szCs w:val="16"/>
                <w:rPrChange w:id="1937" w:author="Ademar Oliva Xavier Jr." w:date="2014-05-21T10:31:00Z">
                  <w:rPr>
                    <w:ins w:id="1938" w:author="Ademar Oliva Xavier Jr." w:date="2014-05-21T10:29:00Z"/>
                    <w:rFonts w:ascii="Calibri" w:hAnsi="Calibri"/>
                    <w:color w:val="000000"/>
                    <w:szCs w:val="22"/>
                  </w:rPr>
                </w:rPrChange>
              </w:rPr>
            </w:pPr>
            <w:ins w:id="1939" w:author="Ademar Oliva Xavier Jr." w:date="2014-05-21T10:29:00Z">
              <w:r w:rsidRPr="00AC393F">
                <w:rPr>
                  <w:rFonts w:ascii="Calibri" w:hAnsi="Calibri"/>
                  <w:color w:val="000000"/>
                  <w:sz w:val="16"/>
                  <w:szCs w:val="16"/>
                  <w:rPrChange w:id="19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1941" w:author="Ademar Oliva Xavier Jr." w:date="2014-05-21T10:29:00Z"/>
                <w:rFonts w:ascii="Calibri" w:hAnsi="Calibri"/>
                <w:color w:val="000000"/>
                <w:sz w:val="16"/>
                <w:szCs w:val="16"/>
                <w:rPrChange w:id="1942" w:author="Ademar Oliva Xavier Jr." w:date="2014-05-21T10:31:00Z">
                  <w:rPr>
                    <w:ins w:id="1943" w:author="Ademar Oliva Xavier Jr." w:date="2014-05-21T10:29:00Z"/>
                    <w:rFonts w:ascii="Calibri" w:hAnsi="Calibri"/>
                    <w:color w:val="000000"/>
                    <w:szCs w:val="22"/>
                  </w:rPr>
                </w:rPrChange>
              </w:rPr>
            </w:pPr>
            <w:ins w:id="1944" w:author="Ademar Oliva Xavier Jr." w:date="2014-05-21T10:29:00Z">
              <w:r w:rsidRPr="00AC393F">
                <w:rPr>
                  <w:rFonts w:ascii="Calibri" w:hAnsi="Calibri"/>
                  <w:color w:val="000000"/>
                  <w:sz w:val="16"/>
                  <w:szCs w:val="16"/>
                  <w:rPrChange w:id="19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46" w:author="Ademar Oliva Xavier Jr." w:date="2014-05-21T10:29:00Z"/>
                <w:rFonts w:ascii="Calibri" w:hAnsi="Calibri"/>
                <w:color w:val="000000"/>
                <w:sz w:val="16"/>
                <w:szCs w:val="16"/>
                <w:rPrChange w:id="1947" w:author="Ademar Oliva Xavier Jr." w:date="2014-05-21T10:31:00Z">
                  <w:rPr>
                    <w:ins w:id="1948" w:author="Ademar Oliva Xavier Jr." w:date="2014-05-21T10:29:00Z"/>
                    <w:rFonts w:ascii="Calibri" w:hAnsi="Calibri"/>
                    <w:color w:val="000000"/>
                    <w:szCs w:val="22"/>
                  </w:rPr>
                </w:rPrChange>
              </w:rPr>
            </w:pPr>
            <w:ins w:id="1949" w:author="Ademar Oliva Xavier Jr." w:date="2014-05-21T10:29:00Z">
              <w:r w:rsidRPr="00AC393F">
                <w:rPr>
                  <w:rFonts w:ascii="Calibri" w:hAnsi="Calibri"/>
                  <w:color w:val="000000"/>
                  <w:sz w:val="16"/>
                  <w:szCs w:val="16"/>
                  <w:rPrChange w:id="19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51" w:author="Ademar Oliva Xavier Jr." w:date="2014-05-21T10:29:00Z"/>
                <w:rFonts w:ascii="Calibri" w:hAnsi="Calibri"/>
                <w:color w:val="000000"/>
                <w:sz w:val="16"/>
                <w:szCs w:val="16"/>
                <w:rPrChange w:id="1952" w:author="Ademar Oliva Xavier Jr." w:date="2014-05-21T10:31:00Z">
                  <w:rPr>
                    <w:ins w:id="1953" w:author="Ademar Oliva Xavier Jr." w:date="2014-05-21T10:29:00Z"/>
                    <w:rFonts w:ascii="Calibri" w:hAnsi="Calibri"/>
                    <w:color w:val="000000"/>
                    <w:szCs w:val="22"/>
                  </w:rPr>
                </w:rPrChange>
              </w:rPr>
            </w:pPr>
            <w:ins w:id="1954" w:author="Ademar Oliva Xavier Jr." w:date="2014-05-21T10:29:00Z">
              <w:r w:rsidRPr="00AC393F">
                <w:rPr>
                  <w:rFonts w:ascii="Calibri" w:hAnsi="Calibri"/>
                  <w:color w:val="000000"/>
                  <w:sz w:val="16"/>
                  <w:szCs w:val="16"/>
                  <w:rPrChange w:id="19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56" w:author="Ademar Oliva Xavier Jr." w:date="2014-05-21T10:29:00Z"/>
                <w:rFonts w:ascii="Calibri" w:hAnsi="Calibri"/>
                <w:color w:val="000000"/>
                <w:sz w:val="16"/>
                <w:szCs w:val="16"/>
                <w:rPrChange w:id="1957" w:author="Ademar Oliva Xavier Jr." w:date="2014-05-21T10:31:00Z">
                  <w:rPr>
                    <w:ins w:id="1958" w:author="Ademar Oliva Xavier Jr." w:date="2014-05-21T10:29:00Z"/>
                    <w:rFonts w:ascii="Calibri" w:hAnsi="Calibri"/>
                    <w:color w:val="000000"/>
                    <w:szCs w:val="22"/>
                  </w:rPr>
                </w:rPrChange>
              </w:rPr>
            </w:pPr>
            <w:ins w:id="1959" w:author="Ademar Oliva Xavier Jr." w:date="2014-05-21T10:29:00Z">
              <w:r w:rsidRPr="00AC393F">
                <w:rPr>
                  <w:rFonts w:ascii="Calibri" w:hAnsi="Calibri"/>
                  <w:color w:val="000000"/>
                  <w:sz w:val="16"/>
                  <w:szCs w:val="16"/>
                  <w:rPrChange w:id="19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61" w:author="Ademar Oliva Xavier Jr." w:date="2014-05-21T10:29:00Z"/>
                <w:rFonts w:ascii="Calibri" w:hAnsi="Calibri"/>
                <w:color w:val="000000"/>
                <w:sz w:val="16"/>
                <w:szCs w:val="16"/>
                <w:rPrChange w:id="1962" w:author="Ademar Oliva Xavier Jr." w:date="2014-05-21T10:31:00Z">
                  <w:rPr>
                    <w:ins w:id="1963" w:author="Ademar Oliva Xavier Jr." w:date="2014-05-21T10:29:00Z"/>
                    <w:rFonts w:ascii="Calibri" w:hAnsi="Calibri"/>
                    <w:color w:val="000000"/>
                    <w:szCs w:val="22"/>
                  </w:rPr>
                </w:rPrChange>
              </w:rPr>
            </w:pPr>
            <w:ins w:id="1964" w:author="Ademar Oliva Xavier Jr." w:date="2014-05-21T10:29:00Z">
              <w:r w:rsidRPr="00AC393F">
                <w:rPr>
                  <w:rFonts w:ascii="Calibri" w:hAnsi="Calibri"/>
                  <w:color w:val="000000"/>
                  <w:sz w:val="16"/>
                  <w:szCs w:val="16"/>
                  <w:rPrChange w:id="19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66" w:author="Ademar Oliva Xavier Jr." w:date="2014-05-21T10:29:00Z"/>
                <w:rFonts w:ascii="Calibri" w:hAnsi="Calibri"/>
                <w:color w:val="000000"/>
                <w:sz w:val="16"/>
                <w:szCs w:val="16"/>
                <w:rPrChange w:id="1967" w:author="Ademar Oliva Xavier Jr." w:date="2014-05-21T10:31:00Z">
                  <w:rPr>
                    <w:ins w:id="1968" w:author="Ademar Oliva Xavier Jr." w:date="2014-05-21T10:29:00Z"/>
                    <w:rFonts w:ascii="Calibri" w:hAnsi="Calibri"/>
                    <w:color w:val="000000"/>
                    <w:szCs w:val="22"/>
                  </w:rPr>
                </w:rPrChange>
              </w:rPr>
            </w:pPr>
            <w:ins w:id="1969" w:author="Ademar Oliva Xavier Jr." w:date="2014-05-21T10:29:00Z">
              <w:r w:rsidRPr="00AC393F">
                <w:rPr>
                  <w:rFonts w:ascii="Calibri" w:hAnsi="Calibri"/>
                  <w:color w:val="000000"/>
                  <w:sz w:val="16"/>
                  <w:szCs w:val="16"/>
                  <w:rPrChange w:id="19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71" w:author="Ademar Oliva Xavier Jr." w:date="2014-05-21T10:29:00Z"/>
                <w:rFonts w:ascii="Calibri" w:hAnsi="Calibri"/>
                <w:color w:val="000000"/>
                <w:sz w:val="16"/>
                <w:szCs w:val="16"/>
                <w:rPrChange w:id="1972" w:author="Ademar Oliva Xavier Jr." w:date="2014-05-21T10:31:00Z">
                  <w:rPr>
                    <w:ins w:id="1973" w:author="Ademar Oliva Xavier Jr." w:date="2014-05-21T10:29:00Z"/>
                    <w:rFonts w:ascii="Calibri" w:hAnsi="Calibri"/>
                    <w:color w:val="000000"/>
                    <w:szCs w:val="22"/>
                  </w:rPr>
                </w:rPrChange>
              </w:rPr>
            </w:pPr>
            <w:ins w:id="1974" w:author="Ademar Oliva Xavier Jr." w:date="2014-05-21T10:29:00Z">
              <w:r w:rsidRPr="00AC393F">
                <w:rPr>
                  <w:rFonts w:ascii="Calibri" w:hAnsi="Calibri"/>
                  <w:color w:val="000000"/>
                  <w:sz w:val="16"/>
                  <w:szCs w:val="16"/>
                  <w:rPrChange w:id="19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1976" w:author="Ademar Oliva Xavier Jr." w:date="2014-05-21T10:29:00Z"/>
                <w:rFonts w:ascii="Calibri" w:hAnsi="Calibri"/>
                <w:color w:val="000000"/>
                <w:sz w:val="16"/>
                <w:szCs w:val="16"/>
                <w:rPrChange w:id="1977" w:author="Ademar Oliva Xavier Jr." w:date="2014-05-21T10:31:00Z">
                  <w:rPr>
                    <w:ins w:id="1978" w:author="Ademar Oliva Xavier Jr." w:date="2014-05-21T10:29:00Z"/>
                    <w:rFonts w:ascii="Calibri" w:hAnsi="Calibri"/>
                    <w:color w:val="000000"/>
                    <w:szCs w:val="22"/>
                  </w:rPr>
                </w:rPrChange>
              </w:rPr>
            </w:pPr>
            <w:ins w:id="1979" w:author="Ademar Oliva Xavier Jr." w:date="2014-05-21T10:29:00Z">
              <w:r w:rsidRPr="00AC393F">
                <w:rPr>
                  <w:rFonts w:ascii="Calibri" w:hAnsi="Calibri"/>
                  <w:color w:val="000000"/>
                  <w:sz w:val="16"/>
                  <w:szCs w:val="16"/>
                  <w:rPrChange w:id="1980"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81" w:author="Ademar Oliva Xavier Jr." w:date="2014-05-21T10:29:00Z"/>
                <w:rFonts w:ascii="Calibri" w:hAnsi="Calibri"/>
                <w:color w:val="000000"/>
                <w:sz w:val="16"/>
                <w:szCs w:val="16"/>
                <w:rPrChange w:id="1982" w:author="Ademar Oliva Xavier Jr." w:date="2014-05-21T10:31:00Z">
                  <w:rPr>
                    <w:ins w:id="1983" w:author="Ademar Oliva Xavier Jr." w:date="2014-05-21T10:29:00Z"/>
                    <w:rFonts w:ascii="Calibri" w:hAnsi="Calibri"/>
                    <w:color w:val="000000"/>
                    <w:szCs w:val="22"/>
                  </w:rPr>
                </w:rPrChange>
              </w:rPr>
            </w:pPr>
            <w:ins w:id="1984" w:author="Ademar Oliva Xavier Jr." w:date="2014-05-21T10:29:00Z">
              <w:r w:rsidRPr="00AC393F">
                <w:rPr>
                  <w:rFonts w:ascii="Calibri" w:hAnsi="Calibri"/>
                  <w:color w:val="000000"/>
                  <w:sz w:val="16"/>
                  <w:szCs w:val="16"/>
                  <w:rPrChange w:id="19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86" w:author="Ademar Oliva Xavier Jr." w:date="2014-05-21T10:29:00Z"/>
                <w:rFonts w:ascii="Calibri" w:hAnsi="Calibri"/>
                <w:color w:val="000000"/>
                <w:sz w:val="16"/>
                <w:szCs w:val="16"/>
                <w:rPrChange w:id="1987" w:author="Ademar Oliva Xavier Jr." w:date="2014-05-21T10:31:00Z">
                  <w:rPr>
                    <w:ins w:id="1988" w:author="Ademar Oliva Xavier Jr." w:date="2014-05-21T10:29:00Z"/>
                    <w:rFonts w:ascii="Calibri" w:hAnsi="Calibri"/>
                    <w:color w:val="000000"/>
                    <w:szCs w:val="22"/>
                  </w:rPr>
                </w:rPrChange>
              </w:rPr>
            </w:pPr>
            <w:ins w:id="1989" w:author="Ademar Oliva Xavier Jr." w:date="2014-05-21T10:29:00Z">
              <w:r w:rsidRPr="00AC393F">
                <w:rPr>
                  <w:rFonts w:ascii="Calibri" w:hAnsi="Calibri"/>
                  <w:color w:val="000000"/>
                  <w:sz w:val="16"/>
                  <w:szCs w:val="16"/>
                  <w:rPrChange w:id="19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91" w:author="Ademar Oliva Xavier Jr." w:date="2014-05-21T10:29:00Z"/>
                <w:rFonts w:ascii="Calibri" w:hAnsi="Calibri"/>
                <w:color w:val="000000"/>
                <w:sz w:val="16"/>
                <w:szCs w:val="16"/>
                <w:rPrChange w:id="1992" w:author="Ademar Oliva Xavier Jr." w:date="2014-05-21T10:31:00Z">
                  <w:rPr>
                    <w:ins w:id="1993" w:author="Ademar Oliva Xavier Jr." w:date="2014-05-21T10:29:00Z"/>
                    <w:rFonts w:ascii="Calibri" w:hAnsi="Calibri"/>
                    <w:color w:val="000000"/>
                    <w:szCs w:val="22"/>
                  </w:rPr>
                </w:rPrChange>
              </w:rPr>
            </w:pPr>
            <w:ins w:id="1994" w:author="Ademar Oliva Xavier Jr." w:date="2014-05-21T10:29:00Z">
              <w:r w:rsidRPr="00AC393F">
                <w:rPr>
                  <w:rFonts w:ascii="Calibri" w:hAnsi="Calibri"/>
                  <w:color w:val="000000"/>
                  <w:sz w:val="16"/>
                  <w:szCs w:val="16"/>
                  <w:rPrChange w:id="19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1996" w:author="Ademar Oliva Xavier Jr." w:date="2014-05-21T10:29:00Z"/>
                <w:rFonts w:ascii="Calibri" w:hAnsi="Calibri"/>
                <w:color w:val="000000"/>
                <w:sz w:val="16"/>
                <w:szCs w:val="16"/>
                <w:rPrChange w:id="1997" w:author="Ademar Oliva Xavier Jr." w:date="2014-05-21T10:31:00Z">
                  <w:rPr>
                    <w:ins w:id="1998" w:author="Ademar Oliva Xavier Jr." w:date="2014-05-21T10:29:00Z"/>
                    <w:rFonts w:ascii="Calibri" w:hAnsi="Calibri"/>
                    <w:color w:val="000000"/>
                    <w:szCs w:val="22"/>
                  </w:rPr>
                </w:rPrChange>
              </w:rPr>
            </w:pPr>
            <w:ins w:id="1999" w:author="Ademar Oliva Xavier Jr." w:date="2014-05-21T10:29:00Z">
              <w:r w:rsidRPr="00AC393F">
                <w:rPr>
                  <w:rFonts w:ascii="Calibri" w:hAnsi="Calibri"/>
                  <w:color w:val="000000"/>
                  <w:sz w:val="16"/>
                  <w:szCs w:val="16"/>
                  <w:rPrChange w:id="20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01" w:author="Ademar Oliva Xavier Jr." w:date="2014-05-21T10:29:00Z"/>
                <w:rFonts w:ascii="Calibri" w:hAnsi="Calibri"/>
                <w:color w:val="000000"/>
                <w:sz w:val="16"/>
                <w:szCs w:val="16"/>
                <w:rPrChange w:id="2002" w:author="Ademar Oliva Xavier Jr." w:date="2014-05-21T10:31:00Z">
                  <w:rPr>
                    <w:ins w:id="2003" w:author="Ademar Oliva Xavier Jr." w:date="2014-05-21T10:29:00Z"/>
                    <w:rFonts w:ascii="Calibri" w:hAnsi="Calibri"/>
                    <w:color w:val="000000"/>
                    <w:szCs w:val="22"/>
                  </w:rPr>
                </w:rPrChange>
              </w:rPr>
            </w:pPr>
            <w:ins w:id="2004" w:author="Ademar Oliva Xavier Jr." w:date="2014-05-21T10:29:00Z">
              <w:r w:rsidRPr="00AC393F">
                <w:rPr>
                  <w:rFonts w:ascii="Calibri" w:hAnsi="Calibri"/>
                  <w:color w:val="000000"/>
                  <w:sz w:val="16"/>
                  <w:szCs w:val="16"/>
                  <w:rPrChange w:id="20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006" w:author="Ademar Oliva Xavier Jr." w:date="2014-05-21T10:29:00Z"/>
                <w:rFonts w:ascii="Calibri" w:hAnsi="Calibri"/>
                <w:color w:val="000000"/>
                <w:sz w:val="16"/>
                <w:szCs w:val="16"/>
                <w:rPrChange w:id="2007" w:author="Ademar Oliva Xavier Jr." w:date="2014-05-21T10:31:00Z">
                  <w:rPr>
                    <w:ins w:id="2008" w:author="Ademar Oliva Xavier Jr." w:date="2014-05-21T10:29:00Z"/>
                    <w:rFonts w:ascii="Calibri" w:hAnsi="Calibri"/>
                    <w:color w:val="000000"/>
                    <w:szCs w:val="22"/>
                  </w:rPr>
                </w:rPrChange>
              </w:rPr>
            </w:pPr>
            <w:ins w:id="2009" w:author="Ademar Oliva Xavier Jr." w:date="2014-05-21T10:29:00Z">
              <w:r w:rsidRPr="00AC393F">
                <w:rPr>
                  <w:rFonts w:ascii="Calibri" w:hAnsi="Calibri"/>
                  <w:color w:val="000000"/>
                  <w:sz w:val="16"/>
                  <w:szCs w:val="16"/>
                  <w:rPrChange w:id="2010" w:author="Ademar Oliva Xavier Jr." w:date="2014-05-21T10:31:00Z">
                    <w:rPr>
                      <w:rFonts w:ascii="Calibri" w:hAnsi="Calibri"/>
                      <w:color w:val="000000"/>
                      <w:szCs w:val="22"/>
                    </w:rPr>
                  </w:rPrChange>
                </w:rPr>
                <w:t> </w:t>
              </w:r>
            </w:ins>
          </w:p>
        </w:tc>
      </w:tr>
      <w:tr w:rsidR="00AC393F" w:rsidRPr="00AC393F" w:rsidTr="00AC393F">
        <w:trPr>
          <w:trHeight w:val="300"/>
          <w:ins w:id="2011"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012" w:author="Ademar Oliva Xavier Jr." w:date="2014-05-21T10:29:00Z"/>
                <w:rFonts w:ascii="Arial" w:hAnsi="Arial" w:cs="Arial"/>
                <w:color w:val="000000"/>
                <w:sz w:val="16"/>
                <w:szCs w:val="16"/>
                <w:rPrChange w:id="2013" w:author="Ademar Oliva Xavier Jr." w:date="2014-05-21T10:31:00Z">
                  <w:rPr>
                    <w:ins w:id="2014" w:author="Ademar Oliva Xavier Jr." w:date="2014-05-21T10:29:00Z"/>
                    <w:rFonts w:ascii="Arial" w:hAnsi="Arial" w:cs="Arial"/>
                    <w:color w:val="000000"/>
                    <w:sz w:val="20"/>
                    <w:szCs w:val="20"/>
                  </w:rPr>
                </w:rPrChange>
              </w:rPr>
            </w:pPr>
            <w:ins w:id="2015" w:author="Ademar Oliva Xavier Jr." w:date="2014-05-21T10:29:00Z">
              <w:r w:rsidRPr="00AC393F">
                <w:rPr>
                  <w:rFonts w:ascii="Arial" w:hAnsi="Arial" w:cs="Arial"/>
                  <w:color w:val="000000"/>
                  <w:sz w:val="16"/>
                  <w:szCs w:val="16"/>
                  <w:rPrChange w:id="2016" w:author="Ademar Oliva Xavier Jr." w:date="2014-05-21T10:31:00Z">
                    <w:rPr>
                      <w:rFonts w:ascii="Arial" w:hAnsi="Arial" w:cs="Arial"/>
                      <w:color w:val="000000"/>
                      <w:sz w:val="20"/>
                      <w:szCs w:val="20"/>
                    </w:rPr>
                  </w:rPrChange>
                </w:rPr>
                <w:t>Integração do GIS com o Sistema de Atendimento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17" w:author="Ademar Oliva Xavier Jr." w:date="2014-05-21T10:29:00Z"/>
                <w:rFonts w:ascii="Calibri" w:hAnsi="Calibri"/>
                <w:color w:val="000000"/>
                <w:sz w:val="16"/>
                <w:szCs w:val="16"/>
                <w:rPrChange w:id="2018" w:author="Ademar Oliva Xavier Jr." w:date="2014-05-21T10:31:00Z">
                  <w:rPr>
                    <w:ins w:id="2019" w:author="Ademar Oliva Xavier Jr." w:date="2014-05-21T10:29:00Z"/>
                    <w:rFonts w:ascii="Calibri" w:hAnsi="Calibri"/>
                    <w:color w:val="000000"/>
                    <w:szCs w:val="22"/>
                  </w:rPr>
                </w:rPrChange>
              </w:rPr>
            </w:pPr>
            <w:ins w:id="2020" w:author="Ademar Oliva Xavier Jr." w:date="2014-05-21T10:29:00Z">
              <w:r w:rsidRPr="00AC393F">
                <w:rPr>
                  <w:rFonts w:ascii="Calibri" w:hAnsi="Calibri"/>
                  <w:color w:val="000000"/>
                  <w:sz w:val="16"/>
                  <w:szCs w:val="16"/>
                  <w:rPrChange w:id="20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22" w:author="Ademar Oliva Xavier Jr." w:date="2014-05-21T10:29:00Z"/>
                <w:rFonts w:ascii="Calibri" w:hAnsi="Calibri"/>
                <w:color w:val="000000"/>
                <w:sz w:val="16"/>
                <w:szCs w:val="16"/>
                <w:rPrChange w:id="2023" w:author="Ademar Oliva Xavier Jr." w:date="2014-05-21T10:31:00Z">
                  <w:rPr>
                    <w:ins w:id="2024" w:author="Ademar Oliva Xavier Jr." w:date="2014-05-21T10:29:00Z"/>
                    <w:rFonts w:ascii="Calibri" w:hAnsi="Calibri"/>
                    <w:color w:val="000000"/>
                    <w:szCs w:val="22"/>
                  </w:rPr>
                </w:rPrChange>
              </w:rPr>
            </w:pPr>
            <w:ins w:id="2025" w:author="Ademar Oliva Xavier Jr." w:date="2014-05-21T10:29:00Z">
              <w:r w:rsidRPr="00AC393F">
                <w:rPr>
                  <w:rFonts w:ascii="Calibri" w:hAnsi="Calibri"/>
                  <w:color w:val="000000"/>
                  <w:sz w:val="16"/>
                  <w:szCs w:val="16"/>
                  <w:rPrChange w:id="20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27" w:author="Ademar Oliva Xavier Jr." w:date="2014-05-21T10:29:00Z"/>
                <w:rFonts w:ascii="Calibri" w:hAnsi="Calibri"/>
                <w:color w:val="000000"/>
                <w:sz w:val="16"/>
                <w:szCs w:val="16"/>
                <w:rPrChange w:id="2028" w:author="Ademar Oliva Xavier Jr." w:date="2014-05-21T10:31:00Z">
                  <w:rPr>
                    <w:ins w:id="2029" w:author="Ademar Oliva Xavier Jr." w:date="2014-05-21T10:29:00Z"/>
                    <w:rFonts w:ascii="Calibri" w:hAnsi="Calibri"/>
                    <w:color w:val="000000"/>
                    <w:szCs w:val="22"/>
                  </w:rPr>
                </w:rPrChange>
              </w:rPr>
            </w:pPr>
            <w:ins w:id="2030" w:author="Ademar Oliva Xavier Jr." w:date="2014-05-21T10:29:00Z">
              <w:r w:rsidRPr="00AC393F">
                <w:rPr>
                  <w:rFonts w:ascii="Calibri" w:hAnsi="Calibri"/>
                  <w:color w:val="000000"/>
                  <w:sz w:val="16"/>
                  <w:szCs w:val="16"/>
                  <w:rPrChange w:id="20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32" w:author="Ademar Oliva Xavier Jr." w:date="2014-05-21T10:29:00Z"/>
                <w:rFonts w:ascii="Calibri" w:hAnsi="Calibri"/>
                <w:color w:val="000000"/>
                <w:sz w:val="16"/>
                <w:szCs w:val="16"/>
                <w:rPrChange w:id="2033" w:author="Ademar Oliva Xavier Jr." w:date="2014-05-21T10:31:00Z">
                  <w:rPr>
                    <w:ins w:id="2034" w:author="Ademar Oliva Xavier Jr." w:date="2014-05-21T10:29:00Z"/>
                    <w:rFonts w:ascii="Calibri" w:hAnsi="Calibri"/>
                    <w:color w:val="000000"/>
                    <w:szCs w:val="22"/>
                  </w:rPr>
                </w:rPrChange>
              </w:rPr>
            </w:pPr>
            <w:ins w:id="2035" w:author="Ademar Oliva Xavier Jr." w:date="2014-05-21T10:29:00Z">
              <w:r w:rsidRPr="00AC393F">
                <w:rPr>
                  <w:rFonts w:ascii="Calibri" w:hAnsi="Calibri"/>
                  <w:color w:val="000000"/>
                  <w:sz w:val="16"/>
                  <w:szCs w:val="16"/>
                  <w:rPrChange w:id="20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37" w:author="Ademar Oliva Xavier Jr." w:date="2014-05-21T10:29:00Z"/>
                <w:rFonts w:ascii="Calibri" w:hAnsi="Calibri"/>
                <w:color w:val="000000"/>
                <w:sz w:val="16"/>
                <w:szCs w:val="16"/>
                <w:rPrChange w:id="2038" w:author="Ademar Oliva Xavier Jr." w:date="2014-05-21T10:31:00Z">
                  <w:rPr>
                    <w:ins w:id="2039" w:author="Ademar Oliva Xavier Jr." w:date="2014-05-21T10:29:00Z"/>
                    <w:rFonts w:ascii="Calibri" w:hAnsi="Calibri"/>
                    <w:color w:val="000000"/>
                    <w:szCs w:val="22"/>
                  </w:rPr>
                </w:rPrChange>
              </w:rPr>
            </w:pPr>
            <w:ins w:id="2040" w:author="Ademar Oliva Xavier Jr." w:date="2014-05-21T10:29:00Z">
              <w:r w:rsidRPr="00AC393F">
                <w:rPr>
                  <w:rFonts w:ascii="Calibri" w:hAnsi="Calibri"/>
                  <w:color w:val="000000"/>
                  <w:sz w:val="16"/>
                  <w:szCs w:val="16"/>
                  <w:rPrChange w:id="20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42" w:author="Ademar Oliva Xavier Jr." w:date="2014-05-21T10:29:00Z"/>
                <w:rFonts w:ascii="Calibri" w:hAnsi="Calibri"/>
                <w:color w:val="000000"/>
                <w:sz w:val="16"/>
                <w:szCs w:val="16"/>
                <w:rPrChange w:id="2043" w:author="Ademar Oliva Xavier Jr." w:date="2014-05-21T10:31:00Z">
                  <w:rPr>
                    <w:ins w:id="2044" w:author="Ademar Oliva Xavier Jr." w:date="2014-05-21T10:29:00Z"/>
                    <w:rFonts w:ascii="Calibri" w:hAnsi="Calibri"/>
                    <w:color w:val="000000"/>
                    <w:szCs w:val="22"/>
                  </w:rPr>
                </w:rPrChange>
              </w:rPr>
            </w:pPr>
            <w:ins w:id="2045" w:author="Ademar Oliva Xavier Jr." w:date="2014-05-21T10:29:00Z">
              <w:r w:rsidRPr="00AC393F">
                <w:rPr>
                  <w:rFonts w:ascii="Calibri" w:hAnsi="Calibri"/>
                  <w:color w:val="000000"/>
                  <w:sz w:val="16"/>
                  <w:szCs w:val="16"/>
                  <w:rPrChange w:id="20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47" w:author="Ademar Oliva Xavier Jr." w:date="2014-05-21T10:29:00Z"/>
                <w:rFonts w:ascii="Calibri" w:hAnsi="Calibri"/>
                <w:color w:val="000000"/>
                <w:sz w:val="16"/>
                <w:szCs w:val="16"/>
                <w:rPrChange w:id="2048" w:author="Ademar Oliva Xavier Jr." w:date="2014-05-21T10:31:00Z">
                  <w:rPr>
                    <w:ins w:id="2049" w:author="Ademar Oliva Xavier Jr." w:date="2014-05-21T10:29:00Z"/>
                    <w:rFonts w:ascii="Calibri" w:hAnsi="Calibri"/>
                    <w:color w:val="000000"/>
                    <w:szCs w:val="22"/>
                  </w:rPr>
                </w:rPrChange>
              </w:rPr>
            </w:pPr>
            <w:ins w:id="2050" w:author="Ademar Oliva Xavier Jr." w:date="2014-05-21T10:29:00Z">
              <w:r w:rsidRPr="00AC393F">
                <w:rPr>
                  <w:rFonts w:ascii="Calibri" w:hAnsi="Calibri"/>
                  <w:color w:val="000000"/>
                  <w:sz w:val="16"/>
                  <w:szCs w:val="16"/>
                  <w:rPrChange w:id="20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52" w:author="Ademar Oliva Xavier Jr." w:date="2014-05-21T10:29:00Z"/>
                <w:rFonts w:ascii="Calibri" w:hAnsi="Calibri"/>
                <w:color w:val="000000"/>
                <w:sz w:val="16"/>
                <w:szCs w:val="16"/>
                <w:rPrChange w:id="2053" w:author="Ademar Oliva Xavier Jr." w:date="2014-05-21T10:31:00Z">
                  <w:rPr>
                    <w:ins w:id="2054" w:author="Ademar Oliva Xavier Jr." w:date="2014-05-21T10:29:00Z"/>
                    <w:rFonts w:ascii="Calibri" w:hAnsi="Calibri"/>
                    <w:color w:val="000000"/>
                    <w:szCs w:val="22"/>
                  </w:rPr>
                </w:rPrChange>
              </w:rPr>
            </w:pPr>
            <w:ins w:id="2055" w:author="Ademar Oliva Xavier Jr." w:date="2014-05-21T10:29:00Z">
              <w:r w:rsidRPr="00AC393F">
                <w:rPr>
                  <w:rFonts w:ascii="Calibri" w:hAnsi="Calibri"/>
                  <w:color w:val="000000"/>
                  <w:sz w:val="16"/>
                  <w:szCs w:val="16"/>
                  <w:rPrChange w:id="20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57" w:author="Ademar Oliva Xavier Jr." w:date="2014-05-21T10:29:00Z"/>
                <w:rFonts w:ascii="Calibri" w:hAnsi="Calibri"/>
                <w:color w:val="000000"/>
                <w:sz w:val="16"/>
                <w:szCs w:val="16"/>
                <w:rPrChange w:id="2058" w:author="Ademar Oliva Xavier Jr." w:date="2014-05-21T10:31:00Z">
                  <w:rPr>
                    <w:ins w:id="2059" w:author="Ademar Oliva Xavier Jr." w:date="2014-05-21T10:29:00Z"/>
                    <w:rFonts w:ascii="Calibri" w:hAnsi="Calibri"/>
                    <w:color w:val="000000"/>
                    <w:szCs w:val="22"/>
                  </w:rPr>
                </w:rPrChange>
              </w:rPr>
            </w:pPr>
            <w:ins w:id="2060" w:author="Ademar Oliva Xavier Jr." w:date="2014-05-21T10:29:00Z">
              <w:r w:rsidRPr="00AC393F">
                <w:rPr>
                  <w:rFonts w:ascii="Calibri" w:hAnsi="Calibri"/>
                  <w:color w:val="000000"/>
                  <w:sz w:val="16"/>
                  <w:szCs w:val="16"/>
                  <w:rPrChange w:id="20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2062" w:author="Ademar Oliva Xavier Jr." w:date="2014-05-21T10:29:00Z"/>
                <w:rFonts w:ascii="Calibri" w:hAnsi="Calibri"/>
                <w:color w:val="000000"/>
                <w:sz w:val="16"/>
                <w:szCs w:val="16"/>
                <w:rPrChange w:id="2063" w:author="Ademar Oliva Xavier Jr." w:date="2014-05-21T10:31:00Z">
                  <w:rPr>
                    <w:ins w:id="2064" w:author="Ademar Oliva Xavier Jr." w:date="2014-05-21T10:29:00Z"/>
                    <w:rFonts w:ascii="Calibri" w:hAnsi="Calibri"/>
                    <w:color w:val="000000"/>
                    <w:szCs w:val="22"/>
                  </w:rPr>
                </w:rPrChange>
              </w:rPr>
            </w:pPr>
            <w:ins w:id="2065" w:author="Ademar Oliva Xavier Jr." w:date="2014-05-21T10:29:00Z">
              <w:r w:rsidRPr="00AC393F">
                <w:rPr>
                  <w:rFonts w:ascii="Calibri" w:hAnsi="Calibri"/>
                  <w:color w:val="000000"/>
                  <w:sz w:val="16"/>
                  <w:szCs w:val="16"/>
                  <w:rPrChange w:id="20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067" w:author="Ademar Oliva Xavier Jr." w:date="2014-05-21T10:29:00Z"/>
                <w:rFonts w:ascii="Calibri" w:hAnsi="Calibri"/>
                <w:color w:val="000000"/>
                <w:sz w:val="16"/>
                <w:szCs w:val="16"/>
                <w:rPrChange w:id="2068" w:author="Ademar Oliva Xavier Jr." w:date="2014-05-21T10:31:00Z">
                  <w:rPr>
                    <w:ins w:id="2069" w:author="Ademar Oliva Xavier Jr." w:date="2014-05-21T10:29:00Z"/>
                    <w:rFonts w:ascii="Calibri" w:hAnsi="Calibri"/>
                    <w:color w:val="000000"/>
                    <w:szCs w:val="22"/>
                  </w:rPr>
                </w:rPrChange>
              </w:rPr>
            </w:pPr>
            <w:ins w:id="2070" w:author="Ademar Oliva Xavier Jr." w:date="2014-05-21T10:29:00Z">
              <w:r w:rsidRPr="00AC393F">
                <w:rPr>
                  <w:rFonts w:ascii="Calibri" w:hAnsi="Calibri"/>
                  <w:color w:val="000000"/>
                  <w:sz w:val="16"/>
                  <w:szCs w:val="16"/>
                  <w:rPrChange w:id="20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072" w:author="Ademar Oliva Xavier Jr." w:date="2014-05-21T10:29:00Z"/>
                <w:rFonts w:ascii="Calibri" w:hAnsi="Calibri"/>
                <w:color w:val="000000"/>
                <w:sz w:val="16"/>
                <w:szCs w:val="16"/>
                <w:rPrChange w:id="2073" w:author="Ademar Oliva Xavier Jr." w:date="2014-05-21T10:31:00Z">
                  <w:rPr>
                    <w:ins w:id="2074" w:author="Ademar Oliva Xavier Jr." w:date="2014-05-21T10:29:00Z"/>
                    <w:rFonts w:ascii="Calibri" w:hAnsi="Calibri"/>
                    <w:color w:val="000000"/>
                    <w:szCs w:val="22"/>
                  </w:rPr>
                </w:rPrChange>
              </w:rPr>
            </w:pPr>
            <w:ins w:id="2075" w:author="Ademar Oliva Xavier Jr." w:date="2014-05-21T10:29:00Z">
              <w:r w:rsidRPr="00AC393F">
                <w:rPr>
                  <w:rFonts w:ascii="Calibri" w:hAnsi="Calibri"/>
                  <w:color w:val="000000"/>
                  <w:sz w:val="16"/>
                  <w:szCs w:val="16"/>
                  <w:rPrChange w:id="20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077" w:author="Ademar Oliva Xavier Jr." w:date="2014-05-21T10:29:00Z"/>
                <w:rFonts w:ascii="Calibri" w:hAnsi="Calibri"/>
                <w:color w:val="000000"/>
                <w:sz w:val="16"/>
                <w:szCs w:val="16"/>
                <w:rPrChange w:id="2078" w:author="Ademar Oliva Xavier Jr." w:date="2014-05-21T10:31:00Z">
                  <w:rPr>
                    <w:ins w:id="2079" w:author="Ademar Oliva Xavier Jr." w:date="2014-05-21T10:29:00Z"/>
                    <w:rFonts w:ascii="Calibri" w:hAnsi="Calibri"/>
                    <w:color w:val="000000"/>
                    <w:szCs w:val="22"/>
                  </w:rPr>
                </w:rPrChange>
              </w:rPr>
            </w:pPr>
            <w:ins w:id="2080" w:author="Ademar Oliva Xavier Jr." w:date="2014-05-21T10:29:00Z">
              <w:r w:rsidRPr="00AC393F">
                <w:rPr>
                  <w:rFonts w:ascii="Calibri" w:hAnsi="Calibri"/>
                  <w:color w:val="000000"/>
                  <w:sz w:val="16"/>
                  <w:szCs w:val="16"/>
                  <w:rPrChange w:id="20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82" w:author="Ademar Oliva Xavier Jr." w:date="2014-05-21T10:29:00Z"/>
                <w:rFonts w:ascii="Calibri" w:hAnsi="Calibri"/>
                <w:color w:val="000000"/>
                <w:sz w:val="16"/>
                <w:szCs w:val="16"/>
                <w:rPrChange w:id="2083" w:author="Ademar Oliva Xavier Jr." w:date="2014-05-21T10:31:00Z">
                  <w:rPr>
                    <w:ins w:id="2084" w:author="Ademar Oliva Xavier Jr." w:date="2014-05-21T10:29:00Z"/>
                    <w:rFonts w:ascii="Calibri" w:hAnsi="Calibri"/>
                    <w:color w:val="000000"/>
                    <w:szCs w:val="22"/>
                  </w:rPr>
                </w:rPrChange>
              </w:rPr>
            </w:pPr>
            <w:ins w:id="2085" w:author="Ademar Oliva Xavier Jr." w:date="2014-05-21T10:29:00Z">
              <w:r w:rsidRPr="00AC393F">
                <w:rPr>
                  <w:rFonts w:ascii="Calibri" w:hAnsi="Calibri"/>
                  <w:color w:val="000000"/>
                  <w:sz w:val="16"/>
                  <w:szCs w:val="16"/>
                  <w:rPrChange w:id="20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87" w:author="Ademar Oliva Xavier Jr." w:date="2014-05-21T10:29:00Z"/>
                <w:rFonts w:ascii="Calibri" w:hAnsi="Calibri"/>
                <w:color w:val="000000"/>
                <w:sz w:val="16"/>
                <w:szCs w:val="16"/>
                <w:rPrChange w:id="2088" w:author="Ademar Oliva Xavier Jr." w:date="2014-05-21T10:31:00Z">
                  <w:rPr>
                    <w:ins w:id="2089" w:author="Ademar Oliva Xavier Jr." w:date="2014-05-21T10:29:00Z"/>
                    <w:rFonts w:ascii="Calibri" w:hAnsi="Calibri"/>
                    <w:color w:val="000000"/>
                    <w:szCs w:val="22"/>
                  </w:rPr>
                </w:rPrChange>
              </w:rPr>
            </w:pPr>
            <w:ins w:id="2090" w:author="Ademar Oliva Xavier Jr." w:date="2014-05-21T10:29:00Z">
              <w:r w:rsidRPr="00AC393F">
                <w:rPr>
                  <w:rFonts w:ascii="Calibri" w:hAnsi="Calibri"/>
                  <w:color w:val="000000"/>
                  <w:sz w:val="16"/>
                  <w:szCs w:val="16"/>
                  <w:rPrChange w:id="20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92" w:author="Ademar Oliva Xavier Jr." w:date="2014-05-21T10:29:00Z"/>
                <w:rFonts w:ascii="Calibri" w:hAnsi="Calibri"/>
                <w:color w:val="000000"/>
                <w:sz w:val="16"/>
                <w:szCs w:val="16"/>
                <w:rPrChange w:id="2093" w:author="Ademar Oliva Xavier Jr." w:date="2014-05-21T10:31:00Z">
                  <w:rPr>
                    <w:ins w:id="2094" w:author="Ademar Oliva Xavier Jr." w:date="2014-05-21T10:29:00Z"/>
                    <w:rFonts w:ascii="Calibri" w:hAnsi="Calibri"/>
                    <w:color w:val="000000"/>
                    <w:szCs w:val="22"/>
                  </w:rPr>
                </w:rPrChange>
              </w:rPr>
            </w:pPr>
            <w:ins w:id="2095" w:author="Ademar Oliva Xavier Jr." w:date="2014-05-21T10:29:00Z">
              <w:r w:rsidRPr="00AC393F">
                <w:rPr>
                  <w:rFonts w:ascii="Calibri" w:hAnsi="Calibri"/>
                  <w:color w:val="000000"/>
                  <w:sz w:val="16"/>
                  <w:szCs w:val="16"/>
                  <w:rPrChange w:id="20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097" w:author="Ademar Oliva Xavier Jr." w:date="2014-05-21T10:29:00Z"/>
                <w:rFonts w:ascii="Calibri" w:hAnsi="Calibri"/>
                <w:color w:val="000000"/>
                <w:sz w:val="16"/>
                <w:szCs w:val="16"/>
                <w:rPrChange w:id="2098" w:author="Ademar Oliva Xavier Jr." w:date="2014-05-21T10:31:00Z">
                  <w:rPr>
                    <w:ins w:id="2099" w:author="Ademar Oliva Xavier Jr." w:date="2014-05-21T10:29:00Z"/>
                    <w:rFonts w:ascii="Calibri" w:hAnsi="Calibri"/>
                    <w:color w:val="000000"/>
                    <w:szCs w:val="22"/>
                  </w:rPr>
                </w:rPrChange>
              </w:rPr>
            </w:pPr>
            <w:ins w:id="2100" w:author="Ademar Oliva Xavier Jr." w:date="2014-05-21T10:29:00Z">
              <w:r w:rsidRPr="00AC393F">
                <w:rPr>
                  <w:rFonts w:ascii="Calibri" w:hAnsi="Calibri"/>
                  <w:color w:val="000000"/>
                  <w:sz w:val="16"/>
                  <w:szCs w:val="16"/>
                  <w:rPrChange w:id="21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102" w:author="Ademar Oliva Xavier Jr." w:date="2014-05-21T10:29:00Z"/>
                <w:rFonts w:ascii="Calibri" w:hAnsi="Calibri"/>
                <w:color w:val="000000"/>
                <w:sz w:val="16"/>
                <w:szCs w:val="16"/>
                <w:rPrChange w:id="2103" w:author="Ademar Oliva Xavier Jr." w:date="2014-05-21T10:31:00Z">
                  <w:rPr>
                    <w:ins w:id="2104" w:author="Ademar Oliva Xavier Jr." w:date="2014-05-21T10:29:00Z"/>
                    <w:rFonts w:ascii="Calibri" w:hAnsi="Calibri"/>
                    <w:color w:val="000000"/>
                    <w:szCs w:val="22"/>
                  </w:rPr>
                </w:rPrChange>
              </w:rPr>
            </w:pPr>
            <w:ins w:id="2105" w:author="Ademar Oliva Xavier Jr." w:date="2014-05-21T10:29:00Z">
              <w:r w:rsidRPr="00AC393F">
                <w:rPr>
                  <w:rFonts w:ascii="Calibri" w:hAnsi="Calibri"/>
                  <w:color w:val="000000"/>
                  <w:sz w:val="16"/>
                  <w:szCs w:val="16"/>
                  <w:rPrChange w:id="2106"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07" w:author="Ademar Oliva Xavier Jr." w:date="2014-05-21T10:29:00Z"/>
                <w:rFonts w:ascii="Calibri" w:hAnsi="Calibri"/>
                <w:color w:val="000000"/>
                <w:sz w:val="16"/>
                <w:szCs w:val="16"/>
                <w:rPrChange w:id="2108" w:author="Ademar Oliva Xavier Jr." w:date="2014-05-21T10:31:00Z">
                  <w:rPr>
                    <w:ins w:id="2109" w:author="Ademar Oliva Xavier Jr." w:date="2014-05-21T10:29:00Z"/>
                    <w:rFonts w:ascii="Calibri" w:hAnsi="Calibri"/>
                    <w:color w:val="000000"/>
                    <w:szCs w:val="22"/>
                  </w:rPr>
                </w:rPrChange>
              </w:rPr>
            </w:pPr>
            <w:ins w:id="2110" w:author="Ademar Oliva Xavier Jr." w:date="2014-05-21T10:29:00Z">
              <w:r w:rsidRPr="00AC393F">
                <w:rPr>
                  <w:rFonts w:ascii="Calibri" w:hAnsi="Calibri"/>
                  <w:color w:val="000000"/>
                  <w:sz w:val="16"/>
                  <w:szCs w:val="16"/>
                  <w:rPrChange w:id="21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12" w:author="Ademar Oliva Xavier Jr." w:date="2014-05-21T10:29:00Z"/>
                <w:rFonts w:ascii="Calibri" w:hAnsi="Calibri"/>
                <w:color w:val="000000"/>
                <w:sz w:val="16"/>
                <w:szCs w:val="16"/>
                <w:rPrChange w:id="2113" w:author="Ademar Oliva Xavier Jr." w:date="2014-05-21T10:31:00Z">
                  <w:rPr>
                    <w:ins w:id="2114" w:author="Ademar Oliva Xavier Jr." w:date="2014-05-21T10:29:00Z"/>
                    <w:rFonts w:ascii="Calibri" w:hAnsi="Calibri"/>
                    <w:color w:val="000000"/>
                    <w:szCs w:val="22"/>
                  </w:rPr>
                </w:rPrChange>
              </w:rPr>
            </w:pPr>
            <w:ins w:id="2115" w:author="Ademar Oliva Xavier Jr." w:date="2014-05-21T10:29:00Z">
              <w:r w:rsidRPr="00AC393F">
                <w:rPr>
                  <w:rFonts w:ascii="Calibri" w:hAnsi="Calibri"/>
                  <w:color w:val="000000"/>
                  <w:sz w:val="16"/>
                  <w:szCs w:val="16"/>
                  <w:rPrChange w:id="21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17" w:author="Ademar Oliva Xavier Jr." w:date="2014-05-21T10:29:00Z"/>
                <w:rFonts w:ascii="Calibri" w:hAnsi="Calibri"/>
                <w:color w:val="000000"/>
                <w:sz w:val="16"/>
                <w:szCs w:val="16"/>
                <w:rPrChange w:id="2118" w:author="Ademar Oliva Xavier Jr." w:date="2014-05-21T10:31:00Z">
                  <w:rPr>
                    <w:ins w:id="2119" w:author="Ademar Oliva Xavier Jr." w:date="2014-05-21T10:29:00Z"/>
                    <w:rFonts w:ascii="Calibri" w:hAnsi="Calibri"/>
                    <w:color w:val="000000"/>
                    <w:szCs w:val="22"/>
                  </w:rPr>
                </w:rPrChange>
              </w:rPr>
            </w:pPr>
            <w:ins w:id="2120" w:author="Ademar Oliva Xavier Jr." w:date="2014-05-21T10:29:00Z">
              <w:r w:rsidRPr="00AC393F">
                <w:rPr>
                  <w:rFonts w:ascii="Calibri" w:hAnsi="Calibri"/>
                  <w:color w:val="000000"/>
                  <w:sz w:val="16"/>
                  <w:szCs w:val="16"/>
                  <w:rPrChange w:id="21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22" w:author="Ademar Oliva Xavier Jr." w:date="2014-05-21T10:29:00Z"/>
                <w:rFonts w:ascii="Calibri" w:hAnsi="Calibri"/>
                <w:color w:val="000000"/>
                <w:sz w:val="16"/>
                <w:szCs w:val="16"/>
                <w:rPrChange w:id="2123" w:author="Ademar Oliva Xavier Jr." w:date="2014-05-21T10:31:00Z">
                  <w:rPr>
                    <w:ins w:id="2124" w:author="Ademar Oliva Xavier Jr." w:date="2014-05-21T10:29:00Z"/>
                    <w:rFonts w:ascii="Calibri" w:hAnsi="Calibri"/>
                    <w:color w:val="000000"/>
                    <w:szCs w:val="22"/>
                  </w:rPr>
                </w:rPrChange>
              </w:rPr>
            </w:pPr>
            <w:ins w:id="2125" w:author="Ademar Oliva Xavier Jr." w:date="2014-05-21T10:29:00Z">
              <w:r w:rsidRPr="00AC393F">
                <w:rPr>
                  <w:rFonts w:ascii="Calibri" w:hAnsi="Calibri"/>
                  <w:color w:val="000000"/>
                  <w:sz w:val="16"/>
                  <w:szCs w:val="16"/>
                  <w:rPrChange w:id="21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27" w:author="Ademar Oliva Xavier Jr." w:date="2014-05-21T10:29:00Z"/>
                <w:rFonts w:ascii="Calibri" w:hAnsi="Calibri"/>
                <w:color w:val="000000"/>
                <w:sz w:val="16"/>
                <w:szCs w:val="16"/>
                <w:rPrChange w:id="2128" w:author="Ademar Oliva Xavier Jr." w:date="2014-05-21T10:31:00Z">
                  <w:rPr>
                    <w:ins w:id="2129" w:author="Ademar Oliva Xavier Jr." w:date="2014-05-21T10:29:00Z"/>
                    <w:rFonts w:ascii="Calibri" w:hAnsi="Calibri"/>
                    <w:color w:val="000000"/>
                    <w:szCs w:val="22"/>
                  </w:rPr>
                </w:rPrChange>
              </w:rPr>
            </w:pPr>
            <w:ins w:id="2130" w:author="Ademar Oliva Xavier Jr." w:date="2014-05-21T10:29:00Z">
              <w:r w:rsidRPr="00AC393F">
                <w:rPr>
                  <w:rFonts w:ascii="Calibri" w:hAnsi="Calibri"/>
                  <w:color w:val="000000"/>
                  <w:sz w:val="16"/>
                  <w:szCs w:val="16"/>
                  <w:rPrChange w:id="21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132" w:author="Ademar Oliva Xavier Jr." w:date="2014-05-21T10:29:00Z"/>
                <w:rFonts w:ascii="Calibri" w:hAnsi="Calibri"/>
                <w:color w:val="000000"/>
                <w:sz w:val="16"/>
                <w:szCs w:val="16"/>
                <w:rPrChange w:id="2133" w:author="Ademar Oliva Xavier Jr." w:date="2014-05-21T10:31:00Z">
                  <w:rPr>
                    <w:ins w:id="2134" w:author="Ademar Oliva Xavier Jr." w:date="2014-05-21T10:29:00Z"/>
                    <w:rFonts w:ascii="Calibri" w:hAnsi="Calibri"/>
                    <w:color w:val="000000"/>
                    <w:szCs w:val="22"/>
                  </w:rPr>
                </w:rPrChange>
              </w:rPr>
            </w:pPr>
            <w:ins w:id="2135" w:author="Ademar Oliva Xavier Jr." w:date="2014-05-21T10:29:00Z">
              <w:r w:rsidRPr="00AC393F">
                <w:rPr>
                  <w:rFonts w:ascii="Calibri" w:hAnsi="Calibri"/>
                  <w:color w:val="000000"/>
                  <w:sz w:val="16"/>
                  <w:szCs w:val="16"/>
                  <w:rPrChange w:id="2136" w:author="Ademar Oliva Xavier Jr." w:date="2014-05-21T10:31:00Z">
                    <w:rPr>
                      <w:rFonts w:ascii="Calibri" w:hAnsi="Calibri"/>
                      <w:color w:val="000000"/>
                      <w:szCs w:val="22"/>
                    </w:rPr>
                  </w:rPrChange>
                </w:rPr>
                <w:t> </w:t>
              </w:r>
            </w:ins>
          </w:p>
        </w:tc>
      </w:tr>
      <w:tr w:rsidR="00AC393F" w:rsidRPr="00AC393F" w:rsidTr="00AC393F">
        <w:trPr>
          <w:trHeight w:val="300"/>
          <w:ins w:id="2137"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138" w:author="Ademar Oliva Xavier Jr." w:date="2014-05-21T10:29:00Z"/>
                <w:rFonts w:ascii="Arial" w:hAnsi="Arial" w:cs="Arial"/>
                <w:color w:val="000000"/>
                <w:sz w:val="16"/>
                <w:szCs w:val="16"/>
                <w:rPrChange w:id="2139" w:author="Ademar Oliva Xavier Jr." w:date="2014-05-21T10:31:00Z">
                  <w:rPr>
                    <w:ins w:id="2140" w:author="Ademar Oliva Xavier Jr." w:date="2014-05-21T10:29:00Z"/>
                    <w:rFonts w:ascii="Arial" w:hAnsi="Arial" w:cs="Arial"/>
                    <w:color w:val="000000"/>
                    <w:sz w:val="20"/>
                    <w:szCs w:val="20"/>
                  </w:rPr>
                </w:rPrChange>
              </w:rPr>
            </w:pPr>
            <w:ins w:id="2141" w:author="Ademar Oliva Xavier Jr." w:date="2014-05-21T10:29:00Z">
              <w:r w:rsidRPr="00AC393F">
                <w:rPr>
                  <w:rFonts w:ascii="Arial" w:hAnsi="Arial" w:cs="Arial"/>
                  <w:color w:val="000000"/>
                  <w:sz w:val="16"/>
                  <w:szCs w:val="16"/>
                  <w:rPrChange w:id="2142" w:author="Ademar Oliva Xavier Jr." w:date="2014-05-21T10:31:00Z">
                    <w:rPr>
                      <w:rFonts w:ascii="Arial" w:hAnsi="Arial" w:cs="Arial"/>
                      <w:color w:val="000000"/>
                      <w:sz w:val="20"/>
                      <w:szCs w:val="20"/>
                    </w:rPr>
                  </w:rPrChange>
                </w:rPr>
                <w:t>Cadastro de consumidores de água</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43" w:author="Ademar Oliva Xavier Jr." w:date="2014-05-21T10:29:00Z"/>
                <w:rFonts w:ascii="Calibri" w:hAnsi="Calibri"/>
                <w:color w:val="000000"/>
                <w:sz w:val="16"/>
                <w:szCs w:val="16"/>
                <w:rPrChange w:id="2144" w:author="Ademar Oliva Xavier Jr." w:date="2014-05-21T10:31:00Z">
                  <w:rPr>
                    <w:ins w:id="2145" w:author="Ademar Oliva Xavier Jr." w:date="2014-05-21T10:29:00Z"/>
                    <w:rFonts w:ascii="Calibri" w:hAnsi="Calibri"/>
                    <w:color w:val="000000"/>
                    <w:szCs w:val="22"/>
                  </w:rPr>
                </w:rPrChange>
              </w:rPr>
            </w:pPr>
            <w:ins w:id="2146" w:author="Ademar Oliva Xavier Jr." w:date="2014-05-21T10:29:00Z">
              <w:r w:rsidRPr="00AC393F">
                <w:rPr>
                  <w:rFonts w:ascii="Calibri" w:hAnsi="Calibri"/>
                  <w:color w:val="000000"/>
                  <w:sz w:val="16"/>
                  <w:szCs w:val="16"/>
                  <w:rPrChange w:id="21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48" w:author="Ademar Oliva Xavier Jr." w:date="2014-05-21T10:29:00Z"/>
                <w:rFonts w:ascii="Calibri" w:hAnsi="Calibri"/>
                <w:color w:val="000000"/>
                <w:sz w:val="16"/>
                <w:szCs w:val="16"/>
                <w:rPrChange w:id="2149" w:author="Ademar Oliva Xavier Jr." w:date="2014-05-21T10:31:00Z">
                  <w:rPr>
                    <w:ins w:id="2150" w:author="Ademar Oliva Xavier Jr." w:date="2014-05-21T10:29:00Z"/>
                    <w:rFonts w:ascii="Calibri" w:hAnsi="Calibri"/>
                    <w:color w:val="000000"/>
                    <w:szCs w:val="22"/>
                  </w:rPr>
                </w:rPrChange>
              </w:rPr>
            </w:pPr>
            <w:ins w:id="2151" w:author="Ademar Oliva Xavier Jr." w:date="2014-05-21T10:29:00Z">
              <w:r w:rsidRPr="00AC393F">
                <w:rPr>
                  <w:rFonts w:ascii="Calibri" w:hAnsi="Calibri"/>
                  <w:color w:val="000000"/>
                  <w:sz w:val="16"/>
                  <w:szCs w:val="16"/>
                  <w:rPrChange w:id="21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53" w:author="Ademar Oliva Xavier Jr." w:date="2014-05-21T10:29:00Z"/>
                <w:rFonts w:ascii="Calibri" w:hAnsi="Calibri"/>
                <w:color w:val="000000"/>
                <w:sz w:val="16"/>
                <w:szCs w:val="16"/>
                <w:rPrChange w:id="2154" w:author="Ademar Oliva Xavier Jr." w:date="2014-05-21T10:31:00Z">
                  <w:rPr>
                    <w:ins w:id="2155" w:author="Ademar Oliva Xavier Jr." w:date="2014-05-21T10:29:00Z"/>
                    <w:rFonts w:ascii="Calibri" w:hAnsi="Calibri"/>
                    <w:color w:val="000000"/>
                    <w:szCs w:val="22"/>
                  </w:rPr>
                </w:rPrChange>
              </w:rPr>
            </w:pPr>
            <w:ins w:id="2156" w:author="Ademar Oliva Xavier Jr." w:date="2014-05-21T10:29:00Z">
              <w:r w:rsidRPr="00AC393F">
                <w:rPr>
                  <w:rFonts w:ascii="Calibri" w:hAnsi="Calibri"/>
                  <w:color w:val="000000"/>
                  <w:sz w:val="16"/>
                  <w:szCs w:val="16"/>
                  <w:rPrChange w:id="21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58" w:author="Ademar Oliva Xavier Jr." w:date="2014-05-21T10:29:00Z"/>
                <w:rFonts w:ascii="Calibri" w:hAnsi="Calibri"/>
                <w:color w:val="000000"/>
                <w:sz w:val="16"/>
                <w:szCs w:val="16"/>
                <w:rPrChange w:id="2159" w:author="Ademar Oliva Xavier Jr." w:date="2014-05-21T10:31:00Z">
                  <w:rPr>
                    <w:ins w:id="2160" w:author="Ademar Oliva Xavier Jr." w:date="2014-05-21T10:29:00Z"/>
                    <w:rFonts w:ascii="Calibri" w:hAnsi="Calibri"/>
                    <w:color w:val="000000"/>
                    <w:szCs w:val="22"/>
                  </w:rPr>
                </w:rPrChange>
              </w:rPr>
            </w:pPr>
            <w:ins w:id="2161" w:author="Ademar Oliva Xavier Jr." w:date="2014-05-21T10:29:00Z">
              <w:r w:rsidRPr="00AC393F">
                <w:rPr>
                  <w:rFonts w:ascii="Calibri" w:hAnsi="Calibri"/>
                  <w:color w:val="000000"/>
                  <w:sz w:val="16"/>
                  <w:szCs w:val="16"/>
                  <w:rPrChange w:id="21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63" w:author="Ademar Oliva Xavier Jr." w:date="2014-05-21T10:29:00Z"/>
                <w:rFonts w:ascii="Calibri" w:hAnsi="Calibri"/>
                <w:color w:val="000000"/>
                <w:sz w:val="16"/>
                <w:szCs w:val="16"/>
                <w:rPrChange w:id="2164" w:author="Ademar Oliva Xavier Jr." w:date="2014-05-21T10:31:00Z">
                  <w:rPr>
                    <w:ins w:id="2165" w:author="Ademar Oliva Xavier Jr." w:date="2014-05-21T10:29:00Z"/>
                    <w:rFonts w:ascii="Calibri" w:hAnsi="Calibri"/>
                    <w:color w:val="000000"/>
                    <w:szCs w:val="22"/>
                  </w:rPr>
                </w:rPrChange>
              </w:rPr>
            </w:pPr>
            <w:ins w:id="2166" w:author="Ademar Oliva Xavier Jr." w:date="2014-05-21T10:29:00Z">
              <w:r w:rsidRPr="00AC393F">
                <w:rPr>
                  <w:rFonts w:ascii="Calibri" w:hAnsi="Calibri"/>
                  <w:color w:val="000000"/>
                  <w:sz w:val="16"/>
                  <w:szCs w:val="16"/>
                  <w:rPrChange w:id="21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68" w:author="Ademar Oliva Xavier Jr." w:date="2014-05-21T10:29:00Z"/>
                <w:rFonts w:ascii="Calibri" w:hAnsi="Calibri"/>
                <w:color w:val="000000"/>
                <w:sz w:val="16"/>
                <w:szCs w:val="16"/>
                <w:rPrChange w:id="2169" w:author="Ademar Oliva Xavier Jr." w:date="2014-05-21T10:31:00Z">
                  <w:rPr>
                    <w:ins w:id="2170" w:author="Ademar Oliva Xavier Jr." w:date="2014-05-21T10:29:00Z"/>
                    <w:rFonts w:ascii="Calibri" w:hAnsi="Calibri"/>
                    <w:color w:val="000000"/>
                    <w:szCs w:val="22"/>
                  </w:rPr>
                </w:rPrChange>
              </w:rPr>
            </w:pPr>
            <w:ins w:id="2171" w:author="Ademar Oliva Xavier Jr." w:date="2014-05-21T10:29:00Z">
              <w:r w:rsidRPr="00AC393F">
                <w:rPr>
                  <w:rFonts w:ascii="Calibri" w:hAnsi="Calibri"/>
                  <w:color w:val="000000"/>
                  <w:sz w:val="16"/>
                  <w:szCs w:val="16"/>
                  <w:rPrChange w:id="21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73" w:author="Ademar Oliva Xavier Jr." w:date="2014-05-21T10:29:00Z"/>
                <w:rFonts w:ascii="Calibri" w:hAnsi="Calibri"/>
                <w:color w:val="000000"/>
                <w:sz w:val="16"/>
                <w:szCs w:val="16"/>
                <w:rPrChange w:id="2174" w:author="Ademar Oliva Xavier Jr." w:date="2014-05-21T10:31:00Z">
                  <w:rPr>
                    <w:ins w:id="2175" w:author="Ademar Oliva Xavier Jr." w:date="2014-05-21T10:29:00Z"/>
                    <w:rFonts w:ascii="Calibri" w:hAnsi="Calibri"/>
                    <w:color w:val="000000"/>
                    <w:szCs w:val="22"/>
                  </w:rPr>
                </w:rPrChange>
              </w:rPr>
            </w:pPr>
            <w:ins w:id="2176" w:author="Ademar Oliva Xavier Jr." w:date="2014-05-21T10:29:00Z">
              <w:r w:rsidRPr="00AC393F">
                <w:rPr>
                  <w:rFonts w:ascii="Calibri" w:hAnsi="Calibri"/>
                  <w:color w:val="000000"/>
                  <w:sz w:val="16"/>
                  <w:szCs w:val="16"/>
                  <w:rPrChange w:id="21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78" w:author="Ademar Oliva Xavier Jr." w:date="2014-05-21T10:29:00Z"/>
                <w:rFonts w:ascii="Calibri" w:hAnsi="Calibri"/>
                <w:color w:val="000000"/>
                <w:sz w:val="16"/>
                <w:szCs w:val="16"/>
                <w:rPrChange w:id="2179" w:author="Ademar Oliva Xavier Jr." w:date="2014-05-21T10:31:00Z">
                  <w:rPr>
                    <w:ins w:id="2180" w:author="Ademar Oliva Xavier Jr." w:date="2014-05-21T10:29:00Z"/>
                    <w:rFonts w:ascii="Calibri" w:hAnsi="Calibri"/>
                    <w:color w:val="000000"/>
                    <w:szCs w:val="22"/>
                  </w:rPr>
                </w:rPrChange>
              </w:rPr>
            </w:pPr>
            <w:ins w:id="2181" w:author="Ademar Oliva Xavier Jr." w:date="2014-05-21T10:29:00Z">
              <w:r w:rsidRPr="00AC393F">
                <w:rPr>
                  <w:rFonts w:ascii="Calibri" w:hAnsi="Calibri"/>
                  <w:color w:val="000000"/>
                  <w:sz w:val="16"/>
                  <w:szCs w:val="16"/>
                  <w:rPrChange w:id="21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183" w:author="Ademar Oliva Xavier Jr." w:date="2014-05-21T10:29:00Z"/>
                <w:rFonts w:ascii="Calibri" w:hAnsi="Calibri"/>
                <w:color w:val="000000"/>
                <w:sz w:val="16"/>
                <w:szCs w:val="16"/>
                <w:rPrChange w:id="2184" w:author="Ademar Oliva Xavier Jr." w:date="2014-05-21T10:31:00Z">
                  <w:rPr>
                    <w:ins w:id="2185" w:author="Ademar Oliva Xavier Jr." w:date="2014-05-21T10:29:00Z"/>
                    <w:rFonts w:ascii="Calibri" w:hAnsi="Calibri"/>
                    <w:color w:val="000000"/>
                    <w:szCs w:val="22"/>
                  </w:rPr>
                </w:rPrChange>
              </w:rPr>
            </w:pPr>
            <w:ins w:id="2186" w:author="Ademar Oliva Xavier Jr." w:date="2014-05-21T10:29:00Z">
              <w:r w:rsidRPr="00AC393F">
                <w:rPr>
                  <w:rFonts w:ascii="Calibri" w:hAnsi="Calibri"/>
                  <w:color w:val="000000"/>
                  <w:sz w:val="16"/>
                  <w:szCs w:val="16"/>
                  <w:rPrChange w:id="21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188" w:author="Ademar Oliva Xavier Jr." w:date="2014-05-21T10:29:00Z"/>
                <w:rFonts w:ascii="Calibri" w:hAnsi="Calibri"/>
                <w:color w:val="000000"/>
                <w:sz w:val="16"/>
                <w:szCs w:val="16"/>
                <w:rPrChange w:id="2189" w:author="Ademar Oliva Xavier Jr." w:date="2014-05-21T10:31:00Z">
                  <w:rPr>
                    <w:ins w:id="2190" w:author="Ademar Oliva Xavier Jr." w:date="2014-05-21T10:29:00Z"/>
                    <w:rFonts w:ascii="Calibri" w:hAnsi="Calibri"/>
                    <w:color w:val="000000"/>
                    <w:szCs w:val="22"/>
                  </w:rPr>
                </w:rPrChange>
              </w:rPr>
            </w:pPr>
            <w:ins w:id="2191" w:author="Ademar Oliva Xavier Jr." w:date="2014-05-21T10:29:00Z">
              <w:r w:rsidRPr="00AC393F">
                <w:rPr>
                  <w:rFonts w:ascii="Calibri" w:hAnsi="Calibri"/>
                  <w:color w:val="000000"/>
                  <w:sz w:val="16"/>
                  <w:szCs w:val="16"/>
                  <w:rPrChange w:id="21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193" w:author="Ademar Oliva Xavier Jr." w:date="2014-05-21T10:29:00Z"/>
                <w:rFonts w:ascii="Calibri" w:hAnsi="Calibri"/>
                <w:color w:val="000000"/>
                <w:sz w:val="16"/>
                <w:szCs w:val="16"/>
                <w:rPrChange w:id="2194" w:author="Ademar Oliva Xavier Jr." w:date="2014-05-21T10:31:00Z">
                  <w:rPr>
                    <w:ins w:id="2195" w:author="Ademar Oliva Xavier Jr." w:date="2014-05-21T10:29:00Z"/>
                    <w:rFonts w:ascii="Calibri" w:hAnsi="Calibri"/>
                    <w:color w:val="000000"/>
                    <w:szCs w:val="22"/>
                  </w:rPr>
                </w:rPrChange>
              </w:rPr>
            </w:pPr>
            <w:ins w:id="2196" w:author="Ademar Oliva Xavier Jr." w:date="2014-05-21T10:29:00Z">
              <w:r w:rsidRPr="00AC393F">
                <w:rPr>
                  <w:rFonts w:ascii="Calibri" w:hAnsi="Calibri"/>
                  <w:color w:val="000000"/>
                  <w:sz w:val="16"/>
                  <w:szCs w:val="16"/>
                  <w:rPrChange w:id="21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198" w:author="Ademar Oliva Xavier Jr." w:date="2014-05-21T10:29:00Z"/>
                <w:rFonts w:ascii="Calibri" w:hAnsi="Calibri"/>
                <w:color w:val="000000"/>
                <w:sz w:val="16"/>
                <w:szCs w:val="16"/>
                <w:rPrChange w:id="2199" w:author="Ademar Oliva Xavier Jr." w:date="2014-05-21T10:31:00Z">
                  <w:rPr>
                    <w:ins w:id="2200" w:author="Ademar Oliva Xavier Jr." w:date="2014-05-21T10:29:00Z"/>
                    <w:rFonts w:ascii="Calibri" w:hAnsi="Calibri"/>
                    <w:color w:val="000000"/>
                    <w:szCs w:val="22"/>
                  </w:rPr>
                </w:rPrChange>
              </w:rPr>
            </w:pPr>
            <w:ins w:id="2201" w:author="Ademar Oliva Xavier Jr." w:date="2014-05-21T10:29:00Z">
              <w:r w:rsidRPr="00AC393F">
                <w:rPr>
                  <w:rFonts w:ascii="Calibri" w:hAnsi="Calibri"/>
                  <w:color w:val="000000"/>
                  <w:sz w:val="16"/>
                  <w:szCs w:val="16"/>
                  <w:rPrChange w:id="22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203" w:author="Ademar Oliva Xavier Jr." w:date="2014-05-21T10:29:00Z"/>
                <w:rFonts w:ascii="Calibri" w:hAnsi="Calibri"/>
                <w:color w:val="000000"/>
                <w:sz w:val="16"/>
                <w:szCs w:val="16"/>
                <w:rPrChange w:id="2204" w:author="Ademar Oliva Xavier Jr." w:date="2014-05-21T10:31:00Z">
                  <w:rPr>
                    <w:ins w:id="2205" w:author="Ademar Oliva Xavier Jr." w:date="2014-05-21T10:29:00Z"/>
                    <w:rFonts w:ascii="Calibri" w:hAnsi="Calibri"/>
                    <w:color w:val="000000"/>
                    <w:szCs w:val="22"/>
                  </w:rPr>
                </w:rPrChange>
              </w:rPr>
            </w:pPr>
            <w:ins w:id="2206" w:author="Ademar Oliva Xavier Jr." w:date="2014-05-21T10:29:00Z">
              <w:r w:rsidRPr="00AC393F">
                <w:rPr>
                  <w:rFonts w:ascii="Calibri" w:hAnsi="Calibri"/>
                  <w:color w:val="000000"/>
                  <w:sz w:val="16"/>
                  <w:szCs w:val="16"/>
                  <w:rPrChange w:id="22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208" w:author="Ademar Oliva Xavier Jr." w:date="2014-05-21T10:29:00Z"/>
                <w:rFonts w:ascii="Calibri" w:hAnsi="Calibri"/>
                <w:color w:val="000000"/>
                <w:sz w:val="16"/>
                <w:szCs w:val="16"/>
                <w:rPrChange w:id="2209" w:author="Ademar Oliva Xavier Jr." w:date="2014-05-21T10:31:00Z">
                  <w:rPr>
                    <w:ins w:id="2210" w:author="Ademar Oliva Xavier Jr." w:date="2014-05-21T10:29:00Z"/>
                    <w:rFonts w:ascii="Calibri" w:hAnsi="Calibri"/>
                    <w:color w:val="000000"/>
                    <w:szCs w:val="22"/>
                  </w:rPr>
                </w:rPrChange>
              </w:rPr>
            </w:pPr>
            <w:ins w:id="2211" w:author="Ademar Oliva Xavier Jr." w:date="2014-05-21T10:29:00Z">
              <w:r w:rsidRPr="00AC393F">
                <w:rPr>
                  <w:rFonts w:ascii="Calibri" w:hAnsi="Calibri"/>
                  <w:color w:val="000000"/>
                  <w:sz w:val="16"/>
                  <w:szCs w:val="16"/>
                  <w:rPrChange w:id="22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213" w:author="Ademar Oliva Xavier Jr." w:date="2014-05-21T10:29:00Z"/>
                <w:rFonts w:ascii="Calibri" w:hAnsi="Calibri"/>
                <w:color w:val="000000"/>
                <w:sz w:val="16"/>
                <w:szCs w:val="16"/>
                <w:rPrChange w:id="2214" w:author="Ademar Oliva Xavier Jr." w:date="2014-05-21T10:31:00Z">
                  <w:rPr>
                    <w:ins w:id="2215" w:author="Ademar Oliva Xavier Jr." w:date="2014-05-21T10:29:00Z"/>
                    <w:rFonts w:ascii="Calibri" w:hAnsi="Calibri"/>
                    <w:color w:val="000000"/>
                    <w:szCs w:val="22"/>
                  </w:rPr>
                </w:rPrChange>
              </w:rPr>
            </w:pPr>
            <w:ins w:id="2216" w:author="Ademar Oliva Xavier Jr." w:date="2014-05-21T10:29:00Z">
              <w:r w:rsidRPr="00AC393F">
                <w:rPr>
                  <w:rFonts w:ascii="Calibri" w:hAnsi="Calibri"/>
                  <w:color w:val="000000"/>
                  <w:sz w:val="16"/>
                  <w:szCs w:val="16"/>
                  <w:rPrChange w:id="22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18" w:author="Ademar Oliva Xavier Jr." w:date="2014-05-21T10:29:00Z"/>
                <w:rFonts w:ascii="Calibri" w:hAnsi="Calibri"/>
                <w:color w:val="000000"/>
                <w:sz w:val="16"/>
                <w:szCs w:val="16"/>
                <w:rPrChange w:id="2219" w:author="Ademar Oliva Xavier Jr." w:date="2014-05-21T10:31:00Z">
                  <w:rPr>
                    <w:ins w:id="2220" w:author="Ademar Oliva Xavier Jr." w:date="2014-05-21T10:29:00Z"/>
                    <w:rFonts w:ascii="Calibri" w:hAnsi="Calibri"/>
                    <w:color w:val="000000"/>
                    <w:szCs w:val="22"/>
                  </w:rPr>
                </w:rPrChange>
              </w:rPr>
            </w:pPr>
            <w:ins w:id="2221" w:author="Ademar Oliva Xavier Jr." w:date="2014-05-21T10:29:00Z">
              <w:r w:rsidRPr="00AC393F">
                <w:rPr>
                  <w:rFonts w:ascii="Calibri" w:hAnsi="Calibri"/>
                  <w:color w:val="000000"/>
                  <w:sz w:val="16"/>
                  <w:szCs w:val="16"/>
                  <w:rPrChange w:id="22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23" w:author="Ademar Oliva Xavier Jr." w:date="2014-05-21T10:29:00Z"/>
                <w:rFonts w:ascii="Calibri" w:hAnsi="Calibri"/>
                <w:color w:val="000000"/>
                <w:sz w:val="16"/>
                <w:szCs w:val="16"/>
                <w:rPrChange w:id="2224" w:author="Ademar Oliva Xavier Jr." w:date="2014-05-21T10:31:00Z">
                  <w:rPr>
                    <w:ins w:id="2225" w:author="Ademar Oliva Xavier Jr." w:date="2014-05-21T10:29:00Z"/>
                    <w:rFonts w:ascii="Calibri" w:hAnsi="Calibri"/>
                    <w:color w:val="000000"/>
                    <w:szCs w:val="22"/>
                  </w:rPr>
                </w:rPrChange>
              </w:rPr>
            </w:pPr>
            <w:ins w:id="2226" w:author="Ademar Oliva Xavier Jr." w:date="2014-05-21T10:29:00Z">
              <w:r w:rsidRPr="00AC393F">
                <w:rPr>
                  <w:rFonts w:ascii="Calibri" w:hAnsi="Calibri"/>
                  <w:color w:val="000000"/>
                  <w:sz w:val="16"/>
                  <w:szCs w:val="16"/>
                  <w:rPrChange w:id="22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228" w:author="Ademar Oliva Xavier Jr." w:date="2014-05-21T10:29:00Z"/>
                <w:rFonts w:ascii="Calibri" w:hAnsi="Calibri"/>
                <w:color w:val="000000"/>
                <w:sz w:val="16"/>
                <w:szCs w:val="16"/>
                <w:rPrChange w:id="2229" w:author="Ademar Oliva Xavier Jr." w:date="2014-05-21T10:31:00Z">
                  <w:rPr>
                    <w:ins w:id="2230" w:author="Ademar Oliva Xavier Jr." w:date="2014-05-21T10:29:00Z"/>
                    <w:rFonts w:ascii="Calibri" w:hAnsi="Calibri"/>
                    <w:color w:val="000000"/>
                    <w:szCs w:val="22"/>
                  </w:rPr>
                </w:rPrChange>
              </w:rPr>
            </w:pPr>
            <w:ins w:id="2231" w:author="Ademar Oliva Xavier Jr." w:date="2014-05-21T10:29:00Z">
              <w:r w:rsidRPr="00AC393F">
                <w:rPr>
                  <w:rFonts w:ascii="Calibri" w:hAnsi="Calibri"/>
                  <w:color w:val="000000"/>
                  <w:sz w:val="16"/>
                  <w:szCs w:val="16"/>
                  <w:rPrChange w:id="2232"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33" w:author="Ademar Oliva Xavier Jr." w:date="2014-05-21T10:29:00Z"/>
                <w:rFonts w:ascii="Calibri" w:hAnsi="Calibri"/>
                <w:color w:val="000000"/>
                <w:sz w:val="16"/>
                <w:szCs w:val="16"/>
                <w:rPrChange w:id="2234" w:author="Ademar Oliva Xavier Jr." w:date="2014-05-21T10:31:00Z">
                  <w:rPr>
                    <w:ins w:id="2235" w:author="Ademar Oliva Xavier Jr." w:date="2014-05-21T10:29:00Z"/>
                    <w:rFonts w:ascii="Calibri" w:hAnsi="Calibri"/>
                    <w:color w:val="000000"/>
                    <w:szCs w:val="22"/>
                  </w:rPr>
                </w:rPrChange>
              </w:rPr>
            </w:pPr>
            <w:ins w:id="2236" w:author="Ademar Oliva Xavier Jr." w:date="2014-05-21T10:29:00Z">
              <w:r w:rsidRPr="00AC393F">
                <w:rPr>
                  <w:rFonts w:ascii="Calibri" w:hAnsi="Calibri"/>
                  <w:color w:val="000000"/>
                  <w:sz w:val="16"/>
                  <w:szCs w:val="16"/>
                  <w:rPrChange w:id="22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38" w:author="Ademar Oliva Xavier Jr." w:date="2014-05-21T10:29:00Z"/>
                <w:rFonts w:ascii="Calibri" w:hAnsi="Calibri"/>
                <w:color w:val="000000"/>
                <w:sz w:val="16"/>
                <w:szCs w:val="16"/>
                <w:rPrChange w:id="2239" w:author="Ademar Oliva Xavier Jr." w:date="2014-05-21T10:31:00Z">
                  <w:rPr>
                    <w:ins w:id="2240" w:author="Ademar Oliva Xavier Jr." w:date="2014-05-21T10:29:00Z"/>
                    <w:rFonts w:ascii="Calibri" w:hAnsi="Calibri"/>
                    <w:color w:val="000000"/>
                    <w:szCs w:val="22"/>
                  </w:rPr>
                </w:rPrChange>
              </w:rPr>
            </w:pPr>
            <w:ins w:id="2241" w:author="Ademar Oliva Xavier Jr." w:date="2014-05-21T10:29:00Z">
              <w:r w:rsidRPr="00AC393F">
                <w:rPr>
                  <w:rFonts w:ascii="Calibri" w:hAnsi="Calibri"/>
                  <w:color w:val="000000"/>
                  <w:sz w:val="16"/>
                  <w:szCs w:val="16"/>
                  <w:rPrChange w:id="22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43" w:author="Ademar Oliva Xavier Jr." w:date="2014-05-21T10:29:00Z"/>
                <w:rFonts w:ascii="Calibri" w:hAnsi="Calibri"/>
                <w:color w:val="000000"/>
                <w:sz w:val="16"/>
                <w:szCs w:val="16"/>
                <w:rPrChange w:id="2244" w:author="Ademar Oliva Xavier Jr." w:date="2014-05-21T10:31:00Z">
                  <w:rPr>
                    <w:ins w:id="2245" w:author="Ademar Oliva Xavier Jr." w:date="2014-05-21T10:29:00Z"/>
                    <w:rFonts w:ascii="Calibri" w:hAnsi="Calibri"/>
                    <w:color w:val="000000"/>
                    <w:szCs w:val="22"/>
                  </w:rPr>
                </w:rPrChange>
              </w:rPr>
            </w:pPr>
            <w:ins w:id="2246" w:author="Ademar Oliva Xavier Jr." w:date="2014-05-21T10:29:00Z">
              <w:r w:rsidRPr="00AC393F">
                <w:rPr>
                  <w:rFonts w:ascii="Calibri" w:hAnsi="Calibri"/>
                  <w:color w:val="000000"/>
                  <w:sz w:val="16"/>
                  <w:szCs w:val="16"/>
                  <w:rPrChange w:id="22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48" w:author="Ademar Oliva Xavier Jr." w:date="2014-05-21T10:29:00Z"/>
                <w:rFonts w:ascii="Calibri" w:hAnsi="Calibri"/>
                <w:color w:val="000000"/>
                <w:sz w:val="16"/>
                <w:szCs w:val="16"/>
                <w:rPrChange w:id="2249" w:author="Ademar Oliva Xavier Jr." w:date="2014-05-21T10:31:00Z">
                  <w:rPr>
                    <w:ins w:id="2250" w:author="Ademar Oliva Xavier Jr." w:date="2014-05-21T10:29:00Z"/>
                    <w:rFonts w:ascii="Calibri" w:hAnsi="Calibri"/>
                    <w:color w:val="000000"/>
                    <w:szCs w:val="22"/>
                  </w:rPr>
                </w:rPrChange>
              </w:rPr>
            </w:pPr>
            <w:ins w:id="2251" w:author="Ademar Oliva Xavier Jr." w:date="2014-05-21T10:29:00Z">
              <w:r w:rsidRPr="00AC393F">
                <w:rPr>
                  <w:rFonts w:ascii="Calibri" w:hAnsi="Calibri"/>
                  <w:color w:val="000000"/>
                  <w:sz w:val="16"/>
                  <w:szCs w:val="16"/>
                  <w:rPrChange w:id="22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53" w:author="Ademar Oliva Xavier Jr." w:date="2014-05-21T10:29:00Z"/>
                <w:rFonts w:ascii="Calibri" w:hAnsi="Calibri"/>
                <w:color w:val="000000"/>
                <w:sz w:val="16"/>
                <w:szCs w:val="16"/>
                <w:rPrChange w:id="2254" w:author="Ademar Oliva Xavier Jr." w:date="2014-05-21T10:31:00Z">
                  <w:rPr>
                    <w:ins w:id="2255" w:author="Ademar Oliva Xavier Jr." w:date="2014-05-21T10:29:00Z"/>
                    <w:rFonts w:ascii="Calibri" w:hAnsi="Calibri"/>
                    <w:color w:val="000000"/>
                    <w:szCs w:val="22"/>
                  </w:rPr>
                </w:rPrChange>
              </w:rPr>
            </w:pPr>
            <w:ins w:id="2256" w:author="Ademar Oliva Xavier Jr." w:date="2014-05-21T10:29:00Z">
              <w:r w:rsidRPr="00AC393F">
                <w:rPr>
                  <w:rFonts w:ascii="Calibri" w:hAnsi="Calibri"/>
                  <w:color w:val="000000"/>
                  <w:sz w:val="16"/>
                  <w:szCs w:val="16"/>
                  <w:rPrChange w:id="22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258" w:author="Ademar Oliva Xavier Jr." w:date="2014-05-21T10:29:00Z"/>
                <w:rFonts w:ascii="Calibri" w:hAnsi="Calibri"/>
                <w:color w:val="000000"/>
                <w:sz w:val="16"/>
                <w:szCs w:val="16"/>
                <w:rPrChange w:id="2259" w:author="Ademar Oliva Xavier Jr." w:date="2014-05-21T10:31:00Z">
                  <w:rPr>
                    <w:ins w:id="2260" w:author="Ademar Oliva Xavier Jr." w:date="2014-05-21T10:29:00Z"/>
                    <w:rFonts w:ascii="Calibri" w:hAnsi="Calibri"/>
                    <w:color w:val="000000"/>
                    <w:szCs w:val="22"/>
                  </w:rPr>
                </w:rPrChange>
              </w:rPr>
            </w:pPr>
            <w:ins w:id="2261" w:author="Ademar Oliva Xavier Jr." w:date="2014-05-21T10:29:00Z">
              <w:r w:rsidRPr="00AC393F">
                <w:rPr>
                  <w:rFonts w:ascii="Calibri" w:hAnsi="Calibri"/>
                  <w:color w:val="000000"/>
                  <w:sz w:val="16"/>
                  <w:szCs w:val="16"/>
                  <w:rPrChange w:id="2262" w:author="Ademar Oliva Xavier Jr." w:date="2014-05-21T10:31:00Z">
                    <w:rPr>
                      <w:rFonts w:ascii="Calibri" w:hAnsi="Calibri"/>
                      <w:color w:val="000000"/>
                      <w:szCs w:val="22"/>
                    </w:rPr>
                  </w:rPrChange>
                </w:rPr>
                <w:t> </w:t>
              </w:r>
            </w:ins>
          </w:p>
        </w:tc>
      </w:tr>
      <w:tr w:rsidR="006600BE" w:rsidRPr="00AC393F" w:rsidTr="00AC393F">
        <w:trPr>
          <w:trHeight w:val="300"/>
          <w:ins w:id="2263"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264" w:author="Ademar Oliva Xavier Jr." w:date="2014-05-21T10:29:00Z"/>
                <w:rFonts w:ascii="Arial" w:hAnsi="Arial" w:cs="Arial"/>
                <w:color w:val="000000"/>
                <w:sz w:val="16"/>
                <w:szCs w:val="16"/>
                <w:rPrChange w:id="2265" w:author="Ademar Oliva Xavier Jr." w:date="2014-05-21T10:31:00Z">
                  <w:rPr>
                    <w:ins w:id="2266" w:author="Ademar Oliva Xavier Jr." w:date="2014-05-21T10:29:00Z"/>
                    <w:rFonts w:ascii="Arial" w:hAnsi="Arial" w:cs="Arial"/>
                    <w:color w:val="000000"/>
                    <w:sz w:val="20"/>
                    <w:szCs w:val="20"/>
                  </w:rPr>
                </w:rPrChange>
              </w:rPr>
            </w:pPr>
            <w:ins w:id="2267" w:author="Ademar Oliva Xavier Jr." w:date="2014-05-21T10:29:00Z">
              <w:r w:rsidRPr="00AC393F">
                <w:rPr>
                  <w:rFonts w:ascii="Arial" w:hAnsi="Arial" w:cs="Arial"/>
                  <w:color w:val="000000"/>
                  <w:sz w:val="16"/>
                  <w:szCs w:val="16"/>
                  <w:rPrChange w:id="2268" w:author="Ademar Oliva Xavier Jr." w:date="2014-05-21T10:31:00Z">
                    <w:rPr>
                      <w:rFonts w:ascii="Arial" w:hAnsi="Arial" w:cs="Arial"/>
                      <w:color w:val="000000"/>
                      <w:sz w:val="20"/>
                      <w:szCs w:val="20"/>
                    </w:rPr>
                  </w:rPrChange>
                </w:rPr>
                <w:t>Mudança do processo de cadastro de ramais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69" w:author="Ademar Oliva Xavier Jr." w:date="2014-05-21T10:29:00Z"/>
                <w:rFonts w:ascii="Calibri" w:hAnsi="Calibri"/>
                <w:color w:val="000000"/>
                <w:sz w:val="16"/>
                <w:szCs w:val="16"/>
                <w:rPrChange w:id="2270" w:author="Ademar Oliva Xavier Jr." w:date="2014-05-21T10:31:00Z">
                  <w:rPr>
                    <w:ins w:id="2271" w:author="Ademar Oliva Xavier Jr." w:date="2014-05-21T10:29:00Z"/>
                    <w:rFonts w:ascii="Calibri" w:hAnsi="Calibri"/>
                    <w:color w:val="000000"/>
                    <w:szCs w:val="22"/>
                  </w:rPr>
                </w:rPrChange>
              </w:rPr>
            </w:pPr>
            <w:ins w:id="2272" w:author="Ademar Oliva Xavier Jr." w:date="2014-05-21T10:29:00Z">
              <w:r w:rsidRPr="00AC393F">
                <w:rPr>
                  <w:rFonts w:ascii="Calibri" w:hAnsi="Calibri"/>
                  <w:color w:val="000000"/>
                  <w:sz w:val="16"/>
                  <w:szCs w:val="16"/>
                  <w:rPrChange w:id="22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74" w:author="Ademar Oliva Xavier Jr." w:date="2014-05-21T10:29:00Z"/>
                <w:rFonts w:ascii="Calibri" w:hAnsi="Calibri"/>
                <w:color w:val="000000"/>
                <w:sz w:val="16"/>
                <w:szCs w:val="16"/>
                <w:rPrChange w:id="2275" w:author="Ademar Oliva Xavier Jr." w:date="2014-05-21T10:31:00Z">
                  <w:rPr>
                    <w:ins w:id="2276" w:author="Ademar Oliva Xavier Jr." w:date="2014-05-21T10:29:00Z"/>
                    <w:rFonts w:ascii="Calibri" w:hAnsi="Calibri"/>
                    <w:color w:val="000000"/>
                    <w:szCs w:val="22"/>
                  </w:rPr>
                </w:rPrChange>
              </w:rPr>
            </w:pPr>
            <w:ins w:id="2277" w:author="Ademar Oliva Xavier Jr." w:date="2014-05-21T10:29:00Z">
              <w:r w:rsidRPr="00AC393F">
                <w:rPr>
                  <w:rFonts w:ascii="Calibri" w:hAnsi="Calibri"/>
                  <w:color w:val="000000"/>
                  <w:sz w:val="16"/>
                  <w:szCs w:val="16"/>
                  <w:rPrChange w:id="22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79" w:author="Ademar Oliva Xavier Jr." w:date="2014-05-21T10:29:00Z"/>
                <w:rFonts w:ascii="Calibri" w:hAnsi="Calibri"/>
                <w:color w:val="000000"/>
                <w:sz w:val="16"/>
                <w:szCs w:val="16"/>
                <w:rPrChange w:id="2280" w:author="Ademar Oliva Xavier Jr." w:date="2014-05-21T10:31:00Z">
                  <w:rPr>
                    <w:ins w:id="2281" w:author="Ademar Oliva Xavier Jr." w:date="2014-05-21T10:29:00Z"/>
                    <w:rFonts w:ascii="Calibri" w:hAnsi="Calibri"/>
                    <w:color w:val="000000"/>
                    <w:szCs w:val="22"/>
                  </w:rPr>
                </w:rPrChange>
              </w:rPr>
            </w:pPr>
            <w:ins w:id="2282" w:author="Ademar Oliva Xavier Jr." w:date="2014-05-21T10:29:00Z">
              <w:r w:rsidRPr="00AC393F">
                <w:rPr>
                  <w:rFonts w:ascii="Calibri" w:hAnsi="Calibri"/>
                  <w:color w:val="000000"/>
                  <w:sz w:val="16"/>
                  <w:szCs w:val="16"/>
                  <w:rPrChange w:id="22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84" w:author="Ademar Oliva Xavier Jr." w:date="2014-05-21T10:29:00Z"/>
                <w:rFonts w:ascii="Calibri" w:hAnsi="Calibri"/>
                <w:color w:val="000000"/>
                <w:sz w:val="16"/>
                <w:szCs w:val="16"/>
                <w:rPrChange w:id="2285" w:author="Ademar Oliva Xavier Jr." w:date="2014-05-21T10:31:00Z">
                  <w:rPr>
                    <w:ins w:id="2286" w:author="Ademar Oliva Xavier Jr." w:date="2014-05-21T10:29:00Z"/>
                    <w:rFonts w:ascii="Calibri" w:hAnsi="Calibri"/>
                    <w:color w:val="000000"/>
                    <w:szCs w:val="22"/>
                  </w:rPr>
                </w:rPrChange>
              </w:rPr>
            </w:pPr>
            <w:ins w:id="2287" w:author="Ademar Oliva Xavier Jr." w:date="2014-05-21T10:29:00Z">
              <w:r w:rsidRPr="00AC393F">
                <w:rPr>
                  <w:rFonts w:ascii="Calibri" w:hAnsi="Calibri"/>
                  <w:color w:val="000000"/>
                  <w:sz w:val="16"/>
                  <w:szCs w:val="16"/>
                  <w:rPrChange w:id="22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89" w:author="Ademar Oliva Xavier Jr." w:date="2014-05-21T10:29:00Z"/>
                <w:rFonts w:ascii="Calibri" w:hAnsi="Calibri"/>
                <w:color w:val="000000"/>
                <w:sz w:val="16"/>
                <w:szCs w:val="16"/>
                <w:rPrChange w:id="2290" w:author="Ademar Oliva Xavier Jr." w:date="2014-05-21T10:31:00Z">
                  <w:rPr>
                    <w:ins w:id="2291" w:author="Ademar Oliva Xavier Jr." w:date="2014-05-21T10:29:00Z"/>
                    <w:rFonts w:ascii="Calibri" w:hAnsi="Calibri"/>
                    <w:color w:val="000000"/>
                    <w:szCs w:val="22"/>
                  </w:rPr>
                </w:rPrChange>
              </w:rPr>
            </w:pPr>
            <w:ins w:id="2292" w:author="Ademar Oliva Xavier Jr." w:date="2014-05-21T10:29:00Z">
              <w:r w:rsidRPr="00AC393F">
                <w:rPr>
                  <w:rFonts w:ascii="Calibri" w:hAnsi="Calibri"/>
                  <w:color w:val="000000"/>
                  <w:sz w:val="16"/>
                  <w:szCs w:val="16"/>
                  <w:rPrChange w:id="22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94" w:author="Ademar Oliva Xavier Jr." w:date="2014-05-21T10:29:00Z"/>
                <w:rFonts w:ascii="Calibri" w:hAnsi="Calibri"/>
                <w:color w:val="000000"/>
                <w:sz w:val="16"/>
                <w:szCs w:val="16"/>
                <w:rPrChange w:id="2295" w:author="Ademar Oliva Xavier Jr." w:date="2014-05-21T10:31:00Z">
                  <w:rPr>
                    <w:ins w:id="2296" w:author="Ademar Oliva Xavier Jr." w:date="2014-05-21T10:29:00Z"/>
                    <w:rFonts w:ascii="Calibri" w:hAnsi="Calibri"/>
                    <w:color w:val="000000"/>
                    <w:szCs w:val="22"/>
                  </w:rPr>
                </w:rPrChange>
              </w:rPr>
            </w:pPr>
            <w:ins w:id="2297" w:author="Ademar Oliva Xavier Jr." w:date="2014-05-21T10:29:00Z">
              <w:r w:rsidRPr="00AC393F">
                <w:rPr>
                  <w:rFonts w:ascii="Calibri" w:hAnsi="Calibri"/>
                  <w:color w:val="000000"/>
                  <w:sz w:val="16"/>
                  <w:szCs w:val="16"/>
                  <w:rPrChange w:id="22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299" w:author="Ademar Oliva Xavier Jr." w:date="2014-05-21T10:29:00Z"/>
                <w:rFonts w:ascii="Calibri" w:hAnsi="Calibri"/>
                <w:color w:val="000000"/>
                <w:sz w:val="16"/>
                <w:szCs w:val="16"/>
                <w:rPrChange w:id="2300" w:author="Ademar Oliva Xavier Jr." w:date="2014-05-21T10:31:00Z">
                  <w:rPr>
                    <w:ins w:id="2301" w:author="Ademar Oliva Xavier Jr." w:date="2014-05-21T10:29:00Z"/>
                    <w:rFonts w:ascii="Calibri" w:hAnsi="Calibri"/>
                    <w:color w:val="000000"/>
                    <w:szCs w:val="22"/>
                  </w:rPr>
                </w:rPrChange>
              </w:rPr>
            </w:pPr>
            <w:ins w:id="2302" w:author="Ademar Oliva Xavier Jr." w:date="2014-05-21T10:29:00Z">
              <w:r w:rsidRPr="00AC393F">
                <w:rPr>
                  <w:rFonts w:ascii="Calibri" w:hAnsi="Calibri"/>
                  <w:color w:val="000000"/>
                  <w:sz w:val="16"/>
                  <w:szCs w:val="16"/>
                  <w:rPrChange w:id="23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04" w:author="Ademar Oliva Xavier Jr." w:date="2014-05-21T10:29:00Z"/>
                <w:rFonts w:ascii="Calibri" w:hAnsi="Calibri"/>
                <w:color w:val="000000"/>
                <w:sz w:val="16"/>
                <w:szCs w:val="16"/>
                <w:rPrChange w:id="2305" w:author="Ademar Oliva Xavier Jr." w:date="2014-05-21T10:31:00Z">
                  <w:rPr>
                    <w:ins w:id="2306" w:author="Ademar Oliva Xavier Jr." w:date="2014-05-21T10:29:00Z"/>
                    <w:rFonts w:ascii="Calibri" w:hAnsi="Calibri"/>
                    <w:color w:val="000000"/>
                    <w:szCs w:val="22"/>
                  </w:rPr>
                </w:rPrChange>
              </w:rPr>
            </w:pPr>
            <w:ins w:id="2307" w:author="Ademar Oliva Xavier Jr." w:date="2014-05-21T10:29:00Z">
              <w:r w:rsidRPr="00AC393F">
                <w:rPr>
                  <w:rFonts w:ascii="Calibri" w:hAnsi="Calibri"/>
                  <w:color w:val="000000"/>
                  <w:sz w:val="16"/>
                  <w:szCs w:val="16"/>
                  <w:rPrChange w:id="23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09" w:author="Ademar Oliva Xavier Jr." w:date="2014-05-21T10:29:00Z"/>
                <w:rFonts w:ascii="Calibri" w:hAnsi="Calibri"/>
                <w:color w:val="000000"/>
                <w:sz w:val="16"/>
                <w:szCs w:val="16"/>
                <w:rPrChange w:id="2310" w:author="Ademar Oliva Xavier Jr." w:date="2014-05-21T10:31:00Z">
                  <w:rPr>
                    <w:ins w:id="2311" w:author="Ademar Oliva Xavier Jr." w:date="2014-05-21T10:29:00Z"/>
                    <w:rFonts w:ascii="Calibri" w:hAnsi="Calibri"/>
                    <w:color w:val="000000"/>
                    <w:szCs w:val="22"/>
                  </w:rPr>
                </w:rPrChange>
              </w:rPr>
            </w:pPr>
            <w:ins w:id="2312" w:author="Ademar Oliva Xavier Jr." w:date="2014-05-21T10:29:00Z">
              <w:r w:rsidRPr="00AC393F">
                <w:rPr>
                  <w:rFonts w:ascii="Calibri" w:hAnsi="Calibri"/>
                  <w:color w:val="000000"/>
                  <w:sz w:val="16"/>
                  <w:szCs w:val="16"/>
                  <w:rPrChange w:id="23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314" w:author="Ademar Oliva Xavier Jr." w:date="2014-05-21T10:29:00Z"/>
                <w:rFonts w:ascii="Calibri" w:hAnsi="Calibri"/>
                <w:color w:val="000000"/>
                <w:sz w:val="16"/>
                <w:szCs w:val="16"/>
                <w:rPrChange w:id="2315" w:author="Ademar Oliva Xavier Jr." w:date="2014-05-21T10:31:00Z">
                  <w:rPr>
                    <w:ins w:id="2316" w:author="Ademar Oliva Xavier Jr." w:date="2014-05-21T10:29:00Z"/>
                    <w:rFonts w:ascii="Calibri" w:hAnsi="Calibri"/>
                    <w:color w:val="000000"/>
                    <w:szCs w:val="22"/>
                  </w:rPr>
                </w:rPrChange>
              </w:rPr>
            </w:pPr>
            <w:ins w:id="2317" w:author="Ademar Oliva Xavier Jr." w:date="2014-05-21T10:29:00Z">
              <w:r w:rsidRPr="00AC393F">
                <w:rPr>
                  <w:rFonts w:ascii="Calibri" w:hAnsi="Calibri"/>
                  <w:color w:val="000000"/>
                  <w:sz w:val="16"/>
                  <w:szCs w:val="16"/>
                  <w:rPrChange w:id="23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19" w:author="Ademar Oliva Xavier Jr." w:date="2014-05-21T10:29:00Z"/>
                <w:rFonts w:ascii="Calibri" w:hAnsi="Calibri"/>
                <w:color w:val="000000"/>
                <w:sz w:val="16"/>
                <w:szCs w:val="16"/>
                <w:rPrChange w:id="2320" w:author="Ademar Oliva Xavier Jr." w:date="2014-05-21T10:31:00Z">
                  <w:rPr>
                    <w:ins w:id="2321" w:author="Ademar Oliva Xavier Jr." w:date="2014-05-21T10:29:00Z"/>
                    <w:rFonts w:ascii="Calibri" w:hAnsi="Calibri"/>
                    <w:color w:val="000000"/>
                    <w:szCs w:val="22"/>
                  </w:rPr>
                </w:rPrChange>
              </w:rPr>
            </w:pPr>
            <w:ins w:id="2322" w:author="Ademar Oliva Xavier Jr." w:date="2014-05-21T10:29:00Z">
              <w:r w:rsidRPr="00AC393F">
                <w:rPr>
                  <w:rFonts w:ascii="Calibri" w:hAnsi="Calibri"/>
                  <w:color w:val="000000"/>
                  <w:sz w:val="16"/>
                  <w:szCs w:val="16"/>
                  <w:rPrChange w:id="23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24" w:author="Ademar Oliva Xavier Jr." w:date="2014-05-21T10:29:00Z"/>
                <w:rFonts w:ascii="Calibri" w:hAnsi="Calibri"/>
                <w:color w:val="000000"/>
                <w:sz w:val="16"/>
                <w:szCs w:val="16"/>
                <w:rPrChange w:id="2325" w:author="Ademar Oliva Xavier Jr." w:date="2014-05-21T10:31:00Z">
                  <w:rPr>
                    <w:ins w:id="2326" w:author="Ademar Oliva Xavier Jr." w:date="2014-05-21T10:29:00Z"/>
                    <w:rFonts w:ascii="Calibri" w:hAnsi="Calibri"/>
                    <w:color w:val="000000"/>
                    <w:szCs w:val="22"/>
                  </w:rPr>
                </w:rPrChange>
              </w:rPr>
            </w:pPr>
            <w:ins w:id="2327" w:author="Ademar Oliva Xavier Jr." w:date="2014-05-21T10:29:00Z">
              <w:r w:rsidRPr="00AC393F">
                <w:rPr>
                  <w:rFonts w:ascii="Calibri" w:hAnsi="Calibri"/>
                  <w:color w:val="000000"/>
                  <w:sz w:val="16"/>
                  <w:szCs w:val="16"/>
                  <w:rPrChange w:id="23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29" w:author="Ademar Oliva Xavier Jr." w:date="2014-05-21T10:29:00Z"/>
                <w:rFonts w:ascii="Calibri" w:hAnsi="Calibri"/>
                <w:color w:val="000000"/>
                <w:sz w:val="16"/>
                <w:szCs w:val="16"/>
                <w:rPrChange w:id="2330" w:author="Ademar Oliva Xavier Jr." w:date="2014-05-21T10:31:00Z">
                  <w:rPr>
                    <w:ins w:id="2331" w:author="Ademar Oliva Xavier Jr." w:date="2014-05-21T10:29:00Z"/>
                    <w:rFonts w:ascii="Calibri" w:hAnsi="Calibri"/>
                    <w:color w:val="000000"/>
                    <w:szCs w:val="22"/>
                  </w:rPr>
                </w:rPrChange>
              </w:rPr>
            </w:pPr>
            <w:ins w:id="2332" w:author="Ademar Oliva Xavier Jr." w:date="2014-05-21T10:29:00Z">
              <w:r w:rsidRPr="00AC393F">
                <w:rPr>
                  <w:rFonts w:ascii="Calibri" w:hAnsi="Calibri"/>
                  <w:color w:val="000000"/>
                  <w:sz w:val="16"/>
                  <w:szCs w:val="16"/>
                  <w:rPrChange w:id="23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34" w:author="Ademar Oliva Xavier Jr." w:date="2014-05-21T10:29:00Z"/>
                <w:rFonts w:ascii="Calibri" w:hAnsi="Calibri"/>
                <w:color w:val="000000"/>
                <w:sz w:val="16"/>
                <w:szCs w:val="16"/>
                <w:rPrChange w:id="2335" w:author="Ademar Oliva Xavier Jr." w:date="2014-05-21T10:31:00Z">
                  <w:rPr>
                    <w:ins w:id="2336" w:author="Ademar Oliva Xavier Jr." w:date="2014-05-21T10:29:00Z"/>
                    <w:rFonts w:ascii="Calibri" w:hAnsi="Calibri"/>
                    <w:color w:val="000000"/>
                    <w:szCs w:val="22"/>
                  </w:rPr>
                </w:rPrChange>
              </w:rPr>
            </w:pPr>
            <w:ins w:id="2337" w:author="Ademar Oliva Xavier Jr." w:date="2014-05-21T10:29:00Z">
              <w:r w:rsidRPr="00AC393F">
                <w:rPr>
                  <w:rFonts w:ascii="Calibri" w:hAnsi="Calibri"/>
                  <w:color w:val="000000"/>
                  <w:sz w:val="16"/>
                  <w:szCs w:val="16"/>
                  <w:rPrChange w:id="23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39" w:author="Ademar Oliva Xavier Jr." w:date="2014-05-21T10:29:00Z"/>
                <w:rFonts w:ascii="Calibri" w:hAnsi="Calibri"/>
                <w:color w:val="000000"/>
                <w:sz w:val="16"/>
                <w:szCs w:val="16"/>
                <w:rPrChange w:id="2340" w:author="Ademar Oliva Xavier Jr." w:date="2014-05-21T10:31:00Z">
                  <w:rPr>
                    <w:ins w:id="2341" w:author="Ademar Oliva Xavier Jr." w:date="2014-05-21T10:29:00Z"/>
                    <w:rFonts w:ascii="Calibri" w:hAnsi="Calibri"/>
                    <w:color w:val="000000"/>
                    <w:szCs w:val="22"/>
                  </w:rPr>
                </w:rPrChange>
              </w:rPr>
            </w:pPr>
            <w:ins w:id="2342" w:author="Ademar Oliva Xavier Jr." w:date="2014-05-21T10:29:00Z">
              <w:r w:rsidRPr="00AC393F">
                <w:rPr>
                  <w:rFonts w:ascii="Calibri" w:hAnsi="Calibri"/>
                  <w:color w:val="000000"/>
                  <w:sz w:val="16"/>
                  <w:szCs w:val="16"/>
                  <w:rPrChange w:id="23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344" w:author="Ademar Oliva Xavier Jr." w:date="2014-05-21T10:29:00Z"/>
                <w:rFonts w:ascii="Calibri" w:hAnsi="Calibri"/>
                <w:color w:val="000000"/>
                <w:sz w:val="16"/>
                <w:szCs w:val="16"/>
                <w:rPrChange w:id="2345" w:author="Ademar Oliva Xavier Jr." w:date="2014-05-21T10:31:00Z">
                  <w:rPr>
                    <w:ins w:id="2346" w:author="Ademar Oliva Xavier Jr." w:date="2014-05-21T10:29:00Z"/>
                    <w:rFonts w:ascii="Calibri" w:hAnsi="Calibri"/>
                    <w:color w:val="000000"/>
                    <w:szCs w:val="22"/>
                  </w:rPr>
                </w:rPrChange>
              </w:rPr>
            </w:pPr>
            <w:ins w:id="2347" w:author="Ademar Oliva Xavier Jr." w:date="2014-05-21T10:29:00Z">
              <w:r w:rsidRPr="00AC393F">
                <w:rPr>
                  <w:rFonts w:ascii="Calibri" w:hAnsi="Calibri"/>
                  <w:color w:val="000000"/>
                  <w:sz w:val="16"/>
                  <w:szCs w:val="16"/>
                  <w:rPrChange w:id="23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349" w:author="Ademar Oliva Xavier Jr." w:date="2014-05-21T10:29:00Z"/>
                <w:rFonts w:ascii="Calibri" w:hAnsi="Calibri"/>
                <w:color w:val="000000"/>
                <w:sz w:val="16"/>
                <w:szCs w:val="16"/>
                <w:rPrChange w:id="2350" w:author="Ademar Oliva Xavier Jr." w:date="2014-05-21T10:31:00Z">
                  <w:rPr>
                    <w:ins w:id="2351" w:author="Ademar Oliva Xavier Jr." w:date="2014-05-21T10:29:00Z"/>
                    <w:rFonts w:ascii="Calibri" w:hAnsi="Calibri"/>
                    <w:color w:val="000000"/>
                    <w:szCs w:val="22"/>
                  </w:rPr>
                </w:rPrChange>
              </w:rPr>
            </w:pPr>
            <w:ins w:id="2352" w:author="Ademar Oliva Xavier Jr." w:date="2014-05-21T10:29:00Z">
              <w:r w:rsidRPr="00AC393F">
                <w:rPr>
                  <w:rFonts w:ascii="Calibri" w:hAnsi="Calibri"/>
                  <w:color w:val="000000"/>
                  <w:sz w:val="16"/>
                  <w:szCs w:val="16"/>
                  <w:rPrChange w:id="23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2354" w:author="Ademar Oliva Xavier Jr." w:date="2014-05-21T10:29:00Z"/>
                <w:rFonts w:ascii="Calibri" w:hAnsi="Calibri"/>
                <w:color w:val="000000"/>
                <w:sz w:val="16"/>
                <w:szCs w:val="16"/>
                <w:rPrChange w:id="2355" w:author="Ademar Oliva Xavier Jr." w:date="2014-05-21T10:31:00Z">
                  <w:rPr>
                    <w:ins w:id="2356" w:author="Ademar Oliva Xavier Jr." w:date="2014-05-21T10:29:00Z"/>
                    <w:rFonts w:ascii="Calibri" w:hAnsi="Calibri"/>
                    <w:color w:val="000000"/>
                    <w:szCs w:val="22"/>
                  </w:rPr>
                </w:rPrChange>
              </w:rPr>
            </w:pPr>
            <w:ins w:id="2357" w:author="Ademar Oliva Xavier Jr." w:date="2014-05-21T10:29:00Z">
              <w:r w:rsidRPr="00AC393F">
                <w:rPr>
                  <w:rFonts w:ascii="Calibri" w:hAnsi="Calibri"/>
                  <w:color w:val="000000"/>
                  <w:sz w:val="16"/>
                  <w:szCs w:val="16"/>
                  <w:rPrChange w:id="2358"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59" w:author="Ademar Oliva Xavier Jr." w:date="2014-05-21T10:29:00Z"/>
                <w:rFonts w:ascii="Calibri" w:hAnsi="Calibri"/>
                <w:color w:val="000000"/>
                <w:sz w:val="16"/>
                <w:szCs w:val="16"/>
                <w:rPrChange w:id="2360" w:author="Ademar Oliva Xavier Jr." w:date="2014-05-21T10:31:00Z">
                  <w:rPr>
                    <w:ins w:id="2361" w:author="Ademar Oliva Xavier Jr." w:date="2014-05-21T10:29:00Z"/>
                    <w:rFonts w:ascii="Calibri" w:hAnsi="Calibri"/>
                    <w:color w:val="000000"/>
                    <w:szCs w:val="22"/>
                  </w:rPr>
                </w:rPrChange>
              </w:rPr>
            </w:pPr>
            <w:ins w:id="2362" w:author="Ademar Oliva Xavier Jr." w:date="2014-05-21T10:29:00Z">
              <w:r w:rsidRPr="00AC393F">
                <w:rPr>
                  <w:rFonts w:ascii="Calibri" w:hAnsi="Calibri"/>
                  <w:color w:val="000000"/>
                  <w:sz w:val="16"/>
                  <w:szCs w:val="16"/>
                  <w:rPrChange w:id="23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64" w:author="Ademar Oliva Xavier Jr." w:date="2014-05-21T10:29:00Z"/>
                <w:rFonts w:ascii="Calibri" w:hAnsi="Calibri"/>
                <w:color w:val="000000"/>
                <w:sz w:val="16"/>
                <w:szCs w:val="16"/>
                <w:rPrChange w:id="2365" w:author="Ademar Oliva Xavier Jr." w:date="2014-05-21T10:31:00Z">
                  <w:rPr>
                    <w:ins w:id="2366" w:author="Ademar Oliva Xavier Jr." w:date="2014-05-21T10:29:00Z"/>
                    <w:rFonts w:ascii="Calibri" w:hAnsi="Calibri"/>
                    <w:color w:val="000000"/>
                    <w:szCs w:val="22"/>
                  </w:rPr>
                </w:rPrChange>
              </w:rPr>
            </w:pPr>
            <w:ins w:id="2367" w:author="Ademar Oliva Xavier Jr." w:date="2014-05-21T10:29:00Z">
              <w:r w:rsidRPr="00AC393F">
                <w:rPr>
                  <w:rFonts w:ascii="Calibri" w:hAnsi="Calibri"/>
                  <w:color w:val="000000"/>
                  <w:sz w:val="16"/>
                  <w:szCs w:val="16"/>
                  <w:rPrChange w:id="23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69" w:author="Ademar Oliva Xavier Jr." w:date="2014-05-21T10:29:00Z"/>
                <w:rFonts w:ascii="Calibri" w:hAnsi="Calibri"/>
                <w:color w:val="000000"/>
                <w:sz w:val="16"/>
                <w:szCs w:val="16"/>
                <w:rPrChange w:id="2370" w:author="Ademar Oliva Xavier Jr." w:date="2014-05-21T10:31:00Z">
                  <w:rPr>
                    <w:ins w:id="2371" w:author="Ademar Oliva Xavier Jr." w:date="2014-05-21T10:29:00Z"/>
                    <w:rFonts w:ascii="Calibri" w:hAnsi="Calibri"/>
                    <w:color w:val="000000"/>
                    <w:szCs w:val="22"/>
                  </w:rPr>
                </w:rPrChange>
              </w:rPr>
            </w:pPr>
            <w:ins w:id="2372" w:author="Ademar Oliva Xavier Jr." w:date="2014-05-21T10:29:00Z">
              <w:r w:rsidRPr="00AC393F">
                <w:rPr>
                  <w:rFonts w:ascii="Calibri" w:hAnsi="Calibri"/>
                  <w:color w:val="000000"/>
                  <w:sz w:val="16"/>
                  <w:szCs w:val="16"/>
                  <w:rPrChange w:id="23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74" w:author="Ademar Oliva Xavier Jr." w:date="2014-05-21T10:29:00Z"/>
                <w:rFonts w:ascii="Calibri" w:hAnsi="Calibri"/>
                <w:color w:val="000000"/>
                <w:sz w:val="16"/>
                <w:szCs w:val="16"/>
                <w:rPrChange w:id="2375" w:author="Ademar Oliva Xavier Jr." w:date="2014-05-21T10:31:00Z">
                  <w:rPr>
                    <w:ins w:id="2376" w:author="Ademar Oliva Xavier Jr." w:date="2014-05-21T10:29:00Z"/>
                    <w:rFonts w:ascii="Calibri" w:hAnsi="Calibri"/>
                    <w:color w:val="000000"/>
                    <w:szCs w:val="22"/>
                  </w:rPr>
                </w:rPrChange>
              </w:rPr>
            </w:pPr>
            <w:ins w:id="2377" w:author="Ademar Oliva Xavier Jr." w:date="2014-05-21T10:29:00Z">
              <w:r w:rsidRPr="00AC393F">
                <w:rPr>
                  <w:rFonts w:ascii="Calibri" w:hAnsi="Calibri"/>
                  <w:color w:val="000000"/>
                  <w:sz w:val="16"/>
                  <w:szCs w:val="16"/>
                  <w:rPrChange w:id="23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79" w:author="Ademar Oliva Xavier Jr." w:date="2014-05-21T10:29:00Z"/>
                <w:rFonts w:ascii="Calibri" w:hAnsi="Calibri"/>
                <w:color w:val="000000"/>
                <w:sz w:val="16"/>
                <w:szCs w:val="16"/>
                <w:rPrChange w:id="2380" w:author="Ademar Oliva Xavier Jr." w:date="2014-05-21T10:31:00Z">
                  <w:rPr>
                    <w:ins w:id="2381" w:author="Ademar Oliva Xavier Jr." w:date="2014-05-21T10:29:00Z"/>
                    <w:rFonts w:ascii="Calibri" w:hAnsi="Calibri"/>
                    <w:color w:val="000000"/>
                    <w:szCs w:val="22"/>
                  </w:rPr>
                </w:rPrChange>
              </w:rPr>
            </w:pPr>
            <w:ins w:id="2382" w:author="Ademar Oliva Xavier Jr." w:date="2014-05-21T10:29:00Z">
              <w:r w:rsidRPr="00AC393F">
                <w:rPr>
                  <w:rFonts w:ascii="Calibri" w:hAnsi="Calibri"/>
                  <w:color w:val="000000"/>
                  <w:sz w:val="16"/>
                  <w:szCs w:val="16"/>
                  <w:rPrChange w:id="23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384" w:author="Ademar Oliva Xavier Jr." w:date="2014-05-21T10:29:00Z"/>
                <w:rFonts w:ascii="Calibri" w:hAnsi="Calibri"/>
                <w:color w:val="000000"/>
                <w:sz w:val="16"/>
                <w:szCs w:val="16"/>
                <w:rPrChange w:id="2385" w:author="Ademar Oliva Xavier Jr." w:date="2014-05-21T10:31:00Z">
                  <w:rPr>
                    <w:ins w:id="2386" w:author="Ademar Oliva Xavier Jr." w:date="2014-05-21T10:29:00Z"/>
                    <w:rFonts w:ascii="Calibri" w:hAnsi="Calibri"/>
                    <w:color w:val="000000"/>
                    <w:szCs w:val="22"/>
                  </w:rPr>
                </w:rPrChange>
              </w:rPr>
            </w:pPr>
            <w:ins w:id="2387" w:author="Ademar Oliva Xavier Jr." w:date="2014-05-21T10:29:00Z">
              <w:r w:rsidRPr="00AC393F">
                <w:rPr>
                  <w:rFonts w:ascii="Calibri" w:hAnsi="Calibri"/>
                  <w:color w:val="000000"/>
                  <w:sz w:val="16"/>
                  <w:szCs w:val="16"/>
                  <w:rPrChange w:id="2388" w:author="Ademar Oliva Xavier Jr." w:date="2014-05-21T10:31:00Z">
                    <w:rPr>
                      <w:rFonts w:ascii="Calibri" w:hAnsi="Calibri"/>
                      <w:color w:val="000000"/>
                      <w:szCs w:val="22"/>
                    </w:rPr>
                  </w:rPrChange>
                </w:rPr>
                <w:t> </w:t>
              </w:r>
            </w:ins>
          </w:p>
        </w:tc>
      </w:tr>
      <w:tr w:rsidR="00AC393F" w:rsidRPr="00AC393F" w:rsidTr="00AC393F">
        <w:trPr>
          <w:trHeight w:val="765"/>
          <w:ins w:id="2389"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390" w:author="Ademar Oliva Xavier Jr." w:date="2014-05-21T10:29:00Z"/>
                <w:rFonts w:ascii="Arial" w:hAnsi="Arial" w:cs="Arial"/>
                <w:color w:val="000000"/>
                <w:sz w:val="16"/>
                <w:szCs w:val="16"/>
                <w:rPrChange w:id="2391" w:author="Ademar Oliva Xavier Jr." w:date="2014-05-21T10:31:00Z">
                  <w:rPr>
                    <w:ins w:id="2392" w:author="Ademar Oliva Xavier Jr." w:date="2014-05-21T10:29:00Z"/>
                    <w:rFonts w:ascii="Arial" w:hAnsi="Arial" w:cs="Arial"/>
                    <w:color w:val="000000"/>
                    <w:sz w:val="20"/>
                    <w:szCs w:val="20"/>
                  </w:rPr>
                </w:rPrChange>
              </w:rPr>
            </w:pPr>
            <w:ins w:id="2393" w:author="Ademar Oliva Xavier Jr." w:date="2014-05-21T10:29:00Z">
              <w:r w:rsidRPr="00AC393F">
                <w:rPr>
                  <w:rFonts w:ascii="Arial" w:hAnsi="Arial" w:cs="Arial"/>
                  <w:color w:val="000000"/>
                  <w:sz w:val="16"/>
                  <w:szCs w:val="16"/>
                  <w:rPrChange w:id="2394" w:author="Ademar Oliva Xavier Jr." w:date="2014-05-21T10:31:00Z">
                    <w:rPr>
                      <w:rFonts w:ascii="Arial" w:hAnsi="Arial" w:cs="Arial"/>
                      <w:color w:val="000000"/>
                      <w:sz w:val="20"/>
                      <w:szCs w:val="20"/>
                    </w:rPr>
                  </w:rPrChange>
                </w:rPr>
                <w:t>Serviços de desenvolvimento de software e customizações de temas e relatórios - Serviços de sistema de geoprocessamento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395" w:author="Ademar Oliva Xavier Jr." w:date="2014-05-21T10:29:00Z"/>
                <w:rFonts w:ascii="Calibri" w:hAnsi="Calibri"/>
                <w:color w:val="000000"/>
                <w:sz w:val="16"/>
                <w:szCs w:val="16"/>
                <w:rPrChange w:id="2396" w:author="Ademar Oliva Xavier Jr." w:date="2014-05-21T10:31:00Z">
                  <w:rPr>
                    <w:ins w:id="2397" w:author="Ademar Oliva Xavier Jr." w:date="2014-05-21T10:29:00Z"/>
                    <w:rFonts w:ascii="Calibri" w:hAnsi="Calibri"/>
                    <w:color w:val="000000"/>
                    <w:szCs w:val="22"/>
                  </w:rPr>
                </w:rPrChange>
              </w:rPr>
            </w:pPr>
            <w:ins w:id="2398" w:author="Ademar Oliva Xavier Jr." w:date="2014-05-21T10:29:00Z">
              <w:r w:rsidRPr="00AC393F">
                <w:rPr>
                  <w:rFonts w:ascii="Calibri" w:hAnsi="Calibri"/>
                  <w:color w:val="000000"/>
                  <w:sz w:val="16"/>
                  <w:szCs w:val="16"/>
                  <w:rPrChange w:id="23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00" w:author="Ademar Oliva Xavier Jr." w:date="2014-05-21T10:29:00Z"/>
                <w:rFonts w:ascii="Calibri" w:hAnsi="Calibri"/>
                <w:color w:val="000000"/>
                <w:sz w:val="16"/>
                <w:szCs w:val="16"/>
                <w:rPrChange w:id="2401" w:author="Ademar Oliva Xavier Jr." w:date="2014-05-21T10:31:00Z">
                  <w:rPr>
                    <w:ins w:id="2402" w:author="Ademar Oliva Xavier Jr." w:date="2014-05-21T10:29:00Z"/>
                    <w:rFonts w:ascii="Calibri" w:hAnsi="Calibri"/>
                    <w:color w:val="000000"/>
                    <w:szCs w:val="22"/>
                  </w:rPr>
                </w:rPrChange>
              </w:rPr>
            </w:pPr>
            <w:ins w:id="2403" w:author="Ademar Oliva Xavier Jr." w:date="2014-05-21T10:29:00Z">
              <w:r w:rsidRPr="00AC393F">
                <w:rPr>
                  <w:rFonts w:ascii="Calibri" w:hAnsi="Calibri"/>
                  <w:color w:val="000000"/>
                  <w:sz w:val="16"/>
                  <w:szCs w:val="16"/>
                  <w:rPrChange w:id="24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05" w:author="Ademar Oliva Xavier Jr." w:date="2014-05-21T10:29:00Z"/>
                <w:rFonts w:ascii="Calibri" w:hAnsi="Calibri"/>
                <w:color w:val="000000"/>
                <w:sz w:val="16"/>
                <w:szCs w:val="16"/>
                <w:rPrChange w:id="2406" w:author="Ademar Oliva Xavier Jr." w:date="2014-05-21T10:31:00Z">
                  <w:rPr>
                    <w:ins w:id="2407" w:author="Ademar Oliva Xavier Jr." w:date="2014-05-21T10:29:00Z"/>
                    <w:rFonts w:ascii="Calibri" w:hAnsi="Calibri"/>
                    <w:color w:val="000000"/>
                    <w:szCs w:val="22"/>
                  </w:rPr>
                </w:rPrChange>
              </w:rPr>
            </w:pPr>
            <w:ins w:id="2408" w:author="Ademar Oliva Xavier Jr." w:date="2014-05-21T10:29:00Z">
              <w:r w:rsidRPr="00AC393F">
                <w:rPr>
                  <w:rFonts w:ascii="Calibri" w:hAnsi="Calibri"/>
                  <w:color w:val="000000"/>
                  <w:sz w:val="16"/>
                  <w:szCs w:val="16"/>
                  <w:rPrChange w:id="24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10" w:author="Ademar Oliva Xavier Jr." w:date="2014-05-21T10:29:00Z"/>
                <w:rFonts w:ascii="Calibri" w:hAnsi="Calibri"/>
                <w:color w:val="000000"/>
                <w:sz w:val="16"/>
                <w:szCs w:val="16"/>
                <w:rPrChange w:id="2411" w:author="Ademar Oliva Xavier Jr." w:date="2014-05-21T10:31:00Z">
                  <w:rPr>
                    <w:ins w:id="2412" w:author="Ademar Oliva Xavier Jr." w:date="2014-05-21T10:29:00Z"/>
                    <w:rFonts w:ascii="Calibri" w:hAnsi="Calibri"/>
                    <w:color w:val="000000"/>
                    <w:szCs w:val="22"/>
                  </w:rPr>
                </w:rPrChange>
              </w:rPr>
            </w:pPr>
            <w:ins w:id="2413" w:author="Ademar Oliva Xavier Jr." w:date="2014-05-21T10:29:00Z">
              <w:r w:rsidRPr="00AC393F">
                <w:rPr>
                  <w:rFonts w:ascii="Calibri" w:hAnsi="Calibri"/>
                  <w:color w:val="000000"/>
                  <w:sz w:val="16"/>
                  <w:szCs w:val="16"/>
                  <w:rPrChange w:id="24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15" w:author="Ademar Oliva Xavier Jr." w:date="2014-05-21T10:29:00Z"/>
                <w:rFonts w:ascii="Calibri" w:hAnsi="Calibri"/>
                <w:color w:val="000000"/>
                <w:sz w:val="16"/>
                <w:szCs w:val="16"/>
                <w:rPrChange w:id="2416" w:author="Ademar Oliva Xavier Jr." w:date="2014-05-21T10:31:00Z">
                  <w:rPr>
                    <w:ins w:id="2417" w:author="Ademar Oliva Xavier Jr." w:date="2014-05-21T10:29:00Z"/>
                    <w:rFonts w:ascii="Calibri" w:hAnsi="Calibri"/>
                    <w:color w:val="000000"/>
                    <w:szCs w:val="22"/>
                  </w:rPr>
                </w:rPrChange>
              </w:rPr>
            </w:pPr>
            <w:ins w:id="2418" w:author="Ademar Oliva Xavier Jr." w:date="2014-05-21T10:29:00Z">
              <w:r w:rsidRPr="00AC393F">
                <w:rPr>
                  <w:rFonts w:ascii="Calibri" w:hAnsi="Calibri"/>
                  <w:color w:val="000000"/>
                  <w:sz w:val="16"/>
                  <w:szCs w:val="16"/>
                  <w:rPrChange w:id="24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20" w:author="Ademar Oliva Xavier Jr." w:date="2014-05-21T10:29:00Z"/>
                <w:rFonts w:ascii="Calibri" w:hAnsi="Calibri"/>
                <w:color w:val="000000"/>
                <w:sz w:val="16"/>
                <w:szCs w:val="16"/>
                <w:rPrChange w:id="2421" w:author="Ademar Oliva Xavier Jr." w:date="2014-05-21T10:31:00Z">
                  <w:rPr>
                    <w:ins w:id="2422" w:author="Ademar Oliva Xavier Jr." w:date="2014-05-21T10:29:00Z"/>
                    <w:rFonts w:ascii="Calibri" w:hAnsi="Calibri"/>
                    <w:color w:val="000000"/>
                    <w:szCs w:val="22"/>
                  </w:rPr>
                </w:rPrChange>
              </w:rPr>
            </w:pPr>
            <w:ins w:id="2423" w:author="Ademar Oliva Xavier Jr." w:date="2014-05-21T10:29:00Z">
              <w:r w:rsidRPr="00AC393F">
                <w:rPr>
                  <w:rFonts w:ascii="Calibri" w:hAnsi="Calibri"/>
                  <w:color w:val="000000"/>
                  <w:sz w:val="16"/>
                  <w:szCs w:val="16"/>
                  <w:rPrChange w:id="24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25" w:author="Ademar Oliva Xavier Jr." w:date="2014-05-21T10:29:00Z"/>
                <w:rFonts w:ascii="Calibri" w:hAnsi="Calibri"/>
                <w:color w:val="000000"/>
                <w:sz w:val="16"/>
                <w:szCs w:val="16"/>
                <w:rPrChange w:id="2426" w:author="Ademar Oliva Xavier Jr." w:date="2014-05-21T10:31:00Z">
                  <w:rPr>
                    <w:ins w:id="2427" w:author="Ademar Oliva Xavier Jr." w:date="2014-05-21T10:29:00Z"/>
                    <w:rFonts w:ascii="Calibri" w:hAnsi="Calibri"/>
                    <w:color w:val="000000"/>
                    <w:szCs w:val="22"/>
                  </w:rPr>
                </w:rPrChange>
              </w:rPr>
            </w:pPr>
            <w:ins w:id="2428" w:author="Ademar Oliva Xavier Jr." w:date="2014-05-21T10:29:00Z">
              <w:r w:rsidRPr="00AC393F">
                <w:rPr>
                  <w:rFonts w:ascii="Calibri" w:hAnsi="Calibri"/>
                  <w:color w:val="000000"/>
                  <w:sz w:val="16"/>
                  <w:szCs w:val="16"/>
                  <w:rPrChange w:id="24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30" w:author="Ademar Oliva Xavier Jr." w:date="2014-05-21T10:29:00Z"/>
                <w:rFonts w:ascii="Calibri" w:hAnsi="Calibri"/>
                <w:color w:val="000000"/>
                <w:sz w:val="16"/>
                <w:szCs w:val="16"/>
                <w:rPrChange w:id="2431" w:author="Ademar Oliva Xavier Jr." w:date="2014-05-21T10:31:00Z">
                  <w:rPr>
                    <w:ins w:id="2432" w:author="Ademar Oliva Xavier Jr." w:date="2014-05-21T10:29:00Z"/>
                    <w:rFonts w:ascii="Calibri" w:hAnsi="Calibri"/>
                    <w:color w:val="000000"/>
                    <w:szCs w:val="22"/>
                  </w:rPr>
                </w:rPrChange>
              </w:rPr>
            </w:pPr>
            <w:ins w:id="2433" w:author="Ademar Oliva Xavier Jr." w:date="2014-05-21T10:29:00Z">
              <w:r w:rsidRPr="00AC393F">
                <w:rPr>
                  <w:rFonts w:ascii="Calibri" w:hAnsi="Calibri"/>
                  <w:color w:val="000000"/>
                  <w:sz w:val="16"/>
                  <w:szCs w:val="16"/>
                  <w:rPrChange w:id="24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35" w:author="Ademar Oliva Xavier Jr." w:date="2014-05-21T10:29:00Z"/>
                <w:rFonts w:ascii="Calibri" w:hAnsi="Calibri"/>
                <w:color w:val="000000"/>
                <w:sz w:val="16"/>
                <w:szCs w:val="16"/>
                <w:rPrChange w:id="2436" w:author="Ademar Oliva Xavier Jr." w:date="2014-05-21T10:31:00Z">
                  <w:rPr>
                    <w:ins w:id="2437" w:author="Ademar Oliva Xavier Jr." w:date="2014-05-21T10:29:00Z"/>
                    <w:rFonts w:ascii="Calibri" w:hAnsi="Calibri"/>
                    <w:color w:val="000000"/>
                    <w:szCs w:val="22"/>
                  </w:rPr>
                </w:rPrChange>
              </w:rPr>
            </w:pPr>
            <w:ins w:id="2438" w:author="Ademar Oliva Xavier Jr." w:date="2014-05-21T10:29:00Z">
              <w:r w:rsidRPr="00AC393F">
                <w:rPr>
                  <w:rFonts w:ascii="Calibri" w:hAnsi="Calibri"/>
                  <w:color w:val="000000"/>
                  <w:sz w:val="16"/>
                  <w:szCs w:val="16"/>
                  <w:rPrChange w:id="24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2440" w:author="Ademar Oliva Xavier Jr." w:date="2014-05-21T10:29:00Z"/>
                <w:rFonts w:ascii="Calibri" w:hAnsi="Calibri"/>
                <w:color w:val="000000"/>
                <w:sz w:val="16"/>
                <w:szCs w:val="16"/>
                <w:rPrChange w:id="2441" w:author="Ademar Oliva Xavier Jr." w:date="2014-05-21T10:31:00Z">
                  <w:rPr>
                    <w:ins w:id="2442" w:author="Ademar Oliva Xavier Jr." w:date="2014-05-21T10:29:00Z"/>
                    <w:rFonts w:ascii="Calibri" w:hAnsi="Calibri"/>
                    <w:color w:val="000000"/>
                    <w:szCs w:val="22"/>
                  </w:rPr>
                </w:rPrChange>
              </w:rPr>
            </w:pPr>
            <w:ins w:id="2443" w:author="Ademar Oliva Xavier Jr." w:date="2014-05-21T10:29:00Z">
              <w:r w:rsidRPr="00AC393F">
                <w:rPr>
                  <w:rFonts w:ascii="Calibri" w:hAnsi="Calibri"/>
                  <w:color w:val="000000"/>
                  <w:sz w:val="16"/>
                  <w:szCs w:val="16"/>
                  <w:rPrChange w:id="24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45" w:author="Ademar Oliva Xavier Jr." w:date="2014-05-21T10:29:00Z"/>
                <w:rFonts w:ascii="Calibri" w:hAnsi="Calibri"/>
                <w:color w:val="000000"/>
                <w:sz w:val="16"/>
                <w:szCs w:val="16"/>
                <w:rPrChange w:id="2446" w:author="Ademar Oliva Xavier Jr." w:date="2014-05-21T10:31:00Z">
                  <w:rPr>
                    <w:ins w:id="2447" w:author="Ademar Oliva Xavier Jr." w:date="2014-05-21T10:29:00Z"/>
                    <w:rFonts w:ascii="Calibri" w:hAnsi="Calibri"/>
                    <w:color w:val="000000"/>
                    <w:szCs w:val="22"/>
                  </w:rPr>
                </w:rPrChange>
              </w:rPr>
            </w:pPr>
            <w:ins w:id="2448" w:author="Ademar Oliva Xavier Jr." w:date="2014-05-21T10:29:00Z">
              <w:r w:rsidRPr="00AC393F">
                <w:rPr>
                  <w:rFonts w:ascii="Calibri" w:hAnsi="Calibri"/>
                  <w:color w:val="000000"/>
                  <w:sz w:val="16"/>
                  <w:szCs w:val="16"/>
                  <w:rPrChange w:id="24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50" w:author="Ademar Oliva Xavier Jr." w:date="2014-05-21T10:29:00Z"/>
                <w:rFonts w:ascii="Calibri" w:hAnsi="Calibri"/>
                <w:color w:val="000000"/>
                <w:sz w:val="16"/>
                <w:szCs w:val="16"/>
                <w:rPrChange w:id="2451" w:author="Ademar Oliva Xavier Jr." w:date="2014-05-21T10:31:00Z">
                  <w:rPr>
                    <w:ins w:id="2452" w:author="Ademar Oliva Xavier Jr." w:date="2014-05-21T10:29:00Z"/>
                    <w:rFonts w:ascii="Calibri" w:hAnsi="Calibri"/>
                    <w:color w:val="000000"/>
                    <w:szCs w:val="22"/>
                  </w:rPr>
                </w:rPrChange>
              </w:rPr>
            </w:pPr>
            <w:ins w:id="2453" w:author="Ademar Oliva Xavier Jr." w:date="2014-05-21T10:29:00Z">
              <w:r w:rsidRPr="00AC393F">
                <w:rPr>
                  <w:rFonts w:ascii="Calibri" w:hAnsi="Calibri"/>
                  <w:color w:val="000000"/>
                  <w:sz w:val="16"/>
                  <w:szCs w:val="16"/>
                  <w:rPrChange w:id="24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55" w:author="Ademar Oliva Xavier Jr." w:date="2014-05-21T10:29:00Z"/>
                <w:rFonts w:ascii="Calibri" w:hAnsi="Calibri"/>
                <w:color w:val="000000"/>
                <w:sz w:val="16"/>
                <w:szCs w:val="16"/>
                <w:rPrChange w:id="2456" w:author="Ademar Oliva Xavier Jr." w:date="2014-05-21T10:31:00Z">
                  <w:rPr>
                    <w:ins w:id="2457" w:author="Ademar Oliva Xavier Jr." w:date="2014-05-21T10:29:00Z"/>
                    <w:rFonts w:ascii="Calibri" w:hAnsi="Calibri"/>
                    <w:color w:val="000000"/>
                    <w:szCs w:val="22"/>
                  </w:rPr>
                </w:rPrChange>
              </w:rPr>
            </w:pPr>
            <w:ins w:id="2458" w:author="Ademar Oliva Xavier Jr." w:date="2014-05-21T10:29:00Z">
              <w:r w:rsidRPr="00AC393F">
                <w:rPr>
                  <w:rFonts w:ascii="Calibri" w:hAnsi="Calibri"/>
                  <w:color w:val="000000"/>
                  <w:sz w:val="16"/>
                  <w:szCs w:val="16"/>
                  <w:rPrChange w:id="24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460" w:author="Ademar Oliva Xavier Jr." w:date="2014-05-21T10:29:00Z"/>
                <w:rFonts w:ascii="Calibri" w:hAnsi="Calibri"/>
                <w:color w:val="000000"/>
                <w:sz w:val="16"/>
                <w:szCs w:val="16"/>
                <w:rPrChange w:id="2461" w:author="Ademar Oliva Xavier Jr." w:date="2014-05-21T10:31:00Z">
                  <w:rPr>
                    <w:ins w:id="2462" w:author="Ademar Oliva Xavier Jr." w:date="2014-05-21T10:29:00Z"/>
                    <w:rFonts w:ascii="Calibri" w:hAnsi="Calibri"/>
                    <w:color w:val="000000"/>
                    <w:szCs w:val="22"/>
                  </w:rPr>
                </w:rPrChange>
              </w:rPr>
            </w:pPr>
            <w:ins w:id="2463" w:author="Ademar Oliva Xavier Jr." w:date="2014-05-21T10:29:00Z">
              <w:r w:rsidRPr="00AC393F">
                <w:rPr>
                  <w:rFonts w:ascii="Calibri" w:hAnsi="Calibri"/>
                  <w:color w:val="000000"/>
                  <w:sz w:val="16"/>
                  <w:szCs w:val="16"/>
                  <w:rPrChange w:id="24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65" w:author="Ademar Oliva Xavier Jr." w:date="2014-05-21T10:29:00Z"/>
                <w:rFonts w:ascii="Calibri" w:hAnsi="Calibri"/>
                <w:color w:val="000000"/>
                <w:sz w:val="16"/>
                <w:szCs w:val="16"/>
                <w:rPrChange w:id="2466" w:author="Ademar Oliva Xavier Jr." w:date="2014-05-21T10:31:00Z">
                  <w:rPr>
                    <w:ins w:id="2467" w:author="Ademar Oliva Xavier Jr." w:date="2014-05-21T10:29:00Z"/>
                    <w:rFonts w:ascii="Calibri" w:hAnsi="Calibri"/>
                    <w:color w:val="000000"/>
                    <w:szCs w:val="22"/>
                  </w:rPr>
                </w:rPrChange>
              </w:rPr>
            </w:pPr>
            <w:ins w:id="2468" w:author="Ademar Oliva Xavier Jr." w:date="2014-05-21T10:29:00Z">
              <w:r w:rsidRPr="00AC393F">
                <w:rPr>
                  <w:rFonts w:ascii="Calibri" w:hAnsi="Calibri"/>
                  <w:color w:val="000000"/>
                  <w:sz w:val="16"/>
                  <w:szCs w:val="16"/>
                  <w:rPrChange w:id="24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70" w:author="Ademar Oliva Xavier Jr." w:date="2014-05-21T10:29:00Z"/>
                <w:rFonts w:ascii="Calibri" w:hAnsi="Calibri"/>
                <w:color w:val="000000"/>
                <w:sz w:val="16"/>
                <w:szCs w:val="16"/>
                <w:rPrChange w:id="2471" w:author="Ademar Oliva Xavier Jr." w:date="2014-05-21T10:31:00Z">
                  <w:rPr>
                    <w:ins w:id="2472" w:author="Ademar Oliva Xavier Jr." w:date="2014-05-21T10:29:00Z"/>
                    <w:rFonts w:ascii="Calibri" w:hAnsi="Calibri"/>
                    <w:color w:val="000000"/>
                    <w:szCs w:val="22"/>
                  </w:rPr>
                </w:rPrChange>
              </w:rPr>
            </w:pPr>
            <w:ins w:id="2473" w:author="Ademar Oliva Xavier Jr." w:date="2014-05-21T10:29:00Z">
              <w:r w:rsidRPr="00AC393F">
                <w:rPr>
                  <w:rFonts w:ascii="Calibri" w:hAnsi="Calibri"/>
                  <w:color w:val="000000"/>
                  <w:sz w:val="16"/>
                  <w:szCs w:val="16"/>
                  <w:rPrChange w:id="24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75" w:author="Ademar Oliva Xavier Jr." w:date="2014-05-21T10:29:00Z"/>
                <w:rFonts w:ascii="Calibri" w:hAnsi="Calibri"/>
                <w:color w:val="000000"/>
                <w:sz w:val="16"/>
                <w:szCs w:val="16"/>
                <w:rPrChange w:id="2476" w:author="Ademar Oliva Xavier Jr." w:date="2014-05-21T10:31:00Z">
                  <w:rPr>
                    <w:ins w:id="2477" w:author="Ademar Oliva Xavier Jr." w:date="2014-05-21T10:29:00Z"/>
                    <w:rFonts w:ascii="Calibri" w:hAnsi="Calibri"/>
                    <w:color w:val="000000"/>
                    <w:szCs w:val="22"/>
                  </w:rPr>
                </w:rPrChange>
              </w:rPr>
            </w:pPr>
            <w:ins w:id="2478" w:author="Ademar Oliva Xavier Jr." w:date="2014-05-21T10:29:00Z">
              <w:r w:rsidRPr="00AC393F">
                <w:rPr>
                  <w:rFonts w:ascii="Calibri" w:hAnsi="Calibri"/>
                  <w:color w:val="000000"/>
                  <w:sz w:val="16"/>
                  <w:szCs w:val="16"/>
                  <w:rPrChange w:id="24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480" w:author="Ademar Oliva Xavier Jr." w:date="2014-05-21T10:29:00Z"/>
                <w:rFonts w:ascii="Calibri" w:hAnsi="Calibri"/>
                <w:color w:val="000000"/>
                <w:sz w:val="16"/>
                <w:szCs w:val="16"/>
                <w:rPrChange w:id="2481" w:author="Ademar Oliva Xavier Jr." w:date="2014-05-21T10:31:00Z">
                  <w:rPr>
                    <w:ins w:id="2482" w:author="Ademar Oliva Xavier Jr." w:date="2014-05-21T10:29:00Z"/>
                    <w:rFonts w:ascii="Calibri" w:hAnsi="Calibri"/>
                    <w:color w:val="000000"/>
                    <w:szCs w:val="22"/>
                  </w:rPr>
                </w:rPrChange>
              </w:rPr>
            </w:pPr>
            <w:ins w:id="2483" w:author="Ademar Oliva Xavier Jr." w:date="2014-05-21T10:29:00Z">
              <w:r w:rsidRPr="00AC393F">
                <w:rPr>
                  <w:rFonts w:ascii="Calibri" w:hAnsi="Calibri"/>
                  <w:color w:val="000000"/>
                  <w:sz w:val="16"/>
                  <w:szCs w:val="16"/>
                  <w:rPrChange w:id="2484"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85" w:author="Ademar Oliva Xavier Jr." w:date="2014-05-21T10:29:00Z"/>
                <w:rFonts w:ascii="Calibri" w:hAnsi="Calibri"/>
                <w:color w:val="000000"/>
                <w:sz w:val="16"/>
                <w:szCs w:val="16"/>
                <w:rPrChange w:id="2486" w:author="Ademar Oliva Xavier Jr." w:date="2014-05-21T10:31:00Z">
                  <w:rPr>
                    <w:ins w:id="2487" w:author="Ademar Oliva Xavier Jr." w:date="2014-05-21T10:29:00Z"/>
                    <w:rFonts w:ascii="Calibri" w:hAnsi="Calibri"/>
                    <w:color w:val="000000"/>
                    <w:szCs w:val="22"/>
                  </w:rPr>
                </w:rPrChange>
              </w:rPr>
            </w:pPr>
            <w:ins w:id="2488" w:author="Ademar Oliva Xavier Jr." w:date="2014-05-21T10:29:00Z">
              <w:r w:rsidRPr="00AC393F">
                <w:rPr>
                  <w:rFonts w:ascii="Calibri" w:hAnsi="Calibri"/>
                  <w:color w:val="000000"/>
                  <w:sz w:val="16"/>
                  <w:szCs w:val="16"/>
                  <w:rPrChange w:id="24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90" w:author="Ademar Oliva Xavier Jr." w:date="2014-05-21T10:29:00Z"/>
                <w:rFonts w:ascii="Calibri" w:hAnsi="Calibri"/>
                <w:color w:val="000000"/>
                <w:sz w:val="16"/>
                <w:szCs w:val="16"/>
                <w:rPrChange w:id="2491" w:author="Ademar Oliva Xavier Jr." w:date="2014-05-21T10:31:00Z">
                  <w:rPr>
                    <w:ins w:id="2492" w:author="Ademar Oliva Xavier Jr." w:date="2014-05-21T10:29:00Z"/>
                    <w:rFonts w:ascii="Calibri" w:hAnsi="Calibri"/>
                    <w:color w:val="000000"/>
                    <w:szCs w:val="22"/>
                  </w:rPr>
                </w:rPrChange>
              </w:rPr>
            </w:pPr>
            <w:ins w:id="2493" w:author="Ademar Oliva Xavier Jr." w:date="2014-05-21T10:29:00Z">
              <w:r w:rsidRPr="00AC393F">
                <w:rPr>
                  <w:rFonts w:ascii="Calibri" w:hAnsi="Calibri"/>
                  <w:color w:val="000000"/>
                  <w:sz w:val="16"/>
                  <w:szCs w:val="16"/>
                  <w:rPrChange w:id="24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495" w:author="Ademar Oliva Xavier Jr." w:date="2014-05-21T10:29:00Z"/>
                <w:rFonts w:ascii="Calibri" w:hAnsi="Calibri"/>
                <w:color w:val="000000"/>
                <w:sz w:val="16"/>
                <w:szCs w:val="16"/>
                <w:rPrChange w:id="2496" w:author="Ademar Oliva Xavier Jr." w:date="2014-05-21T10:31:00Z">
                  <w:rPr>
                    <w:ins w:id="2497" w:author="Ademar Oliva Xavier Jr." w:date="2014-05-21T10:29:00Z"/>
                    <w:rFonts w:ascii="Calibri" w:hAnsi="Calibri"/>
                    <w:color w:val="000000"/>
                    <w:szCs w:val="22"/>
                  </w:rPr>
                </w:rPrChange>
              </w:rPr>
            </w:pPr>
            <w:ins w:id="2498" w:author="Ademar Oliva Xavier Jr." w:date="2014-05-21T10:29:00Z">
              <w:r w:rsidRPr="00AC393F">
                <w:rPr>
                  <w:rFonts w:ascii="Calibri" w:hAnsi="Calibri"/>
                  <w:color w:val="000000"/>
                  <w:sz w:val="16"/>
                  <w:szCs w:val="16"/>
                  <w:rPrChange w:id="24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00" w:author="Ademar Oliva Xavier Jr." w:date="2014-05-21T10:29:00Z"/>
                <w:rFonts w:ascii="Calibri" w:hAnsi="Calibri"/>
                <w:color w:val="000000"/>
                <w:sz w:val="16"/>
                <w:szCs w:val="16"/>
                <w:rPrChange w:id="2501" w:author="Ademar Oliva Xavier Jr." w:date="2014-05-21T10:31:00Z">
                  <w:rPr>
                    <w:ins w:id="2502" w:author="Ademar Oliva Xavier Jr." w:date="2014-05-21T10:29:00Z"/>
                    <w:rFonts w:ascii="Calibri" w:hAnsi="Calibri"/>
                    <w:color w:val="000000"/>
                    <w:szCs w:val="22"/>
                  </w:rPr>
                </w:rPrChange>
              </w:rPr>
            </w:pPr>
            <w:ins w:id="2503" w:author="Ademar Oliva Xavier Jr." w:date="2014-05-21T10:29:00Z">
              <w:r w:rsidRPr="00AC393F">
                <w:rPr>
                  <w:rFonts w:ascii="Calibri" w:hAnsi="Calibri"/>
                  <w:color w:val="000000"/>
                  <w:sz w:val="16"/>
                  <w:szCs w:val="16"/>
                  <w:rPrChange w:id="25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05" w:author="Ademar Oliva Xavier Jr." w:date="2014-05-21T10:29:00Z"/>
                <w:rFonts w:ascii="Calibri" w:hAnsi="Calibri"/>
                <w:color w:val="000000"/>
                <w:sz w:val="16"/>
                <w:szCs w:val="16"/>
                <w:rPrChange w:id="2506" w:author="Ademar Oliva Xavier Jr." w:date="2014-05-21T10:31:00Z">
                  <w:rPr>
                    <w:ins w:id="2507" w:author="Ademar Oliva Xavier Jr." w:date="2014-05-21T10:29:00Z"/>
                    <w:rFonts w:ascii="Calibri" w:hAnsi="Calibri"/>
                    <w:color w:val="000000"/>
                    <w:szCs w:val="22"/>
                  </w:rPr>
                </w:rPrChange>
              </w:rPr>
            </w:pPr>
            <w:ins w:id="2508" w:author="Ademar Oliva Xavier Jr." w:date="2014-05-21T10:29:00Z">
              <w:r w:rsidRPr="00AC393F">
                <w:rPr>
                  <w:rFonts w:ascii="Calibri" w:hAnsi="Calibri"/>
                  <w:color w:val="000000"/>
                  <w:sz w:val="16"/>
                  <w:szCs w:val="16"/>
                  <w:rPrChange w:id="25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510" w:author="Ademar Oliva Xavier Jr." w:date="2014-05-21T10:29:00Z"/>
                <w:rFonts w:ascii="Calibri" w:hAnsi="Calibri"/>
                <w:color w:val="000000"/>
                <w:sz w:val="16"/>
                <w:szCs w:val="16"/>
                <w:rPrChange w:id="2511" w:author="Ademar Oliva Xavier Jr." w:date="2014-05-21T10:31:00Z">
                  <w:rPr>
                    <w:ins w:id="2512" w:author="Ademar Oliva Xavier Jr." w:date="2014-05-21T10:29:00Z"/>
                    <w:rFonts w:ascii="Calibri" w:hAnsi="Calibri"/>
                    <w:color w:val="000000"/>
                    <w:szCs w:val="22"/>
                  </w:rPr>
                </w:rPrChange>
              </w:rPr>
            </w:pPr>
            <w:ins w:id="2513" w:author="Ademar Oliva Xavier Jr." w:date="2014-05-21T10:29:00Z">
              <w:r w:rsidRPr="00AC393F">
                <w:rPr>
                  <w:rFonts w:ascii="Calibri" w:hAnsi="Calibri"/>
                  <w:color w:val="000000"/>
                  <w:sz w:val="16"/>
                  <w:szCs w:val="16"/>
                  <w:rPrChange w:id="2514" w:author="Ademar Oliva Xavier Jr." w:date="2014-05-21T10:31:00Z">
                    <w:rPr>
                      <w:rFonts w:ascii="Calibri" w:hAnsi="Calibri"/>
                      <w:color w:val="000000"/>
                      <w:szCs w:val="22"/>
                    </w:rPr>
                  </w:rPrChange>
                </w:rPr>
                <w:t> </w:t>
              </w:r>
            </w:ins>
          </w:p>
        </w:tc>
      </w:tr>
      <w:tr w:rsidR="006600BE" w:rsidRPr="00AC393F" w:rsidTr="00AC393F">
        <w:trPr>
          <w:trHeight w:val="300"/>
          <w:ins w:id="2515"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516" w:author="Ademar Oliva Xavier Jr." w:date="2014-05-21T10:29:00Z"/>
                <w:rFonts w:ascii="Arial" w:hAnsi="Arial" w:cs="Arial"/>
                <w:color w:val="000000"/>
                <w:sz w:val="16"/>
                <w:szCs w:val="16"/>
                <w:rPrChange w:id="2517" w:author="Ademar Oliva Xavier Jr." w:date="2014-05-21T10:31:00Z">
                  <w:rPr>
                    <w:ins w:id="2518" w:author="Ademar Oliva Xavier Jr." w:date="2014-05-21T10:29:00Z"/>
                    <w:rFonts w:ascii="Arial" w:hAnsi="Arial" w:cs="Arial"/>
                    <w:color w:val="000000"/>
                    <w:sz w:val="20"/>
                    <w:szCs w:val="20"/>
                  </w:rPr>
                </w:rPrChange>
              </w:rPr>
            </w:pPr>
            <w:ins w:id="2519" w:author="Ademar Oliva Xavier Jr." w:date="2014-05-21T10:29:00Z">
              <w:r w:rsidRPr="00AC393F">
                <w:rPr>
                  <w:rFonts w:ascii="Arial" w:hAnsi="Arial" w:cs="Arial"/>
                  <w:color w:val="000000"/>
                  <w:sz w:val="16"/>
                  <w:szCs w:val="16"/>
                  <w:rPrChange w:id="2520" w:author="Ademar Oliva Xavier Jr." w:date="2014-05-21T10:31:00Z">
                    <w:rPr>
                      <w:rFonts w:ascii="Arial" w:hAnsi="Arial" w:cs="Arial"/>
                      <w:color w:val="000000"/>
                      <w:sz w:val="20"/>
                      <w:szCs w:val="20"/>
                    </w:rPr>
                  </w:rPrChange>
                </w:rPr>
                <w:t>Implementação de ambiente Web</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21" w:author="Ademar Oliva Xavier Jr." w:date="2014-05-21T10:29:00Z"/>
                <w:rFonts w:ascii="Calibri" w:hAnsi="Calibri"/>
                <w:color w:val="000000"/>
                <w:sz w:val="16"/>
                <w:szCs w:val="16"/>
                <w:rPrChange w:id="2522" w:author="Ademar Oliva Xavier Jr." w:date="2014-05-21T10:31:00Z">
                  <w:rPr>
                    <w:ins w:id="2523" w:author="Ademar Oliva Xavier Jr." w:date="2014-05-21T10:29:00Z"/>
                    <w:rFonts w:ascii="Calibri" w:hAnsi="Calibri"/>
                    <w:color w:val="000000"/>
                    <w:szCs w:val="22"/>
                  </w:rPr>
                </w:rPrChange>
              </w:rPr>
            </w:pPr>
            <w:ins w:id="2524" w:author="Ademar Oliva Xavier Jr." w:date="2014-05-21T10:29:00Z">
              <w:r w:rsidRPr="00AC393F">
                <w:rPr>
                  <w:rFonts w:ascii="Calibri" w:hAnsi="Calibri"/>
                  <w:color w:val="000000"/>
                  <w:sz w:val="16"/>
                  <w:szCs w:val="16"/>
                  <w:rPrChange w:id="25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26" w:author="Ademar Oliva Xavier Jr." w:date="2014-05-21T10:29:00Z"/>
                <w:rFonts w:ascii="Calibri" w:hAnsi="Calibri"/>
                <w:color w:val="000000"/>
                <w:sz w:val="16"/>
                <w:szCs w:val="16"/>
                <w:rPrChange w:id="2527" w:author="Ademar Oliva Xavier Jr." w:date="2014-05-21T10:31:00Z">
                  <w:rPr>
                    <w:ins w:id="2528" w:author="Ademar Oliva Xavier Jr." w:date="2014-05-21T10:29:00Z"/>
                    <w:rFonts w:ascii="Calibri" w:hAnsi="Calibri"/>
                    <w:color w:val="000000"/>
                    <w:szCs w:val="22"/>
                  </w:rPr>
                </w:rPrChange>
              </w:rPr>
            </w:pPr>
            <w:ins w:id="2529" w:author="Ademar Oliva Xavier Jr." w:date="2014-05-21T10:29:00Z">
              <w:r w:rsidRPr="00AC393F">
                <w:rPr>
                  <w:rFonts w:ascii="Calibri" w:hAnsi="Calibri"/>
                  <w:color w:val="000000"/>
                  <w:sz w:val="16"/>
                  <w:szCs w:val="16"/>
                  <w:rPrChange w:id="25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31" w:author="Ademar Oliva Xavier Jr." w:date="2014-05-21T10:29:00Z"/>
                <w:rFonts w:ascii="Calibri" w:hAnsi="Calibri"/>
                <w:color w:val="000000"/>
                <w:sz w:val="16"/>
                <w:szCs w:val="16"/>
                <w:rPrChange w:id="2532" w:author="Ademar Oliva Xavier Jr." w:date="2014-05-21T10:31:00Z">
                  <w:rPr>
                    <w:ins w:id="2533" w:author="Ademar Oliva Xavier Jr." w:date="2014-05-21T10:29:00Z"/>
                    <w:rFonts w:ascii="Calibri" w:hAnsi="Calibri"/>
                    <w:color w:val="000000"/>
                    <w:szCs w:val="22"/>
                  </w:rPr>
                </w:rPrChange>
              </w:rPr>
            </w:pPr>
            <w:ins w:id="2534" w:author="Ademar Oliva Xavier Jr." w:date="2014-05-21T10:29:00Z">
              <w:r w:rsidRPr="00AC393F">
                <w:rPr>
                  <w:rFonts w:ascii="Calibri" w:hAnsi="Calibri"/>
                  <w:color w:val="000000"/>
                  <w:sz w:val="16"/>
                  <w:szCs w:val="16"/>
                  <w:rPrChange w:id="25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36" w:author="Ademar Oliva Xavier Jr." w:date="2014-05-21T10:29:00Z"/>
                <w:rFonts w:ascii="Calibri" w:hAnsi="Calibri"/>
                <w:color w:val="000000"/>
                <w:sz w:val="16"/>
                <w:szCs w:val="16"/>
                <w:rPrChange w:id="2537" w:author="Ademar Oliva Xavier Jr." w:date="2014-05-21T10:31:00Z">
                  <w:rPr>
                    <w:ins w:id="2538" w:author="Ademar Oliva Xavier Jr." w:date="2014-05-21T10:29:00Z"/>
                    <w:rFonts w:ascii="Calibri" w:hAnsi="Calibri"/>
                    <w:color w:val="000000"/>
                    <w:szCs w:val="22"/>
                  </w:rPr>
                </w:rPrChange>
              </w:rPr>
            </w:pPr>
            <w:ins w:id="2539" w:author="Ademar Oliva Xavier Jr." w:date="2014-05-21T10:29:00Z">
              <w:r w:rsidRPr="00AC393F">
                <w:rPr>
                  <w:rFonts w:ascii="Calibri" w:hAnsi="Calibri"/>
                  <w:color w:val="000000"/>
                  <w:sz w:val="16"/>
                  <w:szCs w:val="16"/>
                  <w:rPrChange w:id="25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41" w:author="Ademar Oliva Xavier Jr." w:date="2014-05-21T10:29:00Z"/>
                <w:rFonts w:ascii="Calibri" w:hAnsi="Calibri"/>
                <w:color w:val="000000"/>
                <w:sz w:val="16"/>
                <w:szCs w:val="16"/>
                <w:rPrChange w:id="2542" w:author="Ademar Oliva Xavier Jr." w:date="2014-05-21T10:31:00Z">
                  <w:rPr>
                    <w:ins w:id="2543" w:author="Ademar Oliva Xavier Jr." w:date="2014-05-21T10:29:00Z"/>
                    <w:rFonts w:ascii="Calibri" w:hAnsi="Calibri"/>
                    <w:color w:val="000000"/>
                    <w:szCs w:val="22"/>
                  </w:rPr>
                </w:rPrChange>
              </w:rPr>
            </w:pPr>
            <w:ins w:id="2544" w:author="Ademar Oliva Xavier Jr." w:date="2014-05-21T10:29:00Z">
              <w:r w:rsidRPr="00AC393F">
                <w:rPr>
                  <w:rFonts w:ascii="Calibri" w:hAnsi="Calibri"/>
                  <w:color w:val="000000"/>
                  <w:sz w:val="16"/>
                  <w:szCs w:val="16"/>
                  <w:rPrChange w:id="25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46" w:author="Ademar Oliva Xavier Jr." w:date="2014-05-21T10:29:00Z"/>
                <w:rFonts w:ascii="Calibri" w:hAnsi="Calibri"/>
                <w:color w:val="000000"/>
                <w:sz w:val="16"/>
                <w:szCs w:val="16"/>
                <w:rPrChange w:id="2547" w:author="Ademar Oliva Xavier Jr." w:date="2014-05-21T10:31:00Z">
                  <w:rPr>
                    <w:ins w:id="2548" w:author="Ademar Oliva Xavier Jr." w:date="2014-05-21T10:29:00Z"/>
                    <w:rFonts w:ascii="Calibri" w:hAnsi="Calibri"/>
                    <w:color w:val="000000"/>
                    <w:szCs w:val="22"/>
                  </w:rPr>
                </w:rPrChange>
              </w:rPr>
            </w:pPr>
            <w:ins w:id="2549" w:author="Ademar Oliva Xavier Jr." w:date="2014-05-21T10:29:00Z">
              <w:r w:rsidRPr="00AC393F">
                <w:rPr>
                  <w:rFonts w:ascii="Calibri" w:hAnsi="Calibri"/>
                  <w:color w:val="000000"/>
                  <w:sz w:val="16"/>
                  <w:szCs w:val="16"/>
                  <w:rPrChange w:id="25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51" w:author="Ademar Oliva Xavier Jr." w:date="2014-05-21T10:29:00Z"/>
                <w:rFonts w:ascii="Calibri" w:hAnsi="Calibri"/>
                <w:color w:val="000000"/>
                <w:sz w:val="16"/>
                <w:szCs w:val="16"/>
                <w:rPrChange w:id="2552" w:author="Ademar Oliva Xavier Jr." w:date="2014-05-21T10:31:00Z">
                  <w:rPr>
                    <w:ins w:id="2553" w:author="Ademar Oliva Xavier Jr." w:date="2014-05-21T10:29:00Z"/>
                    <w:rFonts w:ascii="Calibri" w:hAnsi="Calibri"/>
                    <w:color w:val="000000"/>
                    <w:szCs w:val="22"/>
                  </w:rPr>
                </w:rPrChange>
              </w:rPr>
            </w:pPr>
            <w:ins w:id="2554" w:author="Ademar Oliva Xavier Jr." w:date="2014-05-21T10:29:00Z">
              <w:r w:rsidRPr="00AC393F">
                <w:rPr>
                  <w:rFonts w:ascii="Calibri" w:hAnsi="Calibri"/>
                  <w:color w:val="000000"/>
                  <w:sz w:val="16"/>
                  <w:szCs w:val="16"/>
                  <w:rPrChange w:id="25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56" w:author="Ademar Oliva Xavier Jr." w:date="2014-05-21T10:29:00Z"/>
                <w:rFonts w:ascii="Calibri" w:hAnsi="Calibri"/>
                <w:color w:val="000000"/>
                <w:sz w:val="16"/>
                <w:szCs w:val="16"/>
                <w:rPrChange w:id="2557" w:author="Ademar Oliva Xavier Jr." w:date="2014-05-21T10:31:00Z">
                  <w:rPr>
                    <w:ins w:id="2558" w:author="Ademar Oliva Xavier Jr." w:date="2014-05-21T10:29:00Z"/>
                    <w:rFonts w:ascii="Calibri" w:hAnsi="Calibri"/>
                    <w:color w:val="000000"/>
                    <w:szCs w:val="22"/>
                  </w:rPr>
                </w:rPrChange>
              </w:rPr>
            </w:pPr>
            <w:ins w:id="2559" w:author="Ademar Oliva Xavier Jr." w:date="2014-05-21T10:29:00Z">
              <w:r w:rsidRPr="00AC393F">
                <w:rPr>
                  <w:rFonts w:ascii="Calibri" w:hAnsi="Calibri"/>
                  <w:color w:val="000000"/>
                  <w:sz w:val="16"/>
                  <w:szCs w:val="16"/>
                  <w:rPrChange w:id="25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61" w:author="Ademar Oliva Xavier Jr." w:date="2014-05-21T10:29:00Z"/>
                <w:rFonts w:ascii="Calibri" w:hAnsi="Calibri"/>
                <w:color w:val="000000"/>
                <w:sz w:val="16"/>
                <w:szCs w:val="16"/>
                <w:rPrChange w:id="2562" w:author="Ademar Oliva Xavier Jr." w:date="2014-05-21T10:31:00Z">
                  <w:rPr>
                    <w:ins w:id="2563" w:author="Ademar Oliva Xavier Jr." w:date="2014-05-21T10:29:00Z"/>
                    <w:rFonts w:ascii="Calibri" w:hAnsi="Calibri"/>
                    <w:color w:val="000000"/>
                    <w:szCs w:val="22"/>
                  </w:rPr>
                </w:rPrChange>
              </w:rPr>
            </w:pPr>
            <w:ins w:id="2564" w:author="Ademar Oliva Xavier Jr." w:date="2014-05-21T10:29:00Z">
              <w:r w:rsidRPr="00AC393F">
                <w:rPr>
                  <w:rFonts w:ascii="Calibri" w:hAnsi="Calibri"/>
                  <w:color w:val="000000"/>
                  <w:sz w:val="16"/>
                  <w:szCs w:val="16"/>
                  <w:rPrChange w:id="25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566" w:author="Ademar Oliva Xavier Jr." w:date="2014-05-21T10:29:00Z"/>
                <w:rFonts w:ascii="Calibri" w:hAnsi="Calibri"/>
                <w:color w:val="000000"/>
                <w:sz w:val="16"/>
                <w:szCs w:val="16"/>
                <w:rPrChange w:id="2567" w:author="Ademar Oliva Xavier Jr." w:date="2014-05-21T10:31:00Z">
                  <w:rPr>
                    <w:ins w:id="2568" w:author="Ademar Oliva Xavier Jr." w:date="2014-05-21T10:29:00Z"/>
                    <w:rFonts w:ascii="Calibri" w:hAnsi="Calibri"/>
                    <w:color w:val="000000"/>
                    <w:szCs w:val="22"/>
                  </w:rPr>
                </w:rPrChange>
              </w:rPr>
            </w:pPr>
            <w:ins w:id="2569" w:author="Ademar Oliva Xavier Jr." w:date="2014-05-21T10:29:00Z">
              <w:r w:rsidRPr="00AC393F">
                <w:rPr>
                  <w:rFonts w:ascii="Calibri" w:hAnsi="Calibri"/>
                  <w:color w:val="000000"/>
                  <w:sz w:val="16"/>
                  <w:szCs w:val="16"/>
                  <w:rPrChange w:id="25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71" w:author="Ademar Oliva Xavier Jr." w:date="2014-05-21T10:29:00Z"/>
                <w:rFonts w:ascii="Calibri" w:hAnsi="Calibri"/>
                <w:color w:val="000000"/>
                <w:sz w:val="16"/>
                <w:szCs w:val="16"/>
                <w:rPrChange w:id="2572" w:author="Ademar Oliva Xavier Jr." w:date="2014-05-21T10:31:00Z">
                  <w:rPr>
                    <w:ins w:id="2573" w:author="Ademar Oliva Xavier Jr." w:date="2014-05-21T10:29:00Z"/>
                    <w:rFonts w:ascii="Calibri" w:hAnsi="Calibri"/>
                    <w:color w:val="000000"/>
                    <w:szCs w:val="22"/>
                  </w:rPr>
                </w:rPrChange>
              </w:rPr>
            </w:pPr>
            <w:ins w:id="2574" w:author="Ademar Oliva Xavier Jr." w:date="2014-05-21T10:29:00Z">
              <w:r w:rsidRPr="00AC393F">
                <w:rPr>
                  <w:rFonts w:ascii="Calibri" w:hAnsi="Calibri"/>
                  <w:color w:val="000000"/>
                  <w:sz w:val="16"/>
                  <w:szCs w:val="16"/>
                  <w:rPrChange w:id="25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76" w:author="Ademar Oliva Xavier Jr." w:date="2014-05-21T10:29:00Z"/>
                <w:rFonts w:ascii="Calibri" w:hAnsi="Calibri"/>
                <w:color w:val="000000"/>
                <w:sz w:val="16"/>
                <w:szCs w:val="16"/>
                <w:rPrChange w:id="2577" w:author="Ademar Oliva Xavier Jr." w:date="2014-05-21T10:31:00Z">
                  <w:rPr>
                    <w:ins w:id="2578" w:author="Ademar Oliva Xavier Jr." w:date="2014-05-21T10:29:00Z"/>
                    <w:rFonts w:ascii="Calibri" w:hAnsi="Calibri"/>
                    <w:color w:val="000000"/>
                    <w:szCs w:val="22"/>
                  </w:rPr>
                </w:rPrChange>
              </w:rPr>
            </w:pPr>
            <w:ins w:id="2579" w:author="Ademar Oliva Xavier Jr." w:date="2014-05-21T10:29:00Z">
              <w:r w:rsidRPr="00AC393F">
                <w:rPr>
                  <w:rFonts w:ascii="Calibri" w:hAnsi="Calibri"/>
                  <w:color w:val="000000"/>
                  <w:sz w:val="16"/>
                  <w:szCs w:val="16"/>
                  <w:rPrChange w:id="258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581" w:author="Ademar Oliva Xavier Jr." w:date="2014-05-21T10:29:00Z"/>
                <w:rFonts w:ascii="Calibri" w:hAnsi="Calibri"/>
                <w:color w:val="000000"/>
                <w:sz w:val="16"/>
                <w:szCs w:val="16"/>
                <w:rPrChange w:id="2582" w:author="Ademar Oliva Xavier Jr." w:date="2014-05-21T10:31:00Z">
                  <w:rPr>
                    <w:ins w:id="2583" w:author="Ademar Oliva Xavier Jr." w:date="2014-05-21T10:29:00Z"/>
                    <w:rFonts w:ascii="Calibri" w:hAnsi="Calibri"/>
                    <w:color w:val="000000"/>
                    <w:szCs w:val="22"/>
                  </w:rPr>
                </w:rPrChange>
              </w:rPr>
            </w:pPr>
            <w:ins w:id="2584" w:author="Ademar Oliva Xavier Jr." w:date="2014-05-21T10:29:00Z">
              <w:r w:rsidRPr="00AC393F">
                <w:rPr>
                  <w:rFonts w:ascii="Calibri" w:hAnsi="Calibri"/>
                  <w:color w:val="000000"/>
                  <w:sz w:val="16"/>
                  <w:szCs w:val="16"/>
                  <w:rPrChange w:id="25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586" w:author="Ademar Oliva Xavier Jr." w:date="2014-05-21T10:29:00Z"/>
                <w:rFonts w:ascii="Calibri" w:hAnsi="Calibri"/>
                <w:color w:val="000000"/>
                <w:sz w:val="16"/>
                <w:szCs w:val="16"/>
                <w:rPrChange w:id="2587" w:author="Ademar Oliva Xavier Jr." w:date="2014-05-21T10:31:00Z">
                  <w:rPr>
                    <w:ins w:id="2588" w:author="Ademar Oliva Xavier Jr." w:date="2014-05-21T10:29:00Z"/>
                    <w:rFonts w:ascii="Calibri" w:hAnsi="Calibri"/>
                    <w:color w:val="000000"/>
                    <w:szCs w:val="22"/>
                  </w:rPr>
                </w:rPrChange>
              </w:rPr>
            </w:pPr>
            <w:ins w:id="2589" w:author="Ademar Oliva Xavier Jr." w:date="2014-05-21T10:29:00Z">
              <w:r w:rsidRPr="00AC393F">
                <w:rPr>
                  <w:rFonts w:ascii="Calibri" w:hAnsi="Calibri"/>
                  <w:color w:val="000000"/>
                  <w:sz w:val="16"/>
                  <w:szCs w:val="16"/>
                  <w:rPrChange w:id="25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591" w:author="Ademar Oliva Xavier Jr." w:date="2014-05-21T10:29:00Z"/>
                <w:rFonts w:ascii="Calibri" w:hAnsi="Calibri"/>
                <w:color w:val="000000"/>
                <w:sz w:val="16"/>
                <w:szCs w:val="16"/>
                <w:rPrChange w:id="2592" w:author="Ademar Oliva Xavier Jr." w:date="2014-05-21T10:31:00Z">
                  <w:rPr>
                    <w:ins w:id="2593" w:author="Ademar Oliva Xavier Jr." w:date="2014-05-21T10:29:00Z"/>
                    <w:rFonts w:ascii="Calibri" w:hAnsi="Calibri"/>
                    <w:color w:val="000000"/>
                    <w:szCs w:val="22"/>
                  </w:rPr>
                </w:rPrChange>
              </w:rPr>
            </w:pPr>
            <w:ins w:id="2594" w:author="Ademar Oliva Xavier Jr." w:date="2014-05-21T10:29:00Z">
              <w:r w:rsidRPr="00AC393F">
                <w:rPr>
                  <w:rFonts w:ascii="Calibri" w:hAnsi="Calibri"/>
                  <w:color w:val="000000"/>
                  <w:sz w:val="16"/>
                  <w:szCs w:val="16"/>
                  <w:rPrChange w:id="25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596" w:author="Ademar Oliva Xavier Jr." w:date="2014-05-21T10:29:00Z"/>
                <w:rFonts w:ascii="Calibri" w:hAnsi="Calibri"/>
                <w:color w:val="000000"/>
                <w:sz w:val="16"/>
                <w:szCs w:val="16"/>
                <w:rPrChange w:id="2597" w:author="Ademar Oliva Xavier Jr." w:date="2014-05-21T10:31:00Z">
                  <w:rPr>
                    <w:ins w:id="2598" w:author="Ademar Oliva Xavier Jr." w:date="2014-05-21T10:29:00Z"/>
                    <w:rFonts w:ascii="Calibri" w:hAnsi="Calibri"/>
                    <w:color w:val="000000"/>
                    <w:szCs w:val="22"/>
                  </w:rPr>
                </w:rPrChange>
              </w:rPr>
            </w:pPr>
            <w:ins w:id="2599" w:author="Ademar Oliva Xavier Jr." w:date="2014-05-21T10:29:00Z">
              <w:r w:rsidRPr="00AC393F">
                <w:rPr>
                  <w:rFonts w:ascii="Calibri" w:hAnsi="Calibri"/>
                  <w:color w:val="000000"/>
                  <w:sz w:val="16"/>
                  <w:szCs w:val="16"/>
                  <w:rPrChange w:id="26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01" w:author="Ademar Oliva Xavier Jr." w:date="2014-05-21T10:29:00Z"/>
                <w:rFonts w:ascii="Calibri" w:hAnsi="Calibri"/>
                <w:color w:val="000000"/>
                <w:sz w:val="16"/>
                <w:szCs w:val="16"/>
                <w:rPrChange w:id="2602" w:author="Ademar Oliva Xavier Jr." w:date="2014-05-21T10:31:00Z">
                  <w:rPr>
                    <w:ins w:id="2603" w:author="Ademar Oliva Xavier Jr." w:date="2014-05-21T10:29:00Z"/>
                    <w:rFonts w:ascii="Calibri" w:hAnsi="Calibri"/>
                    <w:color w:val="000000"/>
                    <w:szCs w:val="22"/>
                  </w:rPr>
                </w:rPrChange>
              </w:rPr>
            </w:pPr>
            <w:ins w:id="2604" w:author="Ademar Oliva Xavier Jr." w:date="2014-05-21T10:29:00Z">
              <w:r w:rsidRPr="00AC393F">
                <w:rPr>
                  <w:rFonts w:ascii="Calibri" w:hAnsi="Calibri"/>
                  <w:color w:val="000000"/>
                  <w:sz w:val="16"/>
                  <w:szCs w:val="16"/>
                  <w:rPrChange w:id="26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606" w:author="Ademar Oliva Xavier Jr." w:date="2014-05-21T10:29:00Z"/>
                <w:rFonts w:ascii="Calibri" w:hAnsi="Calibri"/>
                <w:color w:val="000000"/>
                <w:sz w:val="16"/>
                <w:szCs w:val="16"/>
                <w:rPrChange w:id="2607" w:author="Ademar Oliva Xavier Jr." w:date="2014-05-21T10:31:00Z">
                  <w:rPr>
                    <w:ins w:id="2608" w:author="Ademar Oliva Xavier Jr." w:date="2014-05-21T10:29:00Z"/>
                    <w:rFonts w:ascii="Calibri" w:hAnsi="Calibri"/>
                    <w:color w:val="000000"/>
                    <w:szCs w:val="22"/>
                  </w:rPr>
                </w:rPrChange>
              </w:rPr>
            </w:pPr>
            <w:ins w:id="2609" w:author="Ademar Oliva Xavier Jr." w:date="2014-05-21T10:29:00Z">
              <w:r w:rsidRPr="00AC393F">
                <w:rPr>
                  <w:rFonts w:ascii="Calibri" w:hAnsi="Calibri"/>
                  <w:color w:val="000000"/>
                  <w:sz w:val="16"/>
                  <w:szCs w:val="16"/>
                  <w:rPrChange w:id="2610"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11" w:author="Ademar Oliva Xavier Jr." w:date="2014-05-21T10:29:00Z"/>
                <w:rFonts w:ascii="Calibri" w:hAnsi="Calibri"/>
                <w:color w:val="000000"/>
                <w:sz w:val="16"/>
                <w:szCs w:val="16"/>
                <w:rPrChange w:id="2612" w:author="Ademar Oliva Xavier Jr." w:date="2014-05-21T10:31:00Z">
                  <w:rPr>
                    <w:ins w:id="2613" w:author="Ademar Oliva Xavier Jr." w:date="2014-05-21T10:29:00Z"/>
                    <w:rFonts w:ascii="Calibri" w:hAnsi="Calibri"/>
                    <w:color w:val="000000"/>
                    <w:szCs w:val="22"/>
                  </w:rPr>
                </w:rPrChange>
              </w:rPr>
            </w:pPr>
            <w:ins w:id="2614" w:author="Ademar Oliva Xavier Jr." w:date="2014-05-21T10:29:00Z">
              <w:r w:rsidRPr="00AC393F">
                <w:rPr>
                  <w:rFonts w:ascii="Calibri" w:hAnsi="Calibri"/>
                  <w:color w:val="000000"/>
                  <w:sz w:val="16"/>
                  <w:szCs w:val="16"/>
                  <w:rPrChange w:id="26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16" w:author="Ademar Oliva Xavier Jr." w:date="2014-05-21T10:29:00Z"/>
                <w:rFonts w:ascii="Calibri" w:hAnsi="Calibri"/>
                <w:color w:val="000000"/>
                <w:sz w:val="16"/>
                <w:szCs w:val="16"/>
                <w:rPrChange w:id="2617" w:author="Ademar Oliva Xavier Jr." w:date="2014-05-21T10:31:00Z">
                  <w:rPr>
                    <w:ins w:id="2618" w:author="Ademar Oliva Xavier Jr." w:date="2014-05-21T10:29:00Z"/>
                    <w:rFonts w:ascii="Calibri" w:hAnsi="Calibri"/>
                    <w:color w:val="000000"/>
                    <w:szCs w:val="22"/>
                  </w:rPr>
                </w:rPrChange>
              </w:rPr>
            </w:pPr>
            <w:ins w:id="2619" w:author="Ademar Oliva Xavier Jr." w:date="2014-05-21T10:29:00Z">
              <w:r w:rsidRPr="00AC393F">
                <w:rPr>
                  <w:rFonts w:ascii="Calibri" w:hAnsi="Calibri"/>
                  <w:color w:val="000000"/>
                  <w:sz w:val="16"/>
                  <w:szCs w:val="16"/>
                  <w:rPrChange w:id="26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21" w:author="Ademar Oliva Xavier Jr." w:date="2014-05-21T10:29:00Z"/>
                <w:rFonts w:ascii="Calibri" w:hAnsi="Calibri"/>
                <w:color w:val="000000"/>
                <w:sz w:val="16"/>
                <w:szCs w:val="16"/>
                <w:rPrChange w:id="2622" w:author="Ademar Oliva Xavier Jr." w:date="2014-05-21T10:31:00Z">
                  <w:rPr>
                    <w:ins w:id="2623" w:author="Ademar Oliva Xavier Jr." w:date="2014-05-21T10:29:00Z"/>
                    <w:rFonts w:ascii="Calibri" w:hAnsi="Calibri"/>
                    <w:color w:val="000000"/>
                    <w:szCs w:val="22"/>
                  </w:rPr>
                </w:rPrChange>
              </w:rPr>
            </w:pPr>
            <w:ins w:id="2624" w:author="Ademar Oliva Xavier Jr." w:date="2014-05-21T10:29:00Z">
              <w:r w:rsidRPr="00AC393F">
                <w:rPr>
                  <w:rFonts w:ascii="Calibri" w:hAnsi="Calibri"/>
                  <w:color w:val="000000"/>
                  <w:sz w:val="16"/>
                  <w:szCs w:val="16"/>
                  <w:rPrChange w:id="26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26" w:author="Ademar Oliva Xavier Jr." w:date="2014-05-21T10:29:00Z"/>
                <w:rFonts w:ascii="Calibri" w:hAnsi="Calibri"/>
                <w:color w:val="000000"/>
                <w:sz w:val="16"/>
                <w:szCs w:val="16"/>
                <w:rPrChange w:id="2627" w:author="Ademar Oliva Xavier Jr." w:date="2014-05-21T10:31:00Z">
                  <w:rPr>
                    <w:ins w:id="2628" w:author="Ademar Oliva Xavier Jr." w:date="2014-05-21T10:29:00Z"/>
                    <w:rFonts w:ascii="Calibri" w:hAnsi="Calibri"/>
                    <w:color w:val="000000"/>
                    <w:szCs w:val="22"/>
                  </w:rPr>
                </w:rPrChange>
              </w:rPr>
            </w:pPr>
            <w:ins w:id="2629" w:author="Ademar Oliva Xavier Jr." w:date="2014-05-21T10:29:00Z">
              <w:r w:rsidRPr="00AC393F">
                <w:rPr>
                  <w:rFonts w:ascii="Calibri" w:hAnsi="Calibri"/>
                  <w:color w:val="000000"/>
                  <w:sz w:val="16"/>
                  <w:szCs w:val="16"/>
                  <w:rPrChange w:id="26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31" w:author="Ademar Oliva Xavier Jr." w:date="2014-05-21T10:29:00Z"/>
                <w:rFonts w:ascii="Calibri" w:hAnsi="Calibri"/>
                <w:color w:val="000000"/>
                <w:sz w:val="16"/>
                <w:szCs w:val="16"/>
                <w:rPrChange w:id="2632" w:author="Ademar Oliva Xavier Jr." w:date="2014-05-21T10:31:00Z">
                  <w:rPr>
                    <w:ins w:id="2633" w:author="Ademar Oliva Xavier Jr." w:date="2014-05-21T10:29:00Z"/>
                    <w:rFonts w:ascii="Calibri" w:hAnsi="Calibri"/>
                    <w:color w:val="000000"/>
                    <w:szCs w:val="22"/>
                  </w:rPr>
                </w:rPrChange>
              </w:rPr>
            </w:pPr>
            <w:ins w:id="2634" w:author="Ademar Oliva Xavier Jr." w:date="2014-05-21T10:29:00Z">
              <w:r w:rsidRPr="00AC393F">
                <w:rPr>
                  <w:rFonts w:ascii="Calibri" w:hAnsi="Calibri"/>
                  <w:color w:val="000000"/>
                  <w:sz w:val="16"/>
                  <w:szCs w:val="16"/>
                  <w:rPrChange w:id="26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636" w:author="Ademar Oliva Xavier Jr." w:date="2014-05-21T10:29:00Z"/>
                <w:rFonts w:ascii="Calibri" w:hAnsi="Calibri"/>
                <w:color w:val="000000"/>
                <w:sz w:val="16"/>
                <w:szCs w:val="16"/>
                <w:rPrChange w:id="2637" w:author="Ademar Oliva Xavier Jr." w:date="2014-05-21T10:31:00Z">
                  <w:rPr>
                    <w:ins w:id="2638" w:author="Ademar Oliva Xavier Jr." w:date="2014-05-21T10:29:00Z"/>
                    <w:rFonts w:ascii="Calibri" w:hAnsi="Calibri"/>
                    <w:color w:val="000000"/>
                    <w:szCs w:val="22"/>
                  </w:rPr>
                </w:rPrChange>
              </w:rPr>
            </w:pPr>
            <w:ins w:id="2639" w:author="Ademar Oliva Xavier Jr." w:date="2014-05-21T10:29:00Z">
              <w:r w:rsidRPr="00AC393F">
                <w:rPr>
                  <w:rFonts w:ascii="Calibri" w:hAnsi="Calibri"/>
                  <w:color w:val="000000"/>
                  <w:sz w:val="16"/>
                  <w:szCs w:val="16"/>
                  <w:rPrChange w:id="2640" w:author="Ademar Oliva Xavier Jr." w:date="2014-05-21T10:31:00Z">
                    <w:rPr>
                      <w:rFonts w:ascii="Calibri" w:hAnsi="Calibri"/>
                      <w:color w:val="000000"/>
                      <w:szCs w:val="22"/>
                    </w:rPr>
                  </w:rPrChange>
                </w:rPr>
                <w:t> </w:t>
              </w:r>
            </w:ins>
          </w:p>
        </w:tc>
      </w:tr>
      <w:tr w:rsidR="00AC393F" w:rsidRPr="00AC393F" w:rsidTr="00AC393F">
        <w:trPr>
          <w:trHeight w:val="300"/>
          <w:ins w:id="2641"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642" w:author="Ademar Oliva Xavier Jr." w:date="2014-05-21T10:29:00Z"/>
                <w:rFonts w:ascii="Arial" w:hAnsi="Arial" w:cs="Arial"/>
                <w:color w:val="000000"/>
                <w:sz w:val="16"/>
                <w:szCs w:val="16"/>
                <w:rPrChange w:id="2643" w:author="Ademar Oliva Xavier Jr." w:date="2014-05-21T10:31:00Z">
                  <w:rPr>
                    <w:ins w:id="2644" w:author="Ademar Oliva Xavier Jr." w:date="2014-05-21T10:29:00Z"/>
                    <w:rFonts w:ascii="Arial" w:hAnsi="Arial" w:cs="Arial"/>
                    <w:color w:val="000000"/>
                    <w:sz w:val="20"/>
                    <w:szCs w:val="20"/>
                  </w:rPr>
                </w:rPrChange>
              </w:rPr>
            </w:pPr>
            <w:ins w:id="2645" w:author="Ademar Oliva Xavier Jr." w:date="2014-05-21T10:29:00Z">
              <w:r w:rsidRPr="00AC393F">
                <w:rPr>
                  <w:rFonts w:ascii="Arial" w:hAnsi="Arial" w:cs="Arial"/>
                  <w:color w:val="000000"/>
                  <w:sz w:val="16"/>
                  <w:szCs w:val="16"/>
                  <w:rPrChange w:id="2646" w:author="Ademar Oliva Xavier Jr." w:date="2014-05-21T10:31:00Z">
                    <w:rPr>
                      <w:rFonts w:ascii="Arial" w:hAnsi="Arial" w:cs="Arial"/>
                      <w:color w:val="000000"/>
                      <w:sz w:val="20"/>
                      <w:szCs w:val="20"/>
                    </w:rPr>
                  </w:rPrChange>
                </w:rPr>
                <w:t>Setorização e sistema comercial</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47" w:author="Ademar Oliva Xavier Jr." w:date="2014-05-21T10:29:00Z"/>
                <w:rFonts w:ascii="Calibri" w:hAnsi="Calibri"/>
                <w:color w:val="000000"/>
                <w:sz w:val="16"/>
                <w:szCs w:val="16"/>
                <w:rPrChange w:id="2648" w:author="Ademar Oliva Xavier Jr." w:date="2014-05-21T10:31:00Z">
                  <w:rPr>
                    <w:ins w:id="2649" w:author="Ademar Oliva Xavier Jr." w:date="2014-05-21T10:29:00Z"/>
                    <w:rFonts w:ascii="Calibri" w:hAnsi="Calibri"/>
                    <w:color w:val="000000"/>
                    <w:szCs w:val="22"/>
                  </w:rPr>
                </w:rPrChange>
              </w:rPr>
            </w:pPr>
            <w:ins w:id="2650" w:author="Ademar Oliva Xavier Jr." w:date="2014-05-21T10:29:00Z">
              <w:r w:rsidRPr="00AC393F">
                <w:rPr>
                  <w:rFonts w:ascii="Calibri" w:hAnsi="Calibri"/>
                  <w:color w:val="000000"/>
                  <w:sz w:val="16"/>
                  <w:szCs w:val="16"/>
                  <w:rPrChange w:id="26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52" w:author="Ademar Oliva Xavier Jr." w:date="2014-05-21T10:29:00Z"/>
                <w:rFonts w:ascii="Calibri" w:hAnsi="Calibri"/>
                <w:color w:val="000000"/>
                <w:sz w:val="16"/>
                <w:szCs w:val="16"/>
                <w:rPrChange w:id="2653" w:author="Ademar Oliva Xavier Jr." w:date="2014-05-21T10:31:00Z">
                  <w:rPr>
                    <w:ins w:id="2654" w:author="Ademar Oliva Xavier Jr." w:date="2014-05-21T10:29:00Z"/>
                    <w:rFonts w:ascii="Calibri" w:hAnsi="Calibri"/>
                    <w:color w:val="000000"/>
                    <w:szCs w:val="22"/>
                  </w:rPr>
                </w:rPrChange>
              </w:rPr>
            </w:pPr>
            <w:ins w:id="2655" w:author="Ademar Oliva Xavier Jr." w:date="2014-05-21T10:29:00Z">
              <w:r w:rsidRPr="00AC393F">
                <w:rPr>
                  <w:rFonts w:ascii="Calibri" w:hAnsi="Calibri"/>
                  <w:color w:val="000000"/>
                  <w:sz w:val="16"/>
                  <w:szCs w:val="16"/>
                  <w:rPrChange w:id="26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57" w:author="Ademar Oliva Xavier Jr." w:date="2014-05-21T10:29:00Z"/>
                <w:rFonts w:ascii="Calibri" w:hAnsi="Calibri"/>
                <w:color w:val="000000"/>
                <w:sz w:val="16"/>
                <w:szCs w:val="16"/>
                <w:rPrChange w:id="2658" w:author="Ademar Oliva Xavier Jr." w:date="2014-05-21T10:31:00Z">
                  <w:rPr>
                    <w:ins w:id="2659" w:author="Ademar Oliva Xavier Jr." w:date="2014-05-21T10:29:00Z"/>
                    <w:rFonts w:ascii="Calibri" w:hAnsi="Calibri"/>
                    <w:color w:val="000000"/>
                    <w:szCs w:val="22"/>
                  </w:rPr>
                </w:rPrChange>
              </w:rPr>
            </w:pPr>
            <w:ins w:id="2660" w:author="Ademar Oliva Xavier Jr." w:date="2014-05-21T10:29:00Z">
              <w:r w:rsidRPr="00AC393F">
                <w:rPr>
                  <w:rFonts w:ascii="Calibri" w:hAnsi="Calibri"/>
                  <w:color w:val="000000"/>
                  <w:sz w:val="16"/>
                  <w:szCs w:val="16"/>
                  <w:rPrChange w:id="26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62" w:author="Ademar Oliva Xavier Jr." w:date="2014-05-21T10:29:00Z"/>
                <w:rFonts w:ascii="Calibri" w:hAnsi="Calibri"/>
                <w:color w:val="000000"/>
                <w:sz w:val="16"/>
                <w:szCs w:val="16"/>
                <w:rPrChange w:id="2663" w:author="Ademar Oliva Xavier Jr." w:date="2014-05-21T10:31:00Z">
                  <w:rPr>
                    <w:ins w:id="2664" w:author="Ademar Oliva Xavier Jr." w:date="2014-05-21T10:29:00Z"/>
                    <w:rFonts w:ascii="Calibri" w:hAnsi="Calibri"/>
                    <w:color w:val="000000"/>
                    <w:szCs w:val="22"/>
                  </w:rPr>
                </w:rPrChange>
              </w:rPr>
            </w:pPr>
            <w:ins w:id="2665" w:author="Ademar Oliva Xavier Jr." w:date="2014-05-21T10:29:00Z">
              <w:r w:rsidRPr="00AC393F">
                <w:rPr>
                  <w:rFonts w:ascii="Calibri" w:hAnsi="Calibri"/>
                  <w:color w:val="000000"/>
                  <w:sz w:val="16"/>
                  <w:szCs w:val="16"/>
                  <w:rPrChange w:id="26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67" w:author="Ademar Oliva Xavier Jr." w:date="2014-05-21T10:29:00Z"/>
                <w:rFonts w:ascii="Calibri" w:hAnsi="Calibri"/>
                <w:color w:val="000000"/>
                <w:sz w:val="16"/>
                <w:szCs w:val="16"/>
                <w:rPrChange w:id="2668" w:author="Ademar Oliva Xavier Jr." w:date="2014-05-21T10:31:00Z">
                  <w:rPr>
                    <w:ins w:id="2669" w:author="Ademar Oliva Xavier Jr." w:date="2014-05-21T10:29:00Z"/>
                    <w:rFonts w:ascii="Calibri" w:hAnsi="Calibri"/>
                    <w:color w:val="000000"/>
                    <w:szCs w:val="22"/>
                  </w:rPr>
                </w:rPrChange>
              </w:rPr>
            </w:pPr>
            <w:ins w:id="2670" w:author="Ademar Oliva Xavier Jr." w:date="2014-05-21T10:29:00Z">
              <w:r w:rsidRPr="00AC393F">
                <w:rPr>
                  <w:rFonts w:ascii="Calibri" w:hAnsi="Calibri"/>
                  <w:color w:val="000000"/>
                  <w:sz w:val="16"/>
                  <w:szCs w:val="16"/>
                  <w:rPrChange w:id="26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72" w:author="Ademar Oliva Xavier Jr." w:date="2014-05-21T10:29:00Z"/>
                <w:rFonts w:ascii="Calibri" w:hAnsi="Calibri"/>
                <w:color w:val="000000"/>
                <w:sz w:val="16"/>
                <w:szCs w:val="16"/>
                <w:rPrChange w:id="2673" w:author="Ademar Oliva Xavier Jr." w:date="2014-05-21T10:31:00Z">
                  <w:rPr>
                    <w:ins w:id="2674" w:author="Ademar Oliva Xavier Jr." w:date="2014-05-21T10:29:00Z"/>
                    <w:rFonts w:ascii="Calibri" w:hAnsi="Calibri"/>
                    <w:color w:val="000000"/>
                    <w:szCs w:val="22"/>
                  </w:rPr>
                </w:rPrChange>
              </w:rPr>
            </w:pPr>
            <w:ins w:id="2675" w:author="Ademar Oliva Xavier Jr." w:date="2014-05-21T10:29:00Z">
              <w:r w:rsidRPr="00AC393F">
                <w:rPr>
                  <w:rFonts w:ascii="Calibri" w:hAnsi="Calibri"/>
                  <w:color w:val="000000"/>
                  <w:sz w:val="16"/>
                  <w:szCs w:val="16"/>
                  <w:rPrChange w:id="26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77" w:author="Ademar Oliva Xavier Jr." w:date="2014-05-21T10:29:00Z"/>
                <w:rFonts w:ascii="Calibri" w:hAnsi="Calibri"/>
                <w:color w:val="000000"/>
                <w:sz w:val="16"/>
                <w:szCs w:val="16"/>
                <w:rPrChange w:id="2678" w:author="Ademar Oliva Xavier Jr." w:date="2014-05-21T10:31:00Z">
                  <w:rPr>
                    <w:ins w:id="2679" w:author="Ademar Oliva Xavier Jr." w:date="2014-05-21T10:29:00Z"/>
                    <w:rFonts w:ascii="Calibri" w:hAnsi="Calibri"/>
                    <w:color w:val="000000"/>
                    <w:szCs w:val="22"/>
                  </w:rPr>
                </w:rPrChange>
              </w:rPr>
            </w:pPr>
            <w:ins w:id="2680" w:author="Ademar Oliva Xavier Jr." w:date="2014-05-21T10:29:00Z">
              <w:r w:rsidRPr="00AC393F">
                <w:rPr>
                  <w:rFonts w:ascii="Calibri" w:hAnsi="Calibri"/>
                  <w:color w:val="000000"/>
                  <w:sz w:val="16"/>
                  <w:szCs w:val="16"/>
                  <w:rPrChange w:id="26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82" w:author="Ademar Oliva Xavier Jr." w:date="2014-05-21T10:29:00Z"/>
                <w:rFonts w:ascii="Calibri" w:hAnsi="Calibri"/>
                <w:color w:val="000000"/>
                <w:sz w:val="16"/>
                <w:szCs w:val="16"/>
                <w:rPrChange w:id="2683" w:author="Ademar Oliva Xavier Jr." w:date="2014-05-21T10:31:00Z">
                  <w:rPr>
                    <w:ins w:id="2684" w:author="Ademar Oliva Xavier Jr." w:date="2014-05-21T10:29:00Z"/>
                    <w:rFonts w:ascii="Calibri" w:hAnsi="Calibri"/>
                    <w:color w:val="000000"/>
                    <w:szCs w:val="22"/>
                  </w:rPr>
                </w:rPrChange>
              </w:rPr>
            </w:pPr>
            <w:ins w:id="2685" w:author="Ademar Oliva Xavier Jr." w:date="2014-05-21T10:29:00Z">
              <w:r w:rsidRPr="00AC393F">
                <w:rPr>
                  <w:rFonts w:ascii="Calibri" w:hAnsi="Calibri"/>
                  <w:color w:val="000000"/>
                  <w:sz w:val="16"/>
                  <w:szCs w:val="16"/>
                  <w:rPrChange w:id="26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87" w:author="Ademar Oliva Xavier Jr." w:date="2014-05-21T10:29:00Z"/>
                <w:rFonts w:ascii="Calibri" w:hAnsi="Calibri"/>
                <w:color w:val="000000"/>
                <w:sz w:val="16"/>
                <w:szCs w:val="16"/>
                <w:rPrChange w:id="2688" w:author="Ademar Oliva Xavier Jr." w:date="2014-05-21T10:31:00Z">
                  <w:rPr>
                    <w:ins w:id="2689" w:author="Ademar Oliva Xavier Jr." w:date="2014-05-21T10:29:00Z"/>
                    <w:rFonts w:ascii="Calibri" w:hAnsi="Calibri"/>
                    <w:color w:val="000000"/>
                    <w:szCs w:val="22"/>
                  </w:rPr>
                </w:rPrChange>
              </w:rPr>
            </w:pPr>
            <w:ins w:id="2690" w:author="Ademar Oliva Xavier Jr." w:date="2014-05-21T10:29:00Z">
              <w:r w:rsidRPr="00AC393F">
                <w:rPr>
                  <w:rFonts w:ascii="Calibri" w:hAnsi="Calibri"/>
                  <w:color w:val="000000"/>
                  <w:sz w:val="16"/>
                  <w:szCs w:val="16"/>
                  <w:rPrChange w:id="26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692" w:author="Ademar Oliva Xavier Jr." w:date="2014-05-21T10:29:00Z"/>
                <w:rFonts w:ascii="Calibri" w:hAnsi="Calibri"/>
                <w:color w:val="000000"/>
                <w:sz w:val="16"/>
                <w:szCs w:val="16"/>
                <w:rPrChange w:id="2693" w:author="Ademar Oliva Xavier Jr." w:date="2014-05-21T10:31:00Z">
                  <w:rPr>
                    <w:ins w:id="2694" w:author="Ademar Oliva Xavier Jr." w:date="2014-05-21T10:29:00Z"/>
                    <w:rFonts w:ascii="Calibri" w:hAnsi="Calibri"/>
                    <w:color w:val="000000"/>
                    <w:szCs w:val="22"/>
                  </w:rPr>
                </w:rPrChange>
              </w:rPr>
            </w:pPr>
            <w:ins w:id="2695" w:author="Ademar Oliva Xavier Jr." w:date="2014-05-21T10:29:00Z">
              <w:r w:rsidRPr="00AC393F">
                <w:rPr>
                  <w:rFonts w:ascii="Calibri" w:hAnsi="Calibri"/>
                  <w:color w:val="000000"/>
                  <w:sz w:val="16"/>
                  <w:szCs w:val="16"/>
                  <w:rPrChange w:id="26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697" w:author="Ademar Oliva Xavier Jr." w:date="2014-05-21T10:29:00Z"/>
                <w:rFonts w:ascii="Calibri" w:hAnsi="Calibri"/>
                <w:color w:val="000000"/>
                <w:sz w:val="16"/>
                <w:szCs w:val="16"/>
                <w:rPrChange w:id="2698" w:author="Ademar Oliva Xavier Jr." w:date="2014-05-21T10:31:00Z">
                  <w:rPr>
                    <w:ins w:id="2699" w:author="Ademar Oliva Xavier Jr." w:date="2014-05-21T10:29:00Z"/>
                    <w:rFonts w:ascii="Calibri" w:hAnsi="Calibri"/>
                    <w:color w:val="000000"/>
                    <w:szCs w:val="22"/>
                  </w:rPr>
                </w:rPrChange>
              </w:rPr>
            </w:pPr>
            <w:ins w:id="2700" w:author="Ademar Oliva Xavier Jr." w:date="2014-05-21T10:29:00Z">
              <w:r w:rsidRPr="00AC393F">
                <w:rPr>
                  <w:rFonts w:ascii="Calibri" w:hAnsi="Calibri"/>
                  <w:color w:val="000000"/>
                  <w:sz w:val="16"/>
                  <w:szCs w:val="16"/>
                  <w:rPrChange w:id="27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02" w:author="Ademar Oliva Xavier Jr." w:date="2014-05-21T10:29:00Z"/>
                <w:rFonts w:ascii="Calibri" w:hAnsi="Calibri"/>
                <w:color w:val="000000"/>
                <w:sz w:val="16"/>
                <w:szCs w:val="16"/>
                <w:rPrChange w:id="2703" w:author="Ademar Oliva Xavier Jr." w:date="2014-05-21T10:31:00Z">
                  <w:rPr>
                    <w:ins w:id="2704" w:author="Ademar Oliva Xavier Jr." w:date="2014-05-21T10:29:00Z"/>
                    <w:rFonts w:ascii="Calibri" w:hAnsi="Calibri"/>
                    <w:color w:val="000000"/>
                    <w:szCs w:val="22"/>
                  </w:rPr>
                </w:rPrChange>
              </w:rPr>
            </w:pPr>
            <w:ins w:id="2705" w:author="Ademar Oliva Xavier Jr." w:date="2014-05-21T10:29:00Z">
              <w:r w:rsidRPr="00AC393F">
                <w:rPr>
                  <w:rFonts w:ascii="Calibri" w:hAnsi="Calibri"/>
                  <w:color w:val="000000"/>
                  <w:sz w:val="16"/>
                  <w:szCs w:val="16"/>
                  <w:rPrChange w:id="27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07" w:author="Ademar Oliva Xavier Jr." w:date="2014-05-21T10:29:00Z"/>
                <w:rFonts w:ascii="Calibri" w:hAnsi="Calibri"/>
                <w:color w:val="000000"/>
                <w:sz w:val="16"/>
                <w:szCs w:val="16"/>
                <w:rPrChange w:id="2708" w:author="Ademar Oliva Xavier Jr." w:date="2014-05-21T10:31:00Z">
                  <w:rPr>
                    <w:ins w:id="2709" w:author="Ademar Oliva Xavier Jr." w:date="2014-05-21T10:29:00Z"/>
                    <w:rFonts w:ascii="Calibri" w:hAnsi="Calibri"/>
                    <w:color w:val="000000"/>
                    <w:szCs w:val="22"/>
                  </w:rPr>
                </w:rPrChange>
              </w:rPr>
            </w:pPr>
            <w:ins w:id="2710" w:author="Ademar Oliva Xavier Jr." w:date="2014-05-21T10:29:00Z">
              <w:r w:rsidRPr="00AC393F">
                <w:rPr>
                  <w:rFonts w:ascii="Calibri" w:hAnsi="Calibri"/>
                  <w:color w:val="000000"/>
                  <w:sz w:val="16"/>
                  <w:szCs w:val="16"/>
                  <w:rPrChange w:id="27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12" w:author="Ademar Oliva Xavier Jr." w:date="2014-05-21T10:29:00Z"/>
                <w:rFonts w:ascii="Calibri" w:hAnsi="Calibri"/>
                <w:color w:val="000000"/>
                <w:sz w:val="16"/>
                <w:szCs w:val="16"/>
                <w:rPrChange w:id="2713" w:author="Ademar Oliva Xavier Jr." w:date="2014-05-21T10:31:00Z">
                  <w:rPr>
                    <w:ins w:id="2714" w:author="Ademar Oliva Xavier Jr." w:date="2014-05-21T10:29:00Z"/>
                    <w:rFonts w:ascii="Calibri" w:hAnsi="Calibri"/>
                    <w:color w:val="000000"/>
                    <w:szCs w:val="22"/>
                  </w:rPr>
                </w:rPrChange>
              </w:rPr>
            </w:pPr>
            <w:ins w:id="2715" w:author="Ademar Oliva Xavier Jr." w:date="2014-05-21T10:29:00Z">
              <w:r w:rsidRPr="00AC393F">
                <w:rPr>
                  <w:rFonts w:ascii="Calibri" w:hAnsi="Calibri"/>
                  <w:color w:val="000000"/>
                  <w:sz w:val="16"/>
                  <w:szCs w:val="16"/>
                  <w:rPrChange w:id="27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17" w:author="Ademar Oliva Xavier Jr." w:date="2014-05-21T10:29:00Z"/>
                <w:rFonts w:ascii="Calibri" w:hAnsi="Calibri"/>
                <w:color w:val="000000"/>
                <w:sz w:val="16"/>
                <w:szCs w:val="16"/>
                <w:rPrChange w:id="2718" w:author="Ademar Oliva Xavier Jr." w:date="2014-05-21T10:31:00Z">
                  <w:rPr>
                    <w:ins w:id="2719" w:author="Ademar Oliva Xavier Jr." w:date="2014-05-21T10:29:00Z"/>
                    <w:rFonts w:ascii="Calibri" w:hAnsi="Calibri"/>
                    <w:color w:val="000000"/>
                    <w:szCs w:val="22"/>
                  </w:rPr>
                </w:rPrChange>
              </w:rPr>
            </w:pPr>
            <w:ins w:id="2720" w:author="Ademar Oliva Xavier Jr." w:date="2014-05-21T10:29:00Z">
              <w:r w:rsidRPr="00AC393F">
                <w:rPr>
                  <w:rFonts w:ascii="Calibri" w:hAnsi="Calibri"/>
                  <w:color w:val="000000"/>
                  <w:sz w:val="16"/>
                  <w:szCs w:val="16"/>
                  <w:rPrChange w:id="27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22" w:author="Ademar Oliva Xavier Jr." w:date="2014-05-21T10:29:00Z"/>
                <w:rFonts w:ascii="Calibri" w:hAnsi="Calibri"/>
                <w:color w:val="000000"/>
                <w:sz w:val="16"/>
                <w:szCs w:val="16"/>
                <w:rPrChange w:id="2723" w:author="Ademar Oliva Xavier Jr." w:date="2014-05-21T10:31:00Z">
                  <w:rPr>
                    <w:ins w:id="2724" w:author="Ademar Oliva Xavier Jr." w:date="2014-05-21T10:29:00Z"/>
                    <w:rFonts w:ascii="Calibri" w:hAnsi="Calibri"/>
                    <w:color w:val="000000"/>
                    <w:szCs w:val="22"/>
                  </w:rPr>
                </w:rPrChange>
              </w:rPr>
            </w:pPr>
            <w:ins w:id="2725" w:author="Ademar Oliva Xavier Jr." w:date="2014-05-21T10:29:00Z">
              <w:r w:rsidRPr="00AC393F">
                <w:rPr>
                  <w:rFonts w:ascii="Calibri" w:hAnsi="Calibri"/>
                  <w:color w:val="000000"/>
                  <w:sz w:val="16"/>
                  <w:szCs w:val="16"/>
                  <w:rPrChange w:id="27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27" w:author="Ademar Oliva Xavier Jr." w:date="2014-05-21T10:29:00Z"/>
                <w:rFonts w:ascii="Calibri" w:hAnsi="Calibri"/>
                <w:color w:val="000000"/>
                <w:sz w:val="16"/>
                <w:szCs w:val="16"/>
                <w:rPrChange w:id="2728" w:author="Ademar Oliva Xavier Jr." w:date="2014-05-21T10:31:00Z">
                  <w:rPr>
                    <w:ins w:id="2729" w:author="Ademar Oliva Xavier Jr." w:date="2014-05-21T10:29:00Z"/>
                    <w:rFonts w:ascii="Calibri" w:hAnsi="Calibri"/>
                    <w:color w:val="000000"/>
                    <w:szCs w:val="22"/>
                  </w:rPr>
                </w:rPrChange>
              </w:rPr>
            </w:pPr>
            <w:ins w:id="2730" w:author="Ademar Oliva Xavier Jr." w:date="2014-05-21T10:29:00Z">
              <w:r w:rsidRPr="00AC393F">
                <w:rPr>
                  <w:rFonts w:ascii="Calibri" w:hAnsi="Calibri"/>
                  <w:color w:val="000000"/>
                  <w:sz w:val="16"/>
                  <w:szCs w:val="16"/>
                  <w:rPrChange w:id="27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2732" w:author="Ademar Oliva Xavier Jr." w:date="2014-05-21T10:29:00Z"/>
                <w:rFonts w:ascii="Calibri" w:hAnsi="Calibri"/>
                <w:color w:val="000000"/>
                <w:sz w:val="16"/>
                <w:szCs w:val="16"/>
                <w:rPrChange w:id="2733" w:author="Ademar Oliva Xavier Jr." w:date="2014-05-21T10:31:00Z">
                  <w:rPr>
                    <w:ins w:id="2734" w:author="Ademar Oliva Xavier Jr." w:date="2014-05-21T10:29:00Z"/>
                    <w:rFonts w:ascii="Calibri" w:hAnsi="Calibri"/>
                    <w:color w:val="000000"/>
                    <w:szCs w:val="22"/>
                  </w:rPr>
                </w:rPrChange>
              </w:rPr>
            </w:pPr>
            <w:ins w:id="2735" w:author="Ademar Oliva Xavier Jr." w:date="2014-05-21T10:29:00Z">
              <w:r w:rsidRPr="00AC393F">
                <w:rPr>
                  <w:rFonts w:ascii="Calibri" w:hAnsi="Calibri"/>
                  <w:color w:val="000000"/>
                  <w:sz w:val="16"/>
                  <w:szCs w:val="16"/>
                  <w:rPrChange w:id="2736"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37" w:author="Ademar Oliva Xavier Jr." w:date="2014-05-21T10:29:00Z"/>
                <w:rFonts w:ascii="Calibri" w:hAnsi="Calibri"/>
                <w:color w:val="000000"/>
                <w:sz w:val="16"/>
                <w:szCs w:val="16"/>
                <w:rPrChange w:id="2738" w:author="Ademar Oliva Xavier Jr." w:date="2014-05-21T10:31:00Z">
                  <w:rPr>
                    <w:ins w:id="2739" w:author="Ademar Oliva Xavier Jr." w:date="2014-05-21T10:29:00Z"/>
                    <w:rFonts w:ascii="Calibri" w:hAnsi="Calibri"/>
                    <w:color w:val="000000"/>
                    <w:szCs w:val="22"/>
                  </w:rPr>
                </w:rPrChange>
              </w:rPr>
            </w:pPr>
            <w:ins w:id="2740" w:author="Ademar Oliva Xavier Jr." w:date="2014-05-21T10:29:00Z">
              <w:r w:rsidRPr="00AC393F">
                <w:rPr>
                  <w:rFonts w:ascii="Calibri" w:hAnsi="Calibri"/>
                  <w:color w:val="000000"/>
                  <w:sz w:val="16"/>
                  <w:szCs w:val="16"/>
                  <w:rPrChange w:id="27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42" w:author="Ademar Oliva Xavier Jr." w:date="2014-05-21T10:29:00Z"/>
                <w:rFonts w:ascii="Calibri" w:hAnsi="Calibri"/>
                <w:color w:val="000000"/>
                <w:sz w:val="16"/>
                <w:szCs w:val="16"/>
                <w:rPrChange w:id="2743" w:author="Ademar Oliva Xavier Jr." w:date="2014-05-21T10:31:00Z">
                  <w:rPr>
                    <w:ins w:id="2744" w:author="Ademar Oliva Xavier Jr." w:date="2014-05-21T10:29:00Z"/>
                    <w:rFonts w:ascii="Calibri" w:hAnsi="Calibri"/>
                    <w:color w:val="000000"/>
                    <w:szCs w:val="22"/>
                  </w:rPr>
                </w:rPrChange>
              </w:rPr>
            </w:pPr>
            <w:ins w:id="2745" w:author="Ademar Oliva Xavier Jr." w:date="2014-05-21T10:29:00Z">
              <w:r w:rsidRPr="00AC393F">
                <w:rPr>
                  <w:rFonts w:ascii="Calibri" w:hAnsi="Calibri"/>
                  <w:color w:val="000000"/>
                  <w:sz w:val="16"/>
                  <w:szCs w:val="16"/>
                  <w:rPrChange w:id="27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47" w:author="Ademar Oliva Xavier Jr." w:date="2014-05-21T10:29:00Z"/>
                <w:rFonts w:ascii="Calibri" w:hAnsi="Calibri"/>
                <w:color w:val="000000"/>
                <w:sz w:val="16"/>
                <w:szCs w:val="16"/>
                <w:rPrChange w:id="2748" w:author="Ademar Oliva Xavier Jr." w:date="2014-05-21T10:31:00Z">
                  <w:rPr>
                    <w:ins w:id="2749" w:author="Ademar Oliva Xavier Jr." w:date="2014-05-21T10:29:00Z"/>
                    <w:rFonts w:ascii="Calibri" w:hAnsi="Calibri"/>
                    <w:color w:val="000000"/>
                    <w:szCs w:val="22"/>
                  </w:rPr>
                </w:rPrChange>
              </w:rPr>
            </w:pPr>
            <w:ins w:id="2750" w:author="Ademar Oliva Xavier Jr." w:date="2014-05-21T10:29:00Z">
              <w:r w:rsidRPr="00AC393F">
                <w:rPr>
                  <w:rFonts w:ascii="Calibri" w:hAnsi="Calibri"/>
                  <w:color w:val="000000"/>
                  <w:sz w:val="16"/>
                  <w:szCs w:val="16"/>
                  <w:rPrChange w:id="27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52" w:author="Ademar Oliva Xavier Jr." w:date="2014-05-21T10:29:00Z"/>
                <w:rFonts w:ascii="Calibri" w:hAnsi="Calibri"/>
                <w:color w:val="000000"/>
                <w:sz w:val="16"/>
                <w:szCs w:val="16"/>
                <w:rPrChange w:id="2753" w:author="Ademar Oliva Xavier Jr." w:date="2014-05-21T10:31:00Z">
                  <w:rPr>
                    <w:ins w:id="2754" w:author="Ademar Oliva Xavier Jr." w:date="2014-05-21T10:29:00Z"/>
                    <w:rFonts w:ascii="Calibri" w:hAnsi="Calibri"/>
                    <w:color w:val="000000"/>
                    <w:szCs w:val="22"/>
                  </w:rPr>
                </w:rPrChange>
              </w:rPr>
            </w:pPr>
            <w:ins w:id="2755" w:author="Ademar Oliva Xavier Jr." w:date="2014-05-21T10:29:00Z">
              <w:r w:rsidRPr="00AC393F">
                <w:rPr>
                  <w:rFonts w:ascii="Calibri" w:hAnsi="Calibri"/>
                  <w:color w:val="000000"/>
                  <w:sz w:val="16"/>
                  <w:szCs w:val="16"/>
                  <w:rPrChange w:id="27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57" w:author="Ademar Oliva Xavier Jr." w:date="2014-05-21T10:29:00Z"/>
                <w:rFonts w:ascii="Calibri" w:hAnsi="Calibri"/>
                <w:color w:val="000000"/>
                <w:sz w:val="16"/>
                <w:szCs w:val="16"/>
                <w:rPrChange w:id="2758" w:author="Ademar Oliva Xavier Jr." w:date="2014-05-21T10:31:00Z">
                  <w:rPr>
                    <w:ins w:id="2759" w:author="Ademar Oliva Xavier Jr." w:date="2014-05-21T10:29:00Z"/>
                    <w:rFonts w:ascii="Calibri" w:hAnsi="Calibri"/>
                    <w:color w:val="000000"/>
                    <w:szCs w:val="22"/>
                  </w:rPr>
                </w:rPrChange>
              </w:rPr>
            </w:pPr>
            <w:ins w:id="2760" w:author="Ademar Oliva Xavier Jr." w:date="2014-05-21T10:29:00Z">
              <w:r w:rsidRPr="00AC393F">
                <w:rPr>
                  <w:rFonts w:ascii="Calibri" w:hAnsi="Calibri"/>
                  <w:color w:val="000000"/>
                  <w:sz w:val="16"/>
                  <w:szCs w:val="16"/>
                  <w:rPrChange w:id="27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762" w:author="Ademar Oliva Xavier Jr." w:date="2014-05-21T10:29:00Z"/>
                <w:rFonts w:ascii="Calibri" w:hAnsi="Calibri"/>
                <w:color w:val="000000"/>
                <w:sz w:val="16"/>
                <w:szCs w:val="16"/>
                <w:rPrChange w:id="2763" w:author="Ademar Oliva Xavier Jr." w:date="2014-05-21T10:31:00Z">
                  <w:rPr>
                    <w:ins w:id="2764" w:author="Ademar Oliva Xavier Jr." w:date="2014-05-21T10:29:00Z"/>
                    <w:rFonts w:ascii="Calibri" w:hAnsi="Calibri"/>
                    <w:color w:val="000000"/>
                    <w:szCs w:val="22"/>
                  </w:rPr>
                </w:rPrChange>
              </w:rPr>
            </w:pPr>
            <w:ins w:id="2765" w:author="Ademar Oliva Xavier Jr." w:date="2014-05-21T10:29:00Z">
              <w:r w:rsidRPr="00AC393F">
                <w:rPr>
                  <w:rFonts w:ascii="Calibri" w:hAnsi="Calibri"/>
                  <w:color w:val="000000"/>
                  <w:sz w:val="16"/>
                  <w:szCs w:val="16"/>
                  <w:rPrChange w:id="2766" w:author="Ademar Oliva Xavier Jr." w:date="2014-05-21T10:31:00Z">
                    <w:rPr>
                      <w:rFonts w:ascii="Calibri" w:hAnsi="Calibri"/>
                      <w:color w:val="000000"/>
                      <w:szCs w:val="22"/>
                    </w:rPr>
                  </w:rPrChange>
                </w:rPr>
                <w:t> </w:t>
              </w:r>
            </w:ins>
          </w:p>
        </w:tc>
      </w:tr>
      <w:tr w:rsidR="00AC393F" w:rsidRPr="00AC393F" w:rsidTr="00AC393F">
        <w:trPr>
          <w:trHeight w:val="300"/>
          <w:ins w:id="2767"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768" w:author="Ademar Oliva Xavier Jr." w:date="2014-05-21T10:29:00Z"/>
                <w:rFonts w:ascii="Arial" w:hAnsi="Arial" w:cs="Arial"/>
                <w:color w:val="000000"/>
                <w:sz w:val="16"/>
                <w:szCs w:val="16"/>
                <w:rPrChange w:id="2769" w:author="Ademar Oliva Xavier Jr." w:date="2014-05-21T10:31:00Z">
                  <w:rPr>
                    <w:ins w:id="2770" w:author="Ademar Oliva Xavier Jr." w:date="2014-05-21T10:29:00Z"/>
                    <w:rFonts w:ascii="Arial" w:hAnsi="Arial" w:cs="Arial"/>
                    <w:color w:val="000000"/>
                    <w:sz w:val="20"/>
                    <w:szCs w:val="20"/>
                  </w:rPr>
                </w:rPrChange>
              </w:rPr>
            </w:pPr>
            <w:ins w:id="2771" w:author="Ademar Oliva Xavier Jr." w:date="2014-05-21T10:29:00Z">
              <w:r w:rsidRPr="00AC393F">
                <w:rPr>
                  <w:rFonts w:ascii="Arial" w:hAnsi="Arial" w:cs="Arial"/>
                  <w:color w:val="000000"/>
                  <w:sz w:val="16"/>
                  <w:szCs w:val="16"/>
                  <w:rPrChange w:id="2772" w:author="Ademar Oliva Xavier Jr." w:date="2014-05-21T10:31:00Z">
                    <w:rPr>
                      <w:rFonts w:ascii="Arial" w:hAnsi="Arial" w:cs="Arial"/>
                      <w:color w:val="000000"/>
                      <w:sz w:val="20"/>
                      <w:szCs w:val="20"/>
                    </w:rPr>
                  </w:rPrChange>
                </w:rPr>
                <w:t>Serviços de sistema de geoprocessamento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73" w:author="Ademar Oliva Xavier Jr." w:date="2014-05-21T10:29:00Z"/>
                <w:rFonts w:ascii="Calibri" w:hAnsi="Calibri"/>
                <w:color w:val="000000"/>
                <w:sz w:val="16"/>
                <w:szCs w:val="16"/>
                <w:rPrChange w:id="2774" w:author="Ademar Oliva Xavier Jr." w:date="2014-05-21T10:31:00Z">
                  <w:rPr>
                    <w:ins w:id="2775" w:author="Ademar Oliva Xavier Jr." w:date="2014-05-21T10:29:00Z"/>
                    <w:rFonts w:ascii="Calibri" w:hAnsi="Calibri"/>
                    <w:color w:val="000000"/>
                    <w:szCs w:val="22"/>
                  </w:rPr>
                </w:rPrChange>
              </w:rPr>
            </w:pPr>
            <w:ins w:id="2776" w:author="Ademar Oliva Xavier Jr." w:date="2014-05-21T10:29:00Z">
              <w:r w:rsidRPr="00AC393F">
                <w:rPr>
                  <w:rFonts w:ascii="Calibri" w:hAnsi="Calibri"/>
                  <w:color w:val="000000"/>
                  <w:sz w:val="16"/>
                  <w:szCs w:val="16"/>
                  <w:rPrChange w:id="27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778" w:author="Ademar Oliva Xavier Jr." w:date="2014-05-21T10:29:00Z"/>
                <w:rFonts w:ascii="Calibri" w:hAnsi="Calibri"/>
                <w:color w:val="000000"/>
                <w:sz w:val="16"/>
                <w:szCs w:val="16"/>
                <w:rPrChange w:id="2779" w:author="Ademar Oliva Xavier Jr." w:date="2014-05-21T10:31:00Z">
                  <w:rPr>
                    <w:ins w:id="2780" w:author="Ademar Oliva Xavier Jr." w:date="2014-05-21T10:29:00Z"/>
                    <w:rFonts w:ascii="Calibri" w:hAnsi="Calibri"/>
                    <w:color w:val="000000"/>
                    <w:szCs w:val="22"/>
                  </w:rPr>
                </w:rPrChange>
              </w:rPr>
            </w:pPr>
            <w:ins w:id="2781" w:author="Ademar Oliva Xavier Jr." w:date="2014-05-21T10:29:00Z">
              <w:r w:rsidRPr="00AC393F">
                <w:rPr>
                  <w:rFonts w:ascii="Calibri" w:hAnsi="Calibri"/>
                  <w:color w:val="000000"/>
                  <w:sz w:val="16"/>
                  <w:szCs w:val="16"/>
                  <w:rPrChange w:id="27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83" w:author="Ademar Oliva Xavier Jr." w:date="2014-05-21T10:29:00Z"/>
                <w:rFonts w:ascii="Calibri" w:hAnsi="Calibri"/>
                <w:color w:val="000000"/>
                <w:sz w:val="16"/>
                <w:szCs w:val="16"/>
                <w:rPrChange w:id="2784" w:author="Ademar Oliva Xavier Jr." w:date="2014-05-21T10:31:00Z">
                  <w:rPr>
                    <w:ins w:id="2785" w:author="Ademar Oliva Xavier Jr." w:date="2014-05-21T10:29:00Z"/>
                    <w:rFonts w:ascii="Calibri" w:hAnsi="Calibri"/>
                    <w:color w:val="000000"/>
                    <w:szCs w:val="22"/>
                  </w:rPr>
                </w:rPrChange>
              </w:rPr>
            </w:pPr>
            <w:ins w:id="2786" w:author="Ademar Oliva Xavier Jr." w:date="2014-05-21T10:29:00Z">
              <w:r w:rsidRPr="00AC393F">
                <w:rPr>
                  <w:rFonts w:ascii="Calibri" w:hAnsi="Calibri"/>
                  <w:color w:val="000000"/>
                  <w:sz w:val="16"/>
                  <w:szCs w:val="16"/>
                  <w:rPrChange w:id="27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88" w:author="Ademar Oliva Xavier Jr." w:date="2014-05-21T10:29:00Z"/>
                <w:rFonts w:ascii="Calibri" w:hAnsi="Calibri"/>
                <w:color w:val="000000"/>
                <w:sz w:val="16"/>
                <w:szCs w:val="16"/>
                <w:rPrChange w:id="2789" w:author="Ademar Oliva Xavier Jr." w:date="2014-05-21T10:31:00Z">
                  <w:rPr>
                    <w:ins w:id="2790" w:author="Ademar Oliva Xavier Jr." w:date="2014-05-21T10:29:00Z"/>
                    <w:rFonts w:ascii="Calibri" w:hAnsi="Calibri"/>
                    <w:color w:val="000000"/>
                    <w:szCs w:val="22"/>
                  </w:rPr>
                </w:rPrChange>
              </w:rPr>
            </w:pPr>
            <w:ins w:id="2791" w:author="Ademar Oliva Xavier Jr." w:date="2014-05-21T10:29:00Z">
              <w:r w:rsidRPr="00AC393F">
                <w:rPr>
                  <w:rFonts w:ascii="Calibri" w:hAnsi="Calibri"/>
                  <w:color w:val="000000"/>
                  <w:sz w:val="16"/>
                  <w:szCs w:val="16"/>
                  <w:rPrChange w:id="27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93" w:author="Ademar Oliva Xavier Jr." w:date="2014-05-21T10:29:00Z"/>
                <w:rFonts w:ascii="Calibri" w:hAnsi="Calibri"/>
                <w:color w:val="000000"/>
                <w:sz w:val="16"/>
                <w:szCs w:val="16"/>
                <w:rPrChange w:id="2794" w:author="Ademar Oliva Xavier Jr." w:date="2014-05-21T10:31:00Z">
                  <w:rPr>
                    <w:ins w:id="2795" w:author="Ademar Oliva Xavier Jr." w:date="2014-05-21T10:29:00Z"/>
                    <w:rFonts w:ascii="Calibri" w:hAnsi="Calibri"/>
                    <w:color w:val="000000"/>
                    <w:szCs w:val="22"/>
                  </w:rPr>
                </w:rPrChange>
              </w:rPr>
            </w:pPr>
            <w:ins w:id="2796" w:author="Ademar Oliva Xavier Jr." w:date="2014-05-21T10:29:00Z">
              <w:r w:rsidRPr="00AC393F">
                <w:rPr>
                  <w:rFonts w:ascii="Calibri" w:hAnsi="Calibri"/>
                  <w:color w:val="000000"/>
                  <w:sz w:val="16"/>
                  <w:szCs w:val="16"/>
                  <w:rPrChange w:id="27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798" w:author="Ademar Oliva Xavier Jr." w:date="2014-05-21T10:29:00Z"/>
                <w:rFonts w:ascii="Calibri" w:hAnsi="Calibri"/>
                <w:color w:val="000000"/>
                <w:sz w:val="16"/>
                <w:szCs w:val="16"/>
                <w:rPrChange w:id="2799" w:author="Ademar Oliva Xavier Jr." w:date="2014-05-21T10:31:00Z">
                  <w:rPr>
                    <w:ins w:id="2800" w:author="Ademar Oliva Xavier Jr." w:date="2014-05-21T10:29:00Z"/>
                    <w:rFonts w:ascii="Calibri" w:hAnsi="Calibri"/>
                    <w:color w:val="000000"/>
                    <w:szCs w:val="22"/>
                  </w:rPr>
                </w:rPrChange>
              </w:rPr>
            </w:pPr>
            <w:ins w:id="2801" w:author="Ademar Oliva Xavier Jr." w:date="2014-05-21T10:29:00Z">
              <w:r w:rsidRPr="00AC393F">
                <w:rPr>
                  <w:rFonts w:ascii="Calibri" w:hAnsi="Calibri"/>
                  <w:color w:val="000000"/>
                  <w:sz w:val="16"/>
                  <w:szCs w:val="16"/>
                  <w:rPrChange w:id="28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03" w:author="Ademar Oliva Xavier Jr." w:date="2014-05-21T10:29:00Z"/>
                <w:rFonts w:ascii="Calibri" w:hAnsi="Calibri"/>
                <w:color w:val="000000"/>
                <w:sz w:val="16"/>
                <w:szCs w:val="16"/>
                <w:rPrChange w:id="2804" w:author="Ademar Oliva Xavier Jr." w:date="2014-05-21T10:31:00Z">
                  <w:rPr>
                    <w:ins w:id="2805" w:author="Ademar Oliva Xavier Jr." w:date="2014-05-21T10:29:00Z"/>
                    <w:rFonts w:ascii="Calibri" w:hAnsi="Calibri"/>
                    <w:color w:val="000000"/>
                    <w:szCs w:val="22"/>
                  </w:rPr>
                </w:rPrChange>
              </w:rPr>
            </w:pPr>
            <w:ins w:id="2806" w:author="Ademar Oliva Xavier Jr." w:date="2014-05-21T10:29:00Z">
              <w:r w:rsidRPr="00AC393F">
                <w:rPr>
                  <w:rFonts w:ascii="Calibri" w:hAnsi="Calibri"/>
                  <w:color w:val="000000"/>
                  <w:sz w:val="16"/>
                  <w:szCs w:val="16"/>
                  <w:rPrChange w:id="28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08" w:author="Ademar Oliva Xavier Jr." w:date="2014-05-21T10:29:00Z"/>
                <w:rFonts w:ascii="Calibri" w:hAnsi="Calibri"/>
                <w:color w:val="000000"/>
                <w:sz w:val="16"/>
                <w:szCs w:val="16"/>
                <w:rPrChange w:id="2809" w:author="Ademar Oliva Xavier Jr." w:date="2014-05-21T10:31:00Z">
                  <w:rPr>
                    <w:ins w:id="2810" w:author="Ademar Oliva Xavier Jr." w:date="2014-05-21T10:29:00Z"/>
                    <w:rFonts w:ascii="Calibri" w:hAnsi="Calibri"/>
                    <w:color w:val="000000"/>
                    <w:szCs w:val="22"/>
                  </w:rPr>
                </w:rPrChange>
              </w:rPr>
            </w:pPr>
            <w:ins w:id="2811" w:author="Ademar Oliva Xavier Jr." w:date="2014-05-21T10:29:00Z">
              <w:r w:rsidRPr="00AC393F">
                <w:rPr>
                  <w:rFonts w:ascii="Calibri" w:hAnsi="Calibri"/>
                  <w:color w:val="000000"/>
                  <w:sz w:val="16"/>
                  <w:szCs w:val="16"/>
                  <w:rPrChange w:id="28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13" w:author="Ademar Oliva Xavier Jr." w:date="2014-05-21T10:29:00Z"/>
                <w:rFonts w:ascii="Calibri" w:hAnsi="Calibri"/>
                <w:color w:val="000000"/>
                <w:sz w:val="16"/>
                <w:szCs w:val="16"/>
                <w:rPrChange w:id="2814" w:author="Ademar Oliva Xavier Jr." w:date="2014-05-21T10:31:00Z">
                  <w:rPr>
                    <w:ins w:id="2815" w:author="Ademar Oliva Xavier Jr." w:date="2014-05-21T10:29:00Z"/>
                    <w:rFonts w:ascii="Calibri" w:hAnsi="Calibri"/>
                    <w:color w:val="000000"/>
                    <w:szCs w:val="22"/>
                  </w:rPr>
                </w:rPrChange>
              </w:rPr>
            </w:pPr>
            <w:ins w:id="2816" w:author="Ademar Oliva Xavier Jr." w:date="2014-05-21T10:29:00Z">
              <w:r w:rsidRPr="00AC393F">
                <w:rPr>
                  <w:rFonts w:ascii="Calibri" w:hAnsi="Calibri"/>
                  <w:color w:val="000000"/>
                  <w:sz w:val="16"/>
                  <w:szCs w:val="16"/>
                  <w:rPrChange w:id="28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2818" w:author="Ademar Oliva Xavier Jr." w:date="2014-05-21T10:29:00Z"/>
                <w:rFonts w:ascii="Calibri" w:hAnsi="Calibri"/>
                <w:color w:val="000000"/>
                <w:sz w:val="16"/>
                <w:szCs w:val="16"/>
                <w:rPrChange w:id="2819" w:author="Ademar Oliva Xavier Jr." w:date="2014-05-21T10:31:00Z">
                  <w:rPr>
                    <w:ins w:id="2820" w:author="Ademar Oliva Xavier Jr." w:date="2014-05-21T10:29:00Z"/>
                    <w:rFonts w:ascii="Calibri" w:hAnsi="Calibri"/>
                    <w:color w:val="000000"/>
                    <w:szCs w:val="22"/>
                  </w:rPr>
                </w:rPrChange>
              </w:rPr>
            </w:pPr>
            <w:ins w:id="2821" w:author="Ademar Oliva Xavier Jr." w:date="2014-05-21T10:29:00Z">
              <w:r w:rsidRPr="00AC393F">
                <w:rPr>
                  <w:rFonts w:ascii="Calibri" w:hAnsi="Calibri"/>
                  <w:color w:val="000000"/>
                  <w:sz w:val="16"/>
                  <w:szCs w:val="16"/>
                  <w:rPrChange w:id="28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23" w:author="Ademar Oliva Xavier Jr." w:date="2014-05-21T10:29:00Z"/>
                <w:rFonts w:ascii="Calibri" w:hAnsi="Calibri"/>
                <w:color w:val="000000"/>
                <w:sz w:val="16"/>
                <w:szCs w:val="16"/>
                <w:rPrChange w:id="2824" w:author="Ademar Oliva Xavier Jr." w:date="2014-05-21T10:31:00Z">
                  <w:rPr>
                    <w:ins w:id="2825" w:author="Ademar Oliva Xavier Jr." w:date="2014-05-21T10:29:00Z"/>
                    <w:rFonts w:ascii="Calibri" w:hAnsi="Calibri"/>
                    <w:color w:val="000000"/>
                    <w:szCs w:val="22"/>
                  </w:rPr>
                </w:rPrChange>
              </w:rPr>
            </w:pPr>
            <w:ins w:id="2826" w:author="Ademar Oliva Xavier Jr." w:date="2014-05-21T10:29:00Z">
              <w:r w:rsidRPr="00AC393F">
                <w:rPr>
                  <w:rFonts w:ascii="Calibri" w:hAnsi="Calibri"/>
                  <w:color w:val="000000"/>
                  <w:sz w:val="16"/>
                  <w:szCs w:val="16"/>
                  <w:rPrChange w:id="28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28" w:author="Ademar Oliva Xavier Jr." w:date="2014-05-21T10:29:00Z"/>
                <w:rFonts w:ascii="Calibri" w:hAnsi="Calibri"/>
                <w:color w:val="000000"/>
                <w:sz w:val="16"/>
                <w:szCs w:val="16"/>
                <w:rPrChange w:id="2829" w:author="Ademar Oliva Xavier Jr." w:date="2014-05-21T10:31:00Z">
                  <w:rPr>
                    <w:ins w:id="2830" w:author="Ademar Oliva Xavier Jr." w:date="2014-05-21T10:29:00Z"/>
                    <w:rFonts w:ascii="Calibri" w:hAnsi="Calibri"/>
                    <w:color w:val="000000"/>
                    <w:szCs w:val="22"/>
                  </w:rPr>
                </w:rPrChange>
              </w:rPr>
            </w:pPr>
            <w:ins w:id="2831" w:author="Ademar Oliva Xavier Jr." w:date="2014-05-21T10:29:00Z">
              <w:r w:rsidRPr="00AC393F">
                <w:rPr>
                  <w:rFonts w:ascii="Calibri" w:hAnsi="Calibri"/>
                  <w:color w:val="000000"/>
                  <w:sz w:val="16"/>
                  <w:szCs w:val="16"/>
                  <w:rPrChange w:id="28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33" w:author="Ademar Oliva Xavier Jr." w:date="2014-05-21T10:29:00Z"/>
                <w:rFonts w:ascii="Calibri" w:hAnsi="Calibri"/>
                <w:color w:val="000000"/>
                <w:sz w:val="16"/>
                <w:szCs w:val="16"/>
                <w:rPrChange w:id="2834" w:author="Ademar Oliva Xavier Jr." w:date="2014-05-21T10:31:00Z">
                  <w:rPr>
                    <w:ins w:id="2835" w:author="Ademar Oliva Xavier Jr." w:date="2014-05-21T10:29:00Z"/>
                    <w:rFonts w:ascii="Calibri" w:hAnsi="Calibri"/>
                    <w:color w:val="000000"/>
                    <w:szCs w:val="22"/>
                  </w:rPr>
                </w:rPrChange>
              </w:rPr>
            </w:pPr>
            <w:ins w:id="2836" w:author="Ademar Oliva Xavier Jr." w:date="2014-05-21T10:29:00Z">
              <w:r w:rsidRPr="00AC393F">
                <w:rPr>
                  <w:rFonts w:ascii="Calibri" w:hAnsi="Calibri"/>
                  <w:color w:val="000000"/>
                  <w:sz w:val="16"/>
                  <w:szCs w:val="16"/>
                  <w:rPrChange w:id="28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838" w:author="Ademar Oliva Xavier Jr." w:date="2014-05-21T10:29:00Z"/>
                <w:rFonts w:ascii="Calibri" w:hAnsi="Calibri"/>
                <w:color w:val="000000"/>
                <w:sz w:val="16"/>
                <w:szCs w:val="16"/>
                <w:rPrChange w:id="2839" w:author="Ademar Oliva Xavier Jr." w:date="2014-05-21T10:31:00Z">
                  <w:rPr>
                    <w:ins w:id="2840" w:author="Ademar Oliva Xavier Jr." w:date="2014-05-21T10:29:00Z"/>
                    <w:rFonts w:ascii="Calibri" w:hAnsi="Calibri"/>
                    <w:color w:val="000000"/>
                    <w:szCs w:val="22"/>
                  </w:rPr>
                </w:rPrChange>
              </w:rPr>
            </w:pPr>
            <w:ins w:id="2841" w:author="Ademar Oliva Xavier Jr." w:date="2014-05-21T10:29:00Z">
              <w:r w:rsidRPr="00AC393F">
                <w:rPr>
                  <w:rFonts w:ascii="Calibri" w:hAnsi="Calibri"/>
                  <w:color w:val="000000"/>
                  <w:sz w:val="16"/>
                  <w:szCs w:val="16"/>
                  <w:rPrChange w:id="28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43" w:author="Ademar Oliva Xavier Jr." w:date="2014-05-21T10:29:00Z"/>
                <w:rFonts w:ascii="Calibri" w:hAnsi="Calibri"/>
                <w:color w:val="000000"/>
                <w:sz w:val="16"/>
                <w:szCs w:val="16"/>
                <w:rPrChange w:id="2844" w:author="Ademar Oliva Xavier Jr." w:date="2014-05-21T10:31:00Z">
                  <w:rPr>
                    <w:ins w:id="2845" w:author="Ademar Oliva Xavier Jr." w:date="2014-05-21T10:29:00Z"/>
                    <w:rFonts w:ascii="Calibri" w:hAnsi="Calibri"/>
                    <w:color w:val="000000"/>
                    <w:szCs w:val="22"/>
                  </w:rPr>
                </w:rPrChange>
              </w:rPr>
            </w:pPr>
            <w:ins w:id="2846" w:author="Ademar Oliva Xavier Jr." w:date="2014-05-21T10:29:00Z">
              <w:r w:rsidRPr="00AC393F">
                <w:rPr>
                  <w:rFonts w:ascii="Calibri" w:hAnsi="Calibri"/>
                  <w:color w:val="000000"/>
                  <w:sz w:val="16"/>
                  <w:szCs w:val="16"/>
                  <w:rPrChange w:id="28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48" w:author="Ademar Oliva Xavier Jr." w:date="2014-05-21T10:29:00Z"/>
                <w:rFonts w:ascii="Calibri" w:hAnsi="Calibri"/>
                <w:color w:val="000000"/>
                <w:sz w:val="16"/>
                <w:szCs w:val="16"/>
                <w:rPrChange w:id="2849" w:author="Ademar Oliva Xavier Jr." w:date="2014-05-21T10:31:00Z">
                  <w:rPr>
                    <w:ins w:id="2850" w:author="Ademar Oliva Xavier Jr." w:date="2014-05-21T10:29:00Z"/>
                    <w:rFonts w:ascii="Calibri" w:hAnsi="Calibri"/>
                    <w:color w:val="000000"/>
                    <w:szCs w:val="22"/>
                  </w:rPr>
                </w:rPrChange>
              </w:rPr>
            </w:pPr>
            <w:ins w:id="2851" w:author="Ademar Oliva Xavier Jr." w:date="2014-05-21T10:29:00Z">
              <w:r w:rsidRPr="00AC393F">
                <w:rPr>
                  <w:rFonts w:ascii="Calibri" w:hAnsi="Calibri"/>
                  <w:color w:val="000000"/>
                  <w:sz w:val="16"/>
                  <w:szCs w:val="16"/>
                  <w:rPrChange w:id="28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53" w:author="Ademar Oliva Xavier Jr." w:date="2014-05-21T10:29:00Z"/>
                <w:rFonts w:ascii="Calibri" w:hAnsi="Calibri"/>
                <w:color w:val="000000"/>
                <w:sz w:val="16"/>
                <w:szCs w:val="16"/>
                <w:rPrChange w:id="2854" w:author="Ademar Oliva Xavier Jr." w:date="2014-05-21T10:31:00Z">
                  <w:rPr>
                    <w:ins w:id="2855" w:author="Ademar Oliva Xavier Jr." w:date="2014-05-21T10:29:00Z"/>
                    <w:rFonts w:ascii="Calibri" w:hAnsi="Calibri"/>
                    <w:color w:val="000000"/>
                    <w:szCs w:val="22"/>
                  </w:rPr>
                </w:rPrChange>
              </w:rPr>
            </w:pPr>
            <w:ins w:id="2856" w:author="Ademar Oliva Xavier Jr." w:date="2014-05-21T10:29:00Z">
              <w:r w:rsidRPr="00AC393F">
                <w:rPr>
                  <w:rFonts w:ascii="Calibri" w:hAnsi="Calibri"/>
                  <w:color w:val="000000"/>
                  <w:sz w:val="16"/>
                  <w:szCs w:val="16"/>
                  <w:rPrChange w:id="28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858" w:author="Ademar Oliva Xavier Jr." w:date="2014-05-21T10:29:00Z"/>
                <w:rFonts w:ascii="Calibri" w:hAnsi="Calibri"/>
                <w:color w:val="000000"/>
                <w:sz w:val="16"/>
                <w:szCs w:val="16"/>
                <w:rPrChange w:id="2859" w:author="Ademar Oliva Xavier Jr." w:date="2014-05-21T10:31:00Z">
                  <w:rPr>
                    <w:ins w:id="2860" w:author="Ademar Oliva Xavier Jr." w:date="2014-05-21T10:29:00Z"/>
                    <w:rFonts w:ascii="Calibri" w:hAnsi="Calibri"/>
                    <w:color w:val="000000"/>
                    <w:szCs w:val="22"/>
                  </w:rPr>
                </w:rPrChange>
              </w:rPr>
            </w:pPr>
            <w:ins w:id="2861" w:author="Ademar Oliva Xavier Jr." w:date="2014-05-21T10:29:00Z">
              <w:r w:rsidRPr="00AC393F">
                <w:rPr>
                  <w:rFonts w:ascii="Calibri" w:hAnsi="Calibri"/>
                  <w:color w:val="000000"/>
                  <w:sz w:val="16"/>
                  <w:szCs w:val="16"/>
                  <w:rPrChange w:id="2862"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63" w:author="Ademar Oliva Xavier Jr." w:date="2014-05-21T10:29:00Z"/>
                <w:rFonts w:ascii="Calibri" w:hAnsi="Calibri"/>
                <w:color w:val="000000"/>
                <w:sz w:val="16"/>
                <w:szCs w:val="16"/>
                <w:rPrChange w:id="2864" w:author="Ademar Oliva Xavier Jr." w:date="2014-05-21T10:31:00Z">
                  <w:rPr>
                    <w:ins w:id="2865" w:author="Ademar Oliva Xavier Jr." w:date="2014-05-21T10:29:00Z"/>
                    <w:rFonts w:ascii="Calibri" w:hAnsi="Calibri"/>
                    <w:color w:val="000000"/>
                    <w:szCs w:val="22"/>
                  </w:rPr>
                </w:rPrChange>
              </w:rPr>
            </w:pPr>
            <w:ins w:id="2866" w:author="Ademar Oliva Xavier Jr." w:date="2014-05-21T10:29:00Z">
              <w:r w:rsidRPr="00AC393F">
                <w:rPr>
                  <w:rFonts w:ascii="Calibri" w:hAnsi="Calibri"/>
                  <w:color w:val="000000"/>
                  <w:sz w:val="16"/>
                  <w:szCs w:val="16"/>
                  <w:rPrChange w:id="28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68" w:author="Ademar Oliva Xavier Jr." w:date="2014-05-21T10:29:00Z"/>
                <w:rFonts w:ascii="Calibri" w:hAnsi="Calibri"/>
                <w:color w:val="000000"/>
                <w:sz w:val="16"/>
                <w:szCs w:val="16"/>
                <w:rPrChange w:id="2869" w:author="Ademar Oliva Xavier Jr." w:date="2014-05-21T10:31:00Z">
                  <w:rPr>
                    <w:ins w:id="2870" w:author="Ademar Oliva Xavier Jr." w:date="2014-05-21T10:29:00Z"/>
                    <w:rFonts w:ascii="Calibri" w:hAnsi="Calibri"/>
                    <w:color w:val="000000"/>
                    <w:szCs w:val="22"/>
                  </w:rPr>
                </w:rPrChange>
              </w:rPr>
            </w:pPr>
            <w:ins w:id="2871" w:author="Ademar Oliva Xavier Jr." w:date="2014-05-21T10:29:00Z">
              <w:r w:rsidRPr="00AC393F">
                <w:rPr>
                  <w:rFonts w:ascii="Calibri" w:hAnsi="Calibri"/>
                  <w:color w:val="000000"/>
                  <w:sz w:val="16"/>
                  <w:szCs w:val="16"/>
                  <w:rPrChange w:id="28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73" w:author="Ademar Oliva Xavier Jr." w:date="2014-05-21T10:29:00Z"/>
                <w:rFonts w:ascii="Calibri" w:hAnsi="Calibri"/>
                <w:color w:val="000000"/>
                <w:sz w:val="16"/>
                <w:szCs w:val="16"/>
                <w:rPrChange w:id="2874" w:author="Ademar Oliva Xavier Jr." w:date="2014-05-21T10:31:00Z">
                  <w:rPr>
                    <w:ins w:id="2875" w:author="Ademar Oliva Xavier Jr." w:date="2014-05-21T10:29:00Z"/>
                    <w:rFonts w:ascii="Calibri" w:hAnsi="Calibri"/>
                    <w:color w:val="000000"/>
                    <w:szCs w:val="22"/>
                  </w:rPr>
                </w:rPrChange>
              </w:rPr>
            </w:pPr>
            <w:ins w:id="2876" w:author="Ademar Oliva Xavier Jr." w:date="2014-05-21T10:29:00Z">
              <w:r w:rsidRPr="00AC393F">
                <w:rPr>
                  <w:rFonts w:ascii="Calibri" w:hAnsi="Calibri"/>
                  <w:color w:val="000000"/>
                  <w:sz w:val="16"/>
                  <w:szCs w:val="16"/>
                  <w:rPrChange w:id="28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78" w:author="Ademar Oliva Xavier Jr." w:date="2014-05-21T10:29:00Z"/>
                <w:rFonts w:ascii="Calibri" w:hAnsi="Calibri"/>
                <w:color w:val="000000"/>
                <w:sz w:val="16"/>
                <w:szCs w:val="16"/>
                <w:rPrChange w:id="2879" w:author="Ademar Oliva Xavier Jr." w:date="2014-05-21T10:31:00Z">
                  <w:rPr>
                    <w:ins w:id="2880" w:author="Ademar Oliva Xavier Jr." w:date="2014-05-21T10:29:00Z"/>
                    <w:rFonts w:ascii="Calibri" w:hAnsi="Calibri"/>
                    <w:color w:val="000000"/>
                    <w:szCs w:val="22"/>
                  </w:rPr>
                </w:rPrChange>
              </w:rPr>
            </w:pPr>
            <w:ins w:id="2881" w:author="Ademar Oliva Xavier Jr." w:date="2014-05-21T10:29:00Z">
              <w:r w:rsidRPr="00AC393F">
                <w:rPr>
                  <w:rFonts w:ascii="Calibri" w:hAnsi="Calibri"/>
                  <w:color w:val="000000"/>
                  <w:sz w:val="16"/>
                  <w:szCs w:val="16"/>
                  <w:rPrChange w:id="28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83" w:author="Ademar Oliva Xavier Jr." w:date="2014-05-21T10:29:00Z"/>
                <w:rFonts w:ascii="Calibri" w:hAnsi="Calibri"/>
                <w:color w:val="000000"/>
                <w:sz w:val="16"/>
                <w:szCs w:val="16"/>
                <w:rPrChange w:id="2884" w:author="Ademar Oliva Xavier Jr." w:date="2014-05-21T10:31:00Z">
                  <w:rPr>
                    <w:ins w:id="2885" w:author="Ademar Oliva Xavier Jr." w:date="2014-05-21T10:29:00Z"/>
                    <w:rFonts w:ascii="Calibri" w:hAnsi="Calibri"/>
                    <w:color w:val="000000"/>
                    <w:szCs w:val="22"/>
                  </w:rPr>
                </w:rPrChange>
              </w:rPr>
            </w:pPr>
            <w:ins w:id="2886" w:author="Ademar Oliva Xavier Jr." w:date="2014-05-21T10:29:00Z">
              <w:r w:rsidRPr="00AC393F">
                <w:rPr>
                  <w:rFonts w:ascii="Calibri" w:hAnsi="Calibri"/>
                  <w:color w:val="000000"/>
                  <w:sz w:val="16"/>
                  <w:szCs w:val="16"/>
                  <w:rPrChange w:id="28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888" w:author="Ademar Oliva Xavier Jr." w:date="2014-05-21T10:29:00Z"/>
                <w:rFonts w:ascii="Calibri" w:hAnsi="Calibri"/>
                <w:color w:val="000000"/>
                <w:sz w:val="16"/>
                <w:szCs w:val="16"/>
                <w:rPrChange w:id="2889" w:author="Ademar Oliva Xavier Jr." w:date="2014-05-21T10:31:00Z">
                  <w:rPr>
                    <w:ins w:id="2890" w:author="Ademar Oliva Xavier Jr." w:date="2014-05-21T10:29:00Z"/>
                    <w:rFonts w:ascii="Calibri" w:hAnsi="Calibri"/>
                    <w:color w:val="000000"/>
                    <w:szCs w:val="22"/>
                  </w:rPr>
                </w:rPrChange>
              </w:rPr>
            </w:pPr>
            <w:ins w:id="2891" w:author="Ademar Oliva Xavier Jr." w:date="2014-05-21T10:29:00Z">
              <w:r w:rsidRPr="00AC393F">
                <w:rPr>
                  <w:rFonts w:ascii="Calibri" w:hAnsi="Calibri"/>
                  <w:color w:val="000000"/>
                  <w:sz w:val="16"/>
                  <w:szCs w:val="16"/>
                  <w:rPrChange w:id="2892" w:author="Ademar Oliva Xavier Jr." w:date="2014-05-21T10:31:00Z">
                    <w:rPr>
                      <w:rFonts w:ascii="Calibri" w:hAnsi="Calibri"/>
                      <w:color w:val="000000"/>
                      <w:szCs w:val="22"/>
                    </w:rPr>
                  </w:rPrChange>
                </w:rPr>
                <w:t> </w:t>
              </w:r>
            </w:ins>
          </w:p>
        </w:tc>
      </w:tr>
      <w:tr w:rsidR="006600BE" w:rsidRPr="00AC393F" w:rsidTr="00AC393F">
        <w:trPr>
          <w:trHeight w:val="300"/>
          <w:ins w:id="2893"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2894" w:author="Ademar Oliva Xavier Jr." w:date="2014-05-21T10:29:00Z"/>
                <w:rFonts w:ascii="Arial" w:hAnsi="Arial" w:cs="Arial"/>
                <w:color w:val="000000"/>
                <w:sz w:val="16"/>
                <w:szCs w:val="16"/>
                <w:rPrChange w:id="2895" w:author="Ademar Oliva Xavier Jr." w:date="2014-05-21T10:31:00Z">
                  <w:rPr>
                    <w:ins w:id="2896" w:author="Ademar Oliva Xavier Jr." w:date="2014-05-21T10:29:00Z"/>
                    <w:rFonts w:ascii="Arial" w:hAnsi="Arial" w:cs="Arial"/>
                    <w:color w:val="000000"/>
                    <w:sz w:val="20"/>
                    <w:szCs w:val="20"/>
                  </w:rPr>
                </w:rPrChange>
              </w:rPr>
            </w:pPr>
            <w:ins w:id="2897" w:author="Ademar Oliva Xavier Jr." w:date="2014-05-21T10:29:00Z">
              <w:r w:rsidRPr="00AC393F">
                <w:rPr>
                  <w:rFonts w:ascii="Arial" w:hAnsi="Arial" w:cs="Arial"/>
                  <w:color w:val="000000"/>
                  <w:sz w:val="16"/>
                  <w:szCs w:val="16"/>
                  <w:rPrChange w:id="2898" w:author="Ademar Oliva Xavier Jr." w:date="2014-05-21T10:31:00Z">
                    <w:rPr>
                      <w:rFonts w:ascii="Arial" w:hAnsi="Arial" w:cs="Arial"/>
                      <w:color w:val="000000"/>
                      <w:sz w:val="20"/>
                      <w:szCs w:val="20"/>
                    </w:rPr>
                  </w:rPrChange>
                </w:rPr>
                <w:t>Exportação para simulação hidráulica</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899" w:author="Ademar Oliva Xavier Jr." w:date="2014-05-21T10:29:00Z"/>
                <w:rFonts w:ascii="Calibri" w:hAnsi="Calibri"/>
                <w:color w:val="000000"/>
                <w:sz w:val="16"/>
                <w:szCs w:val="16"/>
                <w:rPrChange w:id="2900" w:author="Ademar Oliva Xavier Jr." w:date="2014-05-21T10:31:00Z">
                  <w:rPr>
                    <w:ins w:id="2901" w:author="Ademar Oliva Xavier Jr." w:date="2014-05-21T10:29:00Z"/>
                    <w:rFonts w:ascii="Calibri" w:hAnsi="Calibri"/>
                    <w:color w:val="000000"/>
                    <w:szCs w:val="22"/>
                  </w:rPr>
                </w:rPrChange>
              </w:rPr>
            </w:pPr>
            <w:ins w:id="2902" w:author="Ademar Oliva Xavier Jr." w:date="2014-05-21T10:29:00Z">
              <w:r w:rsidRPr="00AC393F">
                <w:rPr>
                  <w:rFonts w:ascii="Calibri" w:hAnsi="Calibri"/>
                  <w:color w:val="000000"/>
                  <w:sz w:val="16"/>
                  <w:szCs w:val="16"/>
                  <w:rPrChange w:id="29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04" w:author="Ademar Oliva Xavier Jr." w:date="2014-05-21T10:29:00Z"/>
                <w:rFonts w:ascii="Calibri" w:hAnsi="Calibri"/>
                <w:color w:val="000000"/>
                <w:sz w:val="16"/>
                <w:szCs w:val="16"/>
                <w:rPrChange w:id="2905" w:author="Ademar Oliva Xavier Jr." w:date="2014-05-21T10:31:00Z">
                  <w:rPr>
                    <w:ins w:id="2906" w:author="Ademar Oliva Xavier Jr." w:date="2014-05-21T10:29:00Z"/>
                    <w:rFonts w:ascii="Calibri" w:hAnsi="Calibri"/>
                    <w:color w:val="000000"/>
                    <w:szCs w:val="22"/>
                  </w:rPr>
                </w:rPrChange>
              </w:rPr>
            </w:pPr>
            <w:ins w:id="2907" w:author="Ademar Oliva Xavier Jr." w:date="2014-05-21T10:29:00Z">
              <w:r w:rsidRPr="00AC393F">
                <w:rPr>
                  <w:rFonts w:ascii="Calibri" w:hAnsi="Calibri"/>
                  <w:color w:val="000000"/>
                  <w:sz w:val="16"/>
                  <w:szCs w:val="16"/>
                  <w:rPrChange w:id="29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09" w:author="Ademar Oliva Xavier Jr." w:date="2014-05-21T10:29:00Z"/>
                <w:rFonts w:ascii="Calibri" w:hAnsi="Calibri"/>
                <w:color w:val="000000"/>
                <w:sz w:val="16"/>
                <w:szCs w:val="16"/>
                <w:rPrChange w:id="2910" w:author="Ademar Oliva Xavier Jr." w:date="2014-05-21T10:31:00Z">
                  <w:rPr>
                    <w:ins w:id="2911" w:author="Ademar Oliva Xavier Jr." w:date="2014-05-21T10:29:00Z"/>
                    <w:rFonts w:ascii="Calibri" w:hAnsi="Calibri"/>
                    <w:color w:val="000000"/>
                    <w:szCs w:val="22"/>
                  </w:rPr>
                </w:rPrChange>
              </w:rPr>
            </w:pPr>
            <w:ins w:id="2912" w:author="Ademar Oliva Xavier Jr." w:date="2014-05-21T10:29:00Z">
              <w:r w:rsidRPr="00AC393F">
                <w:rPr>
                  <w:rFonts w:ascii="Calibri" w:hAnsi="Calibri"/>
                  <w:color w:val="000000"/>
                  <w:sz w:val="16"/>
                  <w:szCs w:val="16"/>
                  <w:rPrChange w:id="29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14" w:author="Ademar Oliva Xavier Jr." w:date="2014-05-21T10:29:00Z"/>
                <w:rFonts w:ascii="Calibri" w:hAnsi="Calibri"/>
                <w:color w:val="000000"/>
                <w:sz w:val="16"/>
                <w:szCs w:val="16"/>
                <w:rPrChange w:id="2915" w:author="Ademar Oliva Xavier Jr." w:date="2014-05-21T10:31:00Z">
                  <w:rPr>
                    <w:ins w:id="2916" w:author="Ademar Oliva Xavier Jr." w:date="2014-05-21T10:29:00Z"/>
                    <w:rFonts w:ascii="Calibri" w:hAnsi="Calibri"/>
                    <w:color w:val="000000"/>
                    <w:szCs w:val="22"/>
                  </w:rPr>
                </w:rPrChange>
              </w:rPr>
            </w:pPr>
            <w:ins w:id="2917" w:author="Ademar Oliva Xavier Jr." w:date="2014-05-21T10:29:00Z">
              <w:r w:rsidRPr="00AC393F">
                <w:rPr>
                  <w:rFonts w:ascii="Calibri" w:hAnsi="Calibri"/>
                  <w:color w:val="000000"/>
                  <w:sz w:val="16"/>
                  <w:szCs w:val="16"/>
                  <w:rPrChange w:id="29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19" w:author="Ademar Oliva Xavier Jr." w:date="2014-05-21T10:29:00Z"/>
                <w:rFonts w:ascii="Calibri" w:hAnsi="Calibri"/>
                <w:color w:val="000000"/>
                <w:sz w:val="16"/>
                <w:szCs w:val="16"/>
                <w:rPrChange w:id="2920" w:author="Ademar Oliva Xavier Jr." w:date="2014-05-21T10:31:00Z">
                  <w:rPr>
                    <w:ins w:id="2921" w:author="Ademar Oliva Xavier Jr." w:date="2014-05-21T10:29:00Z"/>
                    <w:rFonts w:ascii="Calibri" w:hAnsi="Calibri"/>
                    <w:color w:val="000000"/>
                    <w:szCs w:val="22"/>
                  </w:rPr>
                </w:rPrChange>
              </w:rPr>
            </w:pPr>
            <w:ins w:id="2922" w:author="Ademar Oliva Xavier Jr." w:date="2014-05-21T10:29:00Z">
              <w:r w:rsidRPr="00AC393F">
                <w:rPr>
                  <w:rFonts w:ascii="Calibri" w:hAnsi="Calibri"/>
                  <w:color w:val="000000"/>
                  <w:sz w:val="16"/>
                  <w:szCs w:val="16"/>
                  <w:rPrChange w:id="29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24" w:author="Ademar Oliva Xavier Jr." w:date="2014-05-21T10:29:00Z"/>
                <w:rFonts w:ascii="Calibri" w:hAnsi="Calibri"/>
                <w:color w:val="000000"/>
                <w:sz w:val="16"/>
                <w:szCs w:val="16"/>
                <w:rPrChange w:id="2925" w:author="Ademar Oliva Xavier Jr." w:date="2014-05-21T10:31:00Z">
                  <w:rPr>
                    <w:ins w:id="2926" w:author="Ademar Oliva Xavier Jr." w:date="2014-05-21T10:29:00Z"/>
                    <w:rFonts w:ascii="Calibri" w:hAnsi="Calibri"/>
                    <w:color w:val="000000"/>
                    <w:szCs w:val="22"/>
                  </w:rPr>
                </w:rPrChange>
              </w:rPr>
            </w:pPr>
            <w:ins w:id="2927" w:author="Ademar Oliva Xavier Jr." w:date="2014-05-21T10:29:00Z">
              <w:r w:rsidRPr="00AC393F">
                <w:rPr>
                  <w:rFonts w:ascii="Calibri" w:hAnsi="Calibri"/>
                  <w:color w:val="000000"/>
                  <w:sz w:val="16"/>
                  <w:szCs w:val="16"/>
                  <w:rPrChange w:id="29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29" w:author="Ademar Oliva Xavier Jr." w:date="2014-05-21T10:29:00Z"/>
                <w:rFonts w:ascii="Calibri" w:hAnsi="Calibri"/>
                <w:color w:val="000000"/>
                <w:sz w:val="16"/>
                <w:szCs w:val="16"/>
                <w:rPrChange w:id="2930" w:author="Ademar Oliva Xavier Jr." w:date="2014-05-21T10:31:00Z">
                  <w:rPr>
                    <w:ins w:id="2931" w:author="Ademar Oliva Xavier Jr." w:date="2014-05-21T10:29:00Z"/>
                    <w:rFonts w:ascii="Calibri" w:hAnsi="Calibri"/>
                    <w:color w:val="000000"/>
                    <w:szCs w:val="22"/>
                  </w:rPr>
                </w:rPrChange>
              </w:rPr>
            </w:pPr>
            <w:ins w:id="2932" w:author="Ademar Oliva Xavier Jr." w:date="2014-05-21T10:29:00Z">
              <w:r w:rsidRPr="00AC393F">
                <w:rPr>
                  <w:rFonts w:ascii="Calibri" w:hAnsi="Calibri"/>
                  <w:color w:val="000000"/>
                  <w:sz w:val="16"/>
                  <w:szCs w:val="16"/>
                  <w:rPrChange w:id="29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34" w:author="Ademar Oliva Xavier Jr." w:date="2014-05-21T10:29:00Z"/>
                <w:rFonts w:ascii="Calibri" w:hAnsi="Calibri"/>
                <w:color w:val="000000"/>
                <w:sz w:val="16"/>
                <w:szCs w:val="16"/>
                <w:rPrChange w:id="2935" w:author="Ademar Oliva Xavier Jr." w:date="2014-05-21T10:31:00Z">
                  <w:rPr>
                    <w:ins w:id="2936" w:author="Ademar Oliva Xavier Jr." w:date="2014-05-21T10:29:00Z"/>
                    <w:rFonts w:ascii="Calibri" w:hAnsi="Calibri"/>
                    <w:color w:val="000000"/>
                    <w:szCs w:val="22"/>
                  </w:rPr>
                </w:rPrChange>
              </w:rPr>
            </w:pPr>
            <w:ins w:id="2937" w:author="Ademar Oliva Xavier Jr." w:date="2014-05-21T10:29:00Z">
              <w:r w:rsidRPr="00AC393F">
                <w:rPr>
                  <w:rFonts w:ascii="Calibri" w:hAnsi="Calibri"/>
                  <w:color w:val="000000"/>
                  <w:sz w:val="16"/>
                  <w:szCs w:val="16"/>
                  <w:rPrChange w:id="29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39" w:author="Ademar Oliva Xavier Jr." w:date="2014-05-21T10:29:00Z"/>
                <w:rFonts w:ascii="Calibri" w:hAnsi="Calibri"/>
                <w:color w:val="000000"/>
                <w:sz w:val="16"/>
                <w:szCs w:val="16"/>
                <w:rPrChange w:id="2940" w:author="Ademar Oliva Xavier Jr." w:date="2014-05-21T10:31:00Z">
                  <w:rPr>
                    <w:ins w:id="2941" w:author="Ademar Oliva Xavier Jr." w:date="2014-05-21T10:29:00Z"/>
                    <w:rFonts w:ascii="Calibri" w:hAnsi="Calibri"/>
                    <w:color w:val="000000"/>
                    <w:szCs w:val="22"/>
                  </w:rPr>
                </w:rPrChange>
              </w:rPr>
            </w:pPr>
            <w:ins w:id="2942" w:author="Ademar Oliva Xavier Jr." w:date="2014-05-21T10:29:00Z">
              <w:r w:rsidRPr="00AC393F">
                <w:rPr>
                  <w:rFonts w:ascii="Calibri" w:hAnsi="Calibri"/>
                  <w:color w:val="000000"/>
                  <w:sz w:val="16"/>
                  <w:szCs w:val="16"/>
                  <w:rPrChange w:id="29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2944" w:author="Ademar Oliva Xavier Jr." w:date="2014-05-21T10:29:00Z"/>
                <w:rFonts w:ascii="Calibri" w:hAnsi="Calibri"/>
                <w:color w:val="000000"/>
                <w:sz w:val="16"/>
                <w:szCs w:val="16"/>
                <w:rPrChange w:id="2945" w:author="Ademar Oliva Xavier Jr." w:date="2014-05-21T10:31:00Z">
                  <w:rPr>
                    <w:ins w:id="2946" w:author="Ademar Oliva Xavier Jr." w:date="2014-05-21T10:29:00Z"/>
                    <w:rFonts w:ascii="Calibri" w:hAnsi="Calibri"/>
                    <w:color w:val="000000"/>
                    <w:szCs w:val="22"/>
                  </w:rPr>
                </w:rPrChange>
              </w:rPr>
            </w:pPr>
            <w:ins w:id="2947" w:author="Ademar Oliva Xavier Jr." w:date="2014-05-21T10:29:00Z">
              <w:r w:rsidRPr="00AC393F">
                <w:rPr>
                  <w:rFonts w:ascii="Calibri" w:hAnsi="Calibri"/>
                  <w:color w:val="000000"/>
                  <w:sz w:val="16"/>
                  <w:szCs w:val="16"/>
                  <w:rPrChange w:id="29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49" w:author="Ademar Oliva Xavier Jr." w:date="2014-05-21T10:29:00Z"/>
                <w:rFonts w:ascii="Calibri" w:hAnsi="Calibri"/>
                <w:color w:val="000000"/>
                <w:sz w:val="16"/>
                <w:szCs w:val="16"/>
                <w:rPrChange w:id="2950" w:author="Ademar Oliva Xavier Jr." w:date="2014-05-21T10:31:00Z">
                  <w:rPr>
                    <w:ins w:id="2951" w:author="Ademar Oliva Xavier Jr." w:date="2014-05-21T10:29:00Z"/>
                    <w:rFonts w:ascii="Calibri" w:hAnsi="Calibri"/>
                    <w:color w:val="000000"/>
                    <w:szCs w:val="22"/>
                  </w:rPr>
                </w:rPrChange>
              </w:rPr>
            </w:pPr>
            <w:ins w:id="2952" w:author="Ademar Oliva Xavier Jr." w:date="2014-05-21T10:29:00Z">
              <w:r w:rsidRPr="00AC393F">
                <w:rPr>
                  <w:rFonts w:ascii="Calibri" w:hAnsi="Calibri"/>
                  <w:color w:val="000000"/>
                  <w:sz w:val="16"/>
                  <w:szCs w:val="16"/>
                  <w:rPrChange w:id="29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54" w:author="Ademar Oliva Xavier Jr." w:date="2014-05-21T10:29:00Z"/>
                <w:rFonts w:ascii="Calibri" w:hAnsi="Calibri"/>
                <w:color w:val="000000"/>
                <w:sz w:val="16"/>
                <w:szCs w:val="16"/>
                <w:rPrChange w:id="2955" w:author="Ademar Oliva Xavier Jr." w:date="2014-05-21T10:31:00Z">
                  <w:rPr>
                    <w:ins w:id="2956" w:author="Ademar Oliva Xavier Jr." w:date="2014-05-21T10:29:00Z"/>
                    <w:rFonts w:ascii="Calibri" w:hAnsi="Calibri"/>
                    <w:color w:val="000000"/>
                    <w:szCs w:val="22"/>
                  </w:rPr>
                </w:rPrChange>
              </w:rPr>
            </w:pPr>
            <w:ins w:id="2957" w:author="Ademar Oliva Xavier Jr." w:date="2014-05-21T10:29:00Z">
              <w:r w:rsidRPr="00AC393F">
                <w:rPr>
                  <w:rFonts w:ascii="Calibri" w:hAnsi="Calibri"/>
                  <w:color w:val="000000"/>
                  <w:sz w:val="16"/>
                  <w:szCs w:val="16"/>
                  <w:rPrChange w:id="29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59" w:author="Ademar Oliva Xavier Jr." w:date="2014-05-21T10:29:00Z"/>
                <w:rFonts w:ascii="Calibri" w:hAnsi="Calibri"/>
                <w:color w:val="000000"/>
                <w:sz w:val="16"/>
                <w:szCs w:val="16"/>
                <w:rPrChange w:id="2960" w:author="Ademar Oliva Xavier Jr." w:date="2014-05-21T10:31:00Z">
                  <w:rPr>
                    <w:ins w:id="2961" w:author="Ademar Oliva Xavier Jr." w:date="2014-05-21T10:29:00Z"/>
                    <w:rFonts w:ascii="Calibri" w:hAnsi="Calibri"/>
                    <w:color w:val="000000"/>
                    <w:szCs w:val="22"/>
                  </w:rPr>
                </w:rPrChange>
              </w:rPr>
            </w:pPr>
            <w:ins w:id="2962" w:author="Ademar Oliva Xavier Jr." w:date="2014-05-21T10:29:00Z">
              <w:r w:rsidRPr="00AC393F">
                <w:rPr>
                  <w:rFonts w:ascii="Calibri" w:hAnsi="Calibri"/>
                  <w:color w:val="000000"/>
                  <w:sz w:val="16"/>
                  <w:szCs w:val="16"/>
                  <w:rPrChange w:id="29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64" w:author="Ademar Oliva Xavier Jr." w:date="2014-05-21T10:29:00Z"/>
                <w:rFonts w:ascii="Calibri" w:hAnsi="Calibri"/>
                <w:color w:val="000000"/>
                <w:sz w:val="16"/>
                <w:szCs w:val="16"/>
                <w:rPrChange w:id="2965" w:author="Ademar Oliva Xavier Jr." w:date="2014-05-21T10:31:00Z">
                  <w:rPr>
                    <w:ins w:id="2966" w:author="Ademar Oliva Xavier Jr." w:date="2014-05-21T10:29:00Z"/>
                    <w:rFonts w:ascii="Calibri" w:hAnsi="Calibri"/>
                    <w:color w:val="000000"/>
                    <w:szCs w:val="22"/>
                  </w:rPr>
                </w:rPrChange>
              </w:rPr>
            </w:pPr>
            <w:ins w:id="2967" w:author="Ademar Oliva Xavier Jr." w:date="2014-05-21T10:29:00Z">
              <w:r w:rsidRPr="00AC393F">
                <w:rPr>
                  <w:rFonts w:ascii="Calibri" w:hAnsi="Calibri"/>
                  <w:color w:val="000000"/>
                  <w:sz w:val="16"/>
                  <w:szCs w:val="16"/>
                  <w:rPrChange w:id="29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69" w:author="Ademar Oliva Xavier Jr." w:date="2014-05-21T10:29:00Z"/>
                <w:rFonts w:ascii="Calibri" w:hAnsi="Calibri"/>
                <w:color w:val="000000"/>
                <w:sz w:val="16"/>
                <w:szCs w:val="16"/>
                <w:rPrChange w:id="2970" w:author="Ademar Oliva Xavier Jr." w:date="2014-05-21T10:31:00Z">
                  <w:rPr>
                    <w:ins w:id="2971" w:author="Ademar Oliva Xavier Jr." w:date="2014-05-21T10:29:00Z"/>
                    <w:rFonts w:ascii="Calibri" w:hAnsi="Calibri"/>
                    <w:color w:val="000000"/>
                    <w:szCs w:val="22"/>
                  </w:rPr>
                </w:rPrChange>
              </w:rPr>
            </w:pPr>
            <w:ins w:id="2972" w:author="Ademar Oliva Xavier Jr." w:date="2014-05-21T10:29:00Z">
              <w:r w:rsidRPr="00AC393F">
                <w:rPr>
                  <w:rFonts w:ascii="Calibri" w:hAnsi="Calibri"/>
                  <w:color w:val="000000"/>
                  <w:sz w:val="16"/>
                  <w:szCs w:val="16"/>
                  <w:rPrChange w:id="29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2974" w:author="Ademar Oliva Xavier Jr." w:date="2014-05-21T10:29:00Z"/>
                <w:rFonts w:ascii="Calibri" w:hAnsi="Calibri"/>
                <w:color w:val="000000"/>
                <w:sz w:val="16"/>
                <w:szCs w:val="16"/>
                <w:rPrChange w:id="2975" w:author="Ademar Oliva Xavier Jr." w:date="2014-05-21T10:31:00Z">
                  <w:rPr>
                    <w:ins w:id="2976" w:author="Ademar Oliva Xavier Jr." w:date="2014-05-21T10:29:00Z"/>
                    <w:rFonts w:ascii="Calibri" w:hAnsi="Calibri"/>
                    <w:color w:val="000000"/>
                    <w:szCs w:val="22"/>
                  </w:rPr>
                </w:rPrChange>
              </w:rPr>
            </w:pPr>
            <w:ins w:id="2977" w:author="Ademar Oliva Xavier Jr." w:date="2014-05-21T10:29:00Z">
              <w:r w:rsidRPr="00AC393F">
                <w:rPr>
                  <w:rFonts w:ascii="Calibri" w:hAnsi="Calibri"/>
                  <w:color w:val="000000"/>
                  <w:sz w:val="16"/>
                  <w:szCs w:val="16"/>
                  <w:rPrChange w:id="29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79" w:author="Ademar Oliva Xavier Jr." w:date="2014-05-21T10:29:00Z"/>
                <w:rFonts w:ascii="Calibri" w:hAnsi="Calibri"/>
                <w:color w:val="000000"/>
                <w:sz w:val="16"/>
                <w:szCs w:val="16"/>
                <w:rPrChange w:id="2980" w:author="Ademar Oliva Xavier Jr." w:date="2014-05-21T10:31:00Z">
                  <w:rPr>
                    <w:ins w:id="2981" w:author="Ademar Oliva Xavier Jr." w:date="2014-05-21T10:29:00Z"/>
                    <w:rFonts w:ascii="Calibri" w:hAnsi="Calibri"/>
                    <w:color w:val="000000"/>
                    <w:szCs w:val="22"/>
                  </w:rPr>
                </w:rPrChange>
              </w:rPr>
            </w:pPr>
            <w:ins w:id="2982" w:author="Ademar Oliva Xavier Jr." w:date="2014-05-21T10:29:00Z">
              <w:r w:rsidRPr="00AC393F">
                <w:rPr>
                  <w:rFonts w:ascii="Calibri" w:hAnsi="Calibri"/>
                  <w:color w:val="000000"/>
                  <w:sz w:val="16"/>
                  <w:szCs w:val="16"/>
                  <w:rPrChange w:id="29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2984" w:author="Ademar Oliva Xavier Jr." w:date="2014-05-21T10:29:00Z"/>
                <w:rFonts w:ascii="Calibri" w:hAnsi="Calibri"/>
                <w:color w:val="000000"/>
                <w:sz w:val="16"/>
                <w:szCs w:val="16"/>
                <w:rPrChange w:id="2985" w:author="Ademar Oliva Xavier Jr." w:date="2014-05-21T10:31:00Z">
                  <w:rPr>
                    <w:ins w:id="2986" w:author="Ademar Oliva Xavier Jr." w:date="2014-05-21T10:29:00Z"/>
                    <w:rFonts w:ascii="Calibri" w:hAnsi="Calibri"/>
                    <w:color w:val="000000"/>
                    <w:szCs w:val="22"/>
                  </w:rPr>
                </w:rPrChange>
              </w:rPr>
            </w:pPr>
            <w:ins w:id="2987" w:author="Ademar Oliva Xavier Jr." w:date="2014-05-21T10:29:00Z">
              <w:r w:rsidRPr="00AC393F">
                <w:rPr>
                  <w:rFonts w:ascii="Calibri" w:hAnsi="Calibri"/>
                  <w:color w:val="000000"/>
                  <w:sz w:val="16"/>
                  <w:szCs w:val="16"/>
                  <w:rPrChange w:id="2988"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89" w:author="Ademar Oliva Xavier Jr." w:date="2014-05-21T10:29:00Z"/>
                <w:rFonts w:ascii="Calibri" w:hAnsi="Calibri"/>
                <w:color w:val="000000"/>
                <w:sz w:val="16"/>
                <w:szCs w:val="16"/>
                <w:rPrChange w:id="2990" w:author="Ademar Oliva Xavier Jr." w:date="2014-05-21T10:31:00Z">
                  <w:rPr>
                    <w:ins w:id="2991" w:author="Ademar Oliva Xavier Jr." w:date="2014-05-21T10:29:00Z"/>
                    <w:rFonts w:ascii="Calibri" w:hAnsi="Calibri"/>
                    <w:color w:val="000000"/>
                    <w:szCs w:val="22"/>
                  </w:rPr>
                </w:rPrChange>
              </w:rPr>
            </w:pPr>
            <w:ins w:id="2992" w:author="Ademar Oliva Xavier Jr." w:date="2014-05-21T10:29:00Z">
              <w:r w:rsidRPr="00AC393F">
                <w:rPr>
                  <w:rFonts w:ascii="Calibri" w:hAnsi="Calibri"/>
                  <w:color w:val="000000"/>
                  <w:sz w:val="16"/>
                  <w:szCs w:val="16"/>
                  <w:rPrChange w:id="29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94" w:author="Ademar Oliva Xavier Jr." w:date="2014-05-21T10:29:00Z"/>
                <w:rFonts w:ascii="Calibri" w:hAnsi="Calibri"/>
                <w:color w:val="000000"/>
                <w:sz w:val="16"/>
                <w:szCs w:val="16"/>
                <w:rPrChange w:id="2995" w:author="Ademar Oliva Xavier Jr." w:date="2014-05-21T10:31:00Z">
                  <w:rPr>
                    <w:ins w:id="2996" w:author="Ademar Oliva Xavier Jr." w:date="2014-05-21T10:29:00Z"/>
                    <w:rFonts w:ascii="Calibri" w:hAnsi="Calibri"/>
                    <w:color w:val="000000"/>
                    <w:szCs w:val="22"/>
                  </w:rPr>
                </w:rPrChange>
              </w:rPr>
            </w:pPr>
            <w:ins w:id="2997" w:author="Ademar Oliva Xavier Jr." w:date="2014-05-21T10:29:00Z">
              <w:r w:rsidRPr="00AC393F">
                <w:rPr>
                  <w:rFonts w:ascii="Calibri" w:hAnsi="Calibri"/>
                  <w:color w:val="000000"/>
                  <w:sz w:val="16"/>
                  <w:szCs w:val="16"/>
                  <w:rPrChange w:id="29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2999" w:author="Ademar Oliva Xavier Jr." w:date="2014-05-21T10:29:00Z"/>
                <w:rFonts w:ascii="Calibri" w:hAnsi="Calibri"/>
                <w:color w:val="000000"/>
                <w:sz w:val="16"/>
                <w:szCs w:val="16"/>
                <w:rPrChange w:id="3000" w:author="Ademar Oliva Xavier Jr." w:date="2014-05-21T10:31:00Z">
                  <w:rPr>
                    <w:ins w:id="3001" w:author="Ademar Oliva Xavier Jr." w:date="2014-05-21T10:29:00Z"/>
                    <w:rFonts w:ascii="Calibri" w:hAnsi="Calibri"/>
                    <w:color w:val="000000"/>
                    <w:szCs w:val="22"/>
                  </w:rPr>
                </w:rPrChange>
              </w:rPr>
            </w:pPr>
            <w:ins w:id="3002" w:author="Ademar Oliva Xavier Jr." w:date="2014-05-21T10:29:00Z">
              <w:r w:rsidRPr="00AC393F">
                <w:rPr>
                  <w:rFonts w:ascii="Calibri" w:hAnsi="Calibri"/>
                  <w:color w:val="000000"/>
                  <w:sz w:val="16"/>
                  <w:szCs w:val="16"/>
                  <w:rPrChange w:id="30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04" w:author="Ademar Oliva Xavier Jr." w:date="2014-05-21T10:29:00Z"/>
                <w:rFonts w:ascii="Calibri" w:hAnsi="Calibri"/>
                <w:color w:val="000000"/>
                <w:sz w:val="16"/>
                <w:szCs w:val="16"/>
                <w:rPrChange w:id="3005" w:author="Ademar Oliva Xavier Jr." w:date="2014-05-21T10:31:00Z">
                  <w:rPr>
                    <w:ins w:id="3006" w:author="Ademar Oliva Xavier Jr." w:date="2014-05-21T10:29:00Z"/>
                    <w:rFonts w:ascii="Calibri" w:hAnsi="Calibri"/>
                    <w:color w:val="000000"/>
                    <w:szCs w:val="22"/>
                  </w:rPr>
                </w:rPrChange>
              </w:rPr>
            </w:pPr>
            <w:ins w:id="3007" w:author="Ademar Oliva Xavier Jr." w:date="2014-05-21T10:29:00Z">
              <w:r w:rsidRPr="00AC393F">
                <w:rPr>
                  <w:rFonts w:ascii="Calibri" w:hAnsi="Calibri"/>
                  <w:color w:val="000000"/>
                  <w:sz w:val="16"/>
                  <w:szCs w:val="16"/>
                  <w:rPrChange w:id="30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09" w:author="Ademar Oliva Xavier Jr." w:date="2014-05-21T10:29:00Z"/>
                <w:rFonts w:ascii="Calibri" w:hAnsi="Calibri"/>
                <w:color w:val="000000"/>
                <w:sz w:val="16"/>
                <w:szCs w:val="16"/>
                <w:rPrChange w:id="3010" w:author="Ademar Oliva Xavier Jr." w:date="2014-05-21T10:31:00Z">
                  <w:rPr>
                    <w:ins w:id="3011" w:author="Ademar Oliva Xavier Jr." w:date="2014-05-21T10:29:00Z"/>
                    <w:rFonts w:ascii="Calibri" w:hAnsi="Calibri"/>
                    <w:color w:val="000000"/>
                    <w:szCs w:val="22"/>
                  </w:rPr>
                </w:rPrChange>
              </w:rPr>
            </w:pPr>
            <w:ins w:id="3012" w:author="Ademar Oliva Xavier Jr." w:date="2014-05-21T10:29:00Z">
              <w:r w:rsidRPr="00AC393F">
                <w:rPr>
                  <w:rFonts w:ascii="Calibri" w:hAnsi="Calibri"/>
                  <w:color w:val="000000"/>
                  <w:sz w:val="16"/>
                  <w:szCs w:val="16"/>
                  <w:rPrChange w:id="30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014" w:author="Ademar Oliva Xavier Jr." w:date="2014-05-21T10:29:00Z"/>
                <w:rFonts w:ascii="Calibri" w:hAnsi="Calibri"/>
                <w:color w:val="000000"/>
                <w:sz w:val="16"/>
                <w:szCs w:val="16"/>
                <w:rPrChange w:id="3015" w:author="Ademar Oliva Xavier Jr." w:date="2014-05-21T10:31:00Z">
                  <w:rPr>
                    <w:ins w:id="3016" w:author="Ademar Oliva Xavier Jr." w:date="2014-05-21T10:29:00Z"/>
                    <w:rFonts w:ascii="Calibri" w:hAnsi="Calibri"/>
                    <w:color w:val="000000"/>
                    <w:szCs w:val="22"/>
                  </w:rPr>
                </w:rPrChange>
              </w:rPr>
            </w:pPr>
            <w:ins w:id="3017" w:author="Ademar Oliva Xavier Jr." w:date="2014-05-21T10:29:00Z">
              <w:r w:rsidRPr="00AC393F">
                <w:rPr>
                  <w:rFonts w:ascii="Calibri" w:hAnsi="Calibri"/>
                  <w:color w:val="000000"/>
                  <w:sz w:val="16"/>
                  <w:szCs w:val="16"/>
                  <w:rPrChange w:id="3018" w:author="Ademar Oliva Xavier Jr." w:date="2014-05-21T10:31:00Z">
                    <w:rPr>
                      <w:rFonts w:ascii="Calibri" w:hAnsi="Calibri"/>
                      <w:color w:val="000000"/>
                      <w:szCs w:val="22"/>
                    </w:rPr>
                  </w:rPrChange>
                </w:rPr>
                <w:t> </w:t>
              </w:r>
            </w:ins>
          </w:p>
        </w:tc>
      </w:tr>
      <w:tr w:rsidR="00AC393F" w:rsidRPr="00AC393F" w:rsidTr="00AC393F">
        <w:trPr>
          <w:trHeight w:val="300"/>
          <w:ins w:id="3019"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020" w:author="Ademar Oliva Xavier Jr." w:date="2014-05-21T10:29:00Z"/>
                <w:rFonts w:ascii="Arial" w:hAnsi="Arial" w:cs="Arial"/>
                <w:color w:val="000000"/>
                <w:sz w:val="16"/>
                <w:szCs w:val="16"/>
                <w:rPrChange w:id="3021" w:author="Ademar Oliva Xavier Jr." w:date="2014-05-21T10:31:00Z">
                  <w:rPr>
                    <w:ins w:id="3022" w:author="Ademar Oliva Xavier Jr." w:date="2014-05-21T10:29:00Z"/>
                    <w:rFonts w:ascii="Arial" w:hAnsi="Arial" w:cs="Arial"/>
                    <w:color w:val="000000"/>
                    <w:sz w:val="20"/>
                    <w:szCs w:val="20"/>
                  </w:rPr>
                </w:rPrChange>
              </w:rPr>
            </w:pPr>
            <w:ins w:id="3023" w:author="Ademar Oliva Xavier Jr." w:date="2014-05-21T10:29:00Z">
              <w:r w:rsidRPr="00AC393F">
                <w:rPr>
                  <w:rFonts w:ascii="Arial" w:hAnsi="Arial" w:cs="Arial"/>
                  <w:color w:val="000000"/>
                  <w:sz w:val="16"/>
                  <w:szCs w:val="16"/>
                  <w:rPrChange w:id="3024" w:author="Ademar Oliva Xavier Jr." w:date="2014-05-21T10:31:00Z">
                    <w:rPr>
                      <w:rFonts w:ascii="Arial" w:hAnsi="Arial" w:cs="Arial"/>
                      <w:color w:val="000000"/>
                      <w:sz w:val="20"/>
                      <w:szCs w:val="20"/>
                    </w:rPr>
                  </w:rPrChange>
                </w:rPr>
                <w:t>Simulação Hidráulica para a redução de perdas de água</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25" w:author="Ademar Oliva Xavier Jr." w:date="2014-05-21T10:29:00Z"/>
                <w:rFonts w:ascii="Calibri" w:hAnsi="Calibri"/>
                <w:color w:val="000000"/>
                <w:sz w:val="16"/>
                <w:szCs w:val="16"/>
                <w:rPrChange w:id="3026" w:author="Ademar Oliva Xavier Jr." w:date="2014-05-21T10:31:00Z">
                  <w:rPr>
                    <w:ins w:id="3027" w:author="Ademar Oliva Xavier Jr." w:date="2014-05-21T10:29:00Z"/>
                    <w:rFonts w:ascii="Calibri" w:hAnsi="Calibri"/>
                    <w:color w:val="000000"/>
                    <w:szCs w:val="22"/>
                  </w:rPr>
                </w:rPrChange>
              </w:rPr>
            </w:pPr>
            <w:ins w:id="3028" w:author="Ademar Oliva Xavier Jr." w:date="2014-05-21T10:29:00Z">
              <w:r w:rsidRPr="00AC393F">
                <w:rPr>
                  <w:rFonts w:ascii="Calibri" w:hAnsi="Calibri"/>
                  <w:color w:val="000000"/>
                  <w:sz w:val="16"/>
                  <w:szCs w:val="16"/>
                  <w:rPrChange w:id="30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30" w:author="Ademar Oliva Xavier Jr." w:date="2014-05-21T10:29:00Z"/>
                <w:rFonts w:ascii="Calibri" w:hAnsi="Calibri"/>
                <w:color w:val="000000"/>
                <w:sz w:val="16"/>
                <w:szCs w:val="16"/>
                <w:rPrChange w:id="3031" w:author="Ademar Oliva Xavier Jr." w:date="2014-05-21T10:31:00Z">
                  <w:rPr>
                    <w:ins w:id="3032" w:author="Ademar Oliva Xavier Jr." w:date="2014-05-21T10:29:00Z"/>
                    <w:rFonts w:ascii="Calibri" w:hAnsi="Calibri"/>
                    <w:color w:val="000000"/>
                    <w:szCs w:val="22"/>
                  </w:rPr>
                </w:rPrChange>
              </w:rPr>
            </w:pPr>
            <w:ins w:id="3033" w:author="Ademar Oliva Xavier Jr." w:date="2014-05-21T10:29:00Z">
              <w:r w:rsidRPr="00AC393F">
                <w:rPr>
                  <w:rFonts w:ascii="Calibri" w:hAnsi="Calibri"/>
                  <w:color w:val="000000"/>
                  <w:sz w:val="16"/>
                  <w:szCs w:val="16"/>
                  <w:rPrChange w:id="30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35" w:author="Ademar Oliva Xavier Jr." w:date="2014-05-21T10:29:00Z"/>
                <w:rFonts w:ascii="Calibri" w:hAnsi="Calibri"/>
                <w:color w:val="000000"/>
                <w:sz w:val="16"/>
                <w:szCs w:val="16"/>
                <w:rPrChange w:id="3036" w:author="Ademar Oliva Xavier Jr." w:date="2014-05-21T10:31:00Z">
                  <w:rPr>
                    <w:ins w:id="3037" w:author="Ademar Oliva Xavier Jr." w:date="2014-05-21T10:29:00Z"/>
                    <w:rFonts w:ascii="Calibri" w:hAnsi="Calibri"/>
                    <w:color w:val="000000"/>
                    <w:szCs w:val="22"/>
                  </w:rPr>
                </w:rPrChange>
              </w:rPr>
            </w:pPr>
            <w:ins w:id="3038" w:author="Ademar Oliva Xavier Jr." w:date="2014-05-21T10:29:00Z">
              <w:r w:rsidRPr="00AC393F">
                <w:rPr>
                  <w:rFonts w:ascii="Calibri" w:hAnsi="Calibri"/>
                  <w:color w:val="000000"/>
                  <w:sz w:val="16"/>
                  <w:szCs w:val="16"/>
                  <w:rPrChange w:id="30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40" w:author="Ademar Oliva Xavier Jr." w:date="2014-05-21T10:29:00Z"/>
                <w:rFonts w:ascii="Calibri" w:hAnsi="Calibri"/>
                <w:color w:val="000000"/>
                <w:sz w:val="16"/>
                <w:szCs w:val="16"/>
                <w:rPrChange w:id="3041" w:author="Ademar Oliva Xavier Jr." w:date="2014-05-21T10:31:00Z">
                  <w:rPr>
                    <w:ins w:id="3042" w:author="Ademar Oliva Xavier Jr." w:date="2014-05-21T10:29:00Z"/>
                    <w:rFonts w:ascii="Calibri" w:hAnsi="Calibri"/>
                    <w:color w:val="000000"/>
                    <w:szCs w:val="22"/>
                  </w:rPr>
                </w:rPrChange>
              </w:rPr>
            </w:pPr>
            <w:ins w:id="3043" w:author="Ademar Oliva Xavier Jr." w:date="2014-05-21T10:29:00Z">
              <w:r w:rsidRPr="00AC393F">
                <w:rPr>
                  <w:rFonts w:ascii="Calibri" w:hAnsi="Calibri"/>
                  <w:color w:val="000000"/>
                  <w:sz w:val="16"/>
                  <w:szCs w:val="16"/>
                  <w:rPrChange w:id="30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45" w:author="Ademar Oliva Xavier Jr." w:date="2014-05-21T10:29:00Z"/>
                <w:rFonts w:ascii="Calibri" w:hAnsi="Calibri"/>
                <w:color w:val="000000"/>
                <w:sz w:val="16"/>
                <w:szCs w:val="16"/>
                <w:rPrChange w:id="3046" w:author="Ademar Oliva Xavier Jr." w:date="2014-05-21T10:31:00Z">
                  <w:rPr>
                    <w:ins w:id="3047" w:author="Ademar Oliva Xavier Jr." w:date="2014-05-21T10:29:00Z"/>
                    <w:rFonts w:ascii="Calibri" w:hAnsi="Calibri"/>
                    <w:color w:val="000000"/>
                    <w:szCs w:val="22"/>
                  </w:rPr>
                </w:rPrChange>
              </w:rPr>
            </w:pPr>
            <w:ins w:id="3048" w:author="Ademar Oliva Xavier Jr." w:date="2014-05-21T10:29:00Z">
              <w:r w:rsidRPr="00AC393F">
                <w:rPr>
                  <w:rFonts w:ascii="Calibri" w:hAnsi="Calibri"/>
                  <w:color w:val="000000"/>
                  <w:sz w:val="16"/>
                  <w:szCs w:val="16"/>
                  <w:rPrChange w:id="30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50" w:author="Ademar Oliva Xavier Jr." w:date="2014-05-21T10:29:00Z"/>
                <w:rFonts w:ascii="Calibri" w:hAnsi="Calibri"/>
                <w:color w:val="000000"/>
                <w:sz w:val="16"/>
                <w:szCs w:val="16"/>
                <w:rPrChange w:id="3051" w:author="Ademar Oliva Xavier Jr." w:date="2014-05-21T10:31:00Z">
                  <w:rPr>
                    <w:ins w:id="3052" w:author="Ademar Oliva Xavier Jr." w:date="2014-05-21T10:29:00Z"/>
                    <w:rFonts w:ascii="Calibri" w:hAnsi="Calibri"/>
                    <w:color w:val="000000"/>
                    <w:szCs w:val="22"/>
                  </w:rPr>
                </w:rPrChange>
              </w:rPr>
            </w:pPr>
            <w:ins w:id="3053" w:author="Ademar Oliva Xavier Jr." w:date="2014-05-21T10:29:00Z">
              <w:r w:rsidRPr="00AC393F">
                <w:rPr>
                  <w:rFonts w:ascii="Calibri" w:hAnsi="Calibri"/>
                  <w:color w:val="000000"/>
                  <w:sz w:val="16"/>
                  <w:szCs w:val="16"/>
                  <w:rPrChange w:id="30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55" w:author="Ademar Oliva Xavier Jr." w:date="2014-05-21T10:29:00Z"/>
                <w:rFonts w:ascii="Calibri" w:hAnsi="Calibri"/>
                <w:color w:val="000000"/>
                <w:sz w:val="16"/>
                <w:szCs w:val="16"/>
                <w:rPrChange w:id="3056" w:author="Ademar Oliva Xavier Jr." w:date="2014-05-21T10:31:00Z">
                  <w:rPr>
                    <w:ins w:id="3057" w:author="Ademar Oliva Xavier Jr." w:date="2014-05-21T10:29:00Z"/>
                    <w:rFonts w:ascii="Calibri" w:hAnsi="Calibri"/>
                    <w:color w:val="000000"/>
                    <w:szCs w:val="22"/>
                  </w:rPr>
                </w:rPrChange>
              </w:rPr>
            </w:pPr>
            <w:ins w:id="3058" w:author="Ademar Oliva Xavier Jr." w:date="2014-05-21T10:29:00Z">
              <w:r w:rsidRPr="00AC393F">
                <w:rPr>
                  <w:rFonts w:ascii="Calibri" w:hAnsi="Calibri"/>
                  <w:color w:val="000000"/>
                  <w:sz w:val="16"/>
                  <w:szCs w:val="16"/>
                  <w:rPrChange w:id="30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60" w:author="Ademar Oliva Xavier Jr." w:date="2014-05-21T10:29:00Z"/>
                <w:rFonts w:ascii="Calibri" w:hAnsi="Calibri"/>
                <w:color w:val="000000"/>
                <w:sz w:val="16"/>
                <w:szCs w:val="16"/>
                <w:rPrChange w:id="3061" w:author="Ademar Oliva Xavier Jr." w:date="2014-05-21T10:31:00Z">
                  <w:rPr>
                    <w:ins w:id="3062" w:author="Ademar Oliva Xavier Jr." w:date="2014-05-21T10:29:00Z"/>
                    <w:rFonts w:ascii="Calibri" w:hAnsi="Calibri"/>
                    <w:color w:val="000000"/>
                    <w:szCs w:val="22"/>
                  </w:rPr>
                </w:rPrChange>
              </w:rPr>
            </w:pPr>
            <w:ins w:id="3063" w:author="Ademar Oliva Xavier Jr." w:date="2014-05-21T10:29:00Z">
              <w:r w:rsidRPr="00AC393F">
                <w:rPr>
                  <w:rFonts w:ascii="Calibri" w:hAnsi="Calibri"/>
                  <w:color w:val="000000"/>
                  <w:sz w:val="16"/>
                  <w:szCs w:val="16"/>
                  <w:rPrChange w:id="30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65" w:author="Ademar Oliva Xavier Jr." w:date="2014-05-21T10:29:00Z"/>
                <w:rFonts w:ascii="Calibri" w:hAnsi="Calibri"/>
                <w:color w:val="000000"/>
                <w:sz w:val="16"/>
                <w:szCs w:val="16"/>
                <w:rPrChange w:id="3066" w:author="Ademar Oliva Xavier Jr." w:date="2014-05-21T10:31:00Z">
                  <w:rPr>
                    <w:ins w:id="3067" w:author="Ademar Oliva Xavier Jr." w:date="2014-05-21T10:29:00Z"/>
                    <w:rFonts w:ascii="Calibri" w:hAnsi="Calibri"/>
                    <w:color w:val="000000"/>
                    <w:szCs w:val="22"/>
                  </w:rPr>
                </w:rPrChange>
              </w:rPr>
            </w:pPr>
            <w:ins w:id="3068" w:author="Ademar Oliva Xavier Jr." w:date="2014-05-21T10:29:00Z">
              <w:r w:rsidRPr="00AC393F">
                <w:rPr>
                  <w:rFonts w:ascii="Calibri" w:hAnsi="Calibri"/>
                  <w:color w:val="000000"/>
                  <w:sz w:val="16"/>
                  <w:szCs w:val="16"/>
                  <w:rPrChange w:id="30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070" w:author="Ademar Oliva Xavier Jr." w:date="2014-05-21T10:29:00Z"/>
                <w:rFonts w:ascii="Calibri" w:hAnsi="Calibri"/>
                <w:color w:val="000000"/>
                <w:sz w:val="16"/>
                <w:szCs w:val="16"/>
                <w:rPrChange w:id="3071" w:author="Ademar Oliva Xavier Jr." w:date="2014-05-21T10:31:00Z">
                  <w:rPr>
                    <w:ins w:id="3072" w:author="Ademar Oliva Xavier Jr." w:date="2014-05-21T10:29:00Z"/>
                    <w:rFonts w:ascii="Calibri" w:hAnsi="Calibri"/>
                    <w:color w:val="000000"/>
                    <w:szCs w:val="22"/>
                  </w:rPr>
                </w:rPrChange>
              </w:rPr>
            </w:pPr>
            <w:ins w:id="3073" w:author="Ademar Oliva Xavier Jr." w:date="2014-05-21T10:29:00Z">
              <w:r w:rsidRPr="00AC393F">
                <w:rPr>
                  <w:rFonts w:ascii="Calibri" w:hAnsi="Calibri"/>
                  <w:color w:val="000000"/>
                  <w:sz w:val="16"/>
                  <w:szCs w:val="16"/>
                  <w:rPrChange w:id="30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75" w:author="Ademar Oliva Xavier Jr." w:date="2014-05-21T10:29:00Z"/>
                <w:rFonts w:ascii="Calibri" w:hAnsi="Calibri"/>
                <w:color w:val="000000"/>
                <w:sz w:val="16"/>
                <w:szCs w:val="16"/>
                <w:rPrChange w:id="3076" w:author="Ademar Oliva Xavier Jr." w:date="2014-05-21T10:31:00Z">
                  <w:rPr>
                    <w:ins w:id="3077" w:author="Ademar Oliva Xavier Jr." w:date="2014-05-21T10:29:00Z"/>
                    <w:rFonts w:ascii="Calibri" w:hAnsi="Calibri"/>
                    <w:color w:val="000000"/>
                    <w:szCs w:val="22"/>
                  </w:rPr>
                </w:rPrChange>
              </w:rPr>
            </w:pPr>
            <w:ins w:id="3078" w:author="Ademar Oliva Xavier Jr." w:date="2014-05-21T10:29:00Z">
              <w:r w:rsidRPr="00AC393F">
                <w:rPr>
                  <w:rFonts w:ascii="Calibri" w:hAnsi="Calibri"/>
                  <w:color w:val="000000"/>
                  <w:sz w:val="16"/>
                  <w:szCs w:val="16"/>
                  <w:rPrChange w:id="30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80" w:author="Ademar Oliva Xavier Jr." w:date="2014-05-21T10:29:00Z"/>
                <w:rFonts w:ascii="Calibri" w:hAnsi="Calibri"/>
                <w:color w:val="000000"/>
                <w:sz w:val="16"/>
                <w:szCs w:val="16"/>
                <w:rPrChange w:id="3081" w:author="Ademar Oliva Xavier Jr." w:date="2014-05-21T10:31:00Z">
                  <w:rPr>
                    <w:ins w:id="3082" w:author="Ademar Oliva Xavier Jr." w:date="2014-05-21T10:29:00Z"/>
                    <w:rFonts w:ascii="Calibri" w:hAnsi="Calibri"/>
                    <w:color w:val="000000"/>
                    <w:szCs w:val="22"/>
                  </w:rPr>
                </w:rPrChange>
              </w:rPr>
            </w:pPr>
            <w:ins w:id="3083" w:author="Ademar Oliva Xavier Jr." w:date="2014-05-21T10:29:00Z">
              <w:r w:rsidRPr="00AC393F">
                <w:rPr>
                  <w:rFonts w:ascii="Calibri" w:hAnsi="Calibri"/>
                  <w:color w:val="000000"/>
                  <w:sz w:val="16"/>
                  <w:szCs w:val="16"/>
                  <w:rPrChange w:id="30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85" w:author="Ademar Oliva Xavier Jr." w:date="2014-05-21T10:29:00Z"/>
                <w:rFonts w:ascii="Calibri" w:hAnsi="Calibri"/>
                <w:color w:val="000000"/>
                <w:sz w:val="16"/>
                <w:szCs w:val="16"/>
                <w:rPrChange w:id="3086" w:author="Ademar Oliva Xavier Jr." w:date="2014-05-21T10:31:00Z">
                  <w:rPr>
                    <w:ins w:id="3087" w:author="Ademar Oliva Xavier Jr." w:date="2014-05-21T10:29:00Z"/>
                    <w:rFonts w:ascii="Calibri" w:hAnsi="Calibri"/>
                    <w:color w:val="000000"/>
                    <w:szCs w:val="22"/>
                  </w:rPr>
                </w:rPrChange>
              </w:rPr>
            </w:pPr>
            <w:ins w:id="3088" w:author="Ademar Oliva Xavier Jr." w:date="2014-05-21T10:29:00Z">
              <w:r w:rsidRPr="00AC393F">
                <w:rPr>
                  <w:rFonts w:ascii="Calibri" w:hAnsi="Calibri"/>
                  <w:color w:val="000000"/>
                  <w:sz w:val="16"/>
                  <w:szCs w:val="16"/>
                  <w:rPrChange w:id="30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90" w:author="Ademar Oliva Xavier Jr." w:date="2014-05-21T10:29:00Z"/>
                <w:rFonts w:ascii="Calibri" w:hAnsi="Calibri"/>
                <w:color w:val="000000"/>
                <w:sz w:val="16"/>
                <w:szCs w:val="16"/>
                <w:rPrChange w:id="3091" w:author="Ademar Oliva Xavier Jr." w:date="2014-05-21T10:31:00Z">
                  <w:rPr>
                    <w:ins w:id="3092" w:author="Ademar Oliva Xavier Jr." w:date="2014-05-21T10:29:00Z"/>
                    <w:rFonts w:ascii="Calibri" w:hAnsi="Calibri"/>
                    <w:color w:val="000000"/>
                    <w:szCs w:val="22"/>
                  </w:rPr>
                </w:rPrChange>
              </w:rPr>
            </w:pPr>
            <w:ins w:id="3093" w:author="Ademar Oliva Xavier Jr." w:date="2014-05-21T10:29:00Z">
              <w:r w:rsidRPr="00AC393F">
                <w:rPr>
                  <w:rFonts w:ascii="Calibri" w:hAnsi="Calibri"/>
                  <w:color w:val="000000"/>
                  <w:sz w:val="16"/>
                  <w:szCs w:val="16"/>
                  <w:rPrChange w:id="30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095" w:author="Ademar Oliva Xavier Jr." w:date="2014-05-21T10:29:00Z"/>
                <w:rFonts w:ascii="Calibri" w:hAnsi="Calibri"/>
                <w:color w:val="000000"/>
                <w:sz w:val="16"/>
                <w:szCs w:val="16"/>
                <w:rPrChange w:id="3096" w:author="Ademar Oliva Xavier Jr." w:date="2014-05-21T10:31:00Z">
                  <w:rPr>
                    <w:ins w:id="3097" w:author="Ademar Oliva Xavier Jr." w:date="2014-05-21T10:29:00Z"/>
                    <w:rFonts w:ascii="Calibri" w:hAnsi="Calibri"/>
                    <w:color w:val="000000"/>
                    <w:szCs w:val="22"/>
                  </w:rPr>
                </w:rPrChange>
              </w:rPr>
            </w:pPr>
            <w:ins w:id="3098" w:author="Ademar Oliva Xavier Jr." w:date="2014-05-21T10:29:00Z">
              <w:r w:rsidRPr="00AC393F">
                <w:rPr>
                  <w:rFonts w:ascii="Calibri" w:hAnsi="Calibri"/>
                  <w:color w:val="000000"/>
                  <w:sz w:val="16"/>
                  <w:szCs w:val="16"/>
                  <w:rPrChange w:id="30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00" w:author="Ademar Oliva Xavier Jr." w:date="2014-05-21T10:29:00Z"/>
                <w:rFonts w:ascii="Calibri" w:hAnsi="Calibri"/>
                <w:color w:val="000000"/>
                <w:sz w:val="16"/>
                <w:szCs w:val="16"/>
                <w:rPrChange w:id="3101" w:author="Ademar Oliva Xavier Jr." w:date="2014-05-21T10:31:00Z">
                  <w:rPr>
                    <w:ins w:id="3102" w:author="Ademar Oliva Xavier Jr." w:date="2014-05-21T10:29:00Z"/>
                    <w:rFonts w:ascii="Calibri" w:hAnsi="Calibri"/>
                    <w:color w:val="000000"/>
                    <w:szCs w:val="22"/>
                  </w:rPr>
                </w:rPrChange>
              </w:rPr>
            </w:pPr>
            <w:ins w:id="3103" w:author="Ademar Oliva Xavier Jr." w:date="2014-05-21T10:29:00Z">
              <w:r w:rsidRPr="00AC393F">
                <w:rPr>
                  <w:rFonts w:ascii="Calibri" w:hAnsi="Calibri"/>
                  <w:color w:val="000000"/>
                  <w:sz w:val="16"/>
                  <w:szCs w:val="16"/>
                  <w:rPrChange w:id="31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105" w:author="Ademar Oliva Xavier Jr." w:date="2014-05-21T10:29:00Z"/>
                <w:rFonts w:ascii="Calibri" w:hAnsi="Calibri"/>
                <w:color w:val="000000"/>
                <w:sz w:val="16"/>
                <w:szCs w:val="16"/>
                <w:rPrChange w:id="3106" w:author="Ademar Oliva Xavier Jr." w:date="2014-05-21T10:31:00Z">
                  <w:rPr>
                    <w:ins w:id="3107" w:author="Ademar Oliva Xavier Jr." w:date="2014-05-21T10:29:00Z"/>
                    <w:rFonts w:ascii="Calibri" w:hAnsi="Calibri"/>
                    <w:color w:val="000000"/>
                    <w:szCs w:val="22"/>
                  </w:rPr>
                </w:rPrChange>
              </w:rPr>
            </w:pPr>
            <w:ins w:id="3108" w:author="Ademar Oliva Xavier Jr." w:date="2014-05-21T10:29:00Z">
              <w:r w:rsidRPr="00AC393F">
                <w:rPr>
                  <w:rFonts w:ascii="Calibri" w:hAnsi="Calibri"/>
                  <w:color w:val="000000"/>
                  <w:sz w:val="16"/>
                  <w:szCs w:val="16"/>
                  <w:rPrChange w:id="31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3110" w:author="Ademar Oliva Xavier Jr." w:date="2014-05-21T10:29:00Z"/>
                <w:rFonts w:ascii="Calibri" w:hAnsi="Calibri"/>
                <w:color w:val="000000"/>
                <w:sz w:val="16"/>
                <w:szCs w:val="16"/>
                <w:rPrChange w:id="3111" w:author="Ademar Oliva Xavier Jr." w:date="2014-05-21T10:31:00Z">
                  <w:rPr>
                    <w:ins w:id="3112" w:author="Ademar Oliva Xavier Jr." w:date="2014-05-21T10:29:00Z"/>
                    <w:rFonts w:ascii="Calibri" w:hAnsi="Calibri"/>
                    <w:color w:val="000000"/>
                    <w:szCs w:val="22"/>
                  </w:rPr>
                </w:rPrChange>
              </w:rPr>
            </w:pPr>
            <w:ins w:id="3113" w:author="Ademar Oliva Xavier Jr." w:date="2014-05-21T10:29:00Z">
              <w:r w:rsidRPr="00AC393F">
                <w:rPr>
                  <w:rFonts w:ascii="Calibri" w:hAnsi="Calibri"/>
                  <w:color w:val="000000"/>
                  <w:sz w:val="16"/>
                  <w:szCs w:val="16"/>
                  <w:rPrChange w:id="3114"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115" w:author="Ademar Oliva Xavier Jr." w:date="2014-05-21T10:29:00Z"/>
                <w:rFonts w:ascii="Calibri" w:hAnsi="Calibri"/>
                <w:color w:val="000000"/>
                <w:sz w:val="16"/>
                <w:szCs w:val="16"/>
                <w:rPrChange w:id="3116" w:author="Ademar Oliva Xavier Jr." w:date="2014-05-21T10:31:00Z">
                  <w:rPr>
                    <w:ins w:id="3117" w:author="Ademar Oliva Xavier Jr." w:date="2014-05-21T10:29:00Z"/>
                    <w:rFonts w:ascii="Calibri" w:hAnsi="Calibri"/>
                    <w:color w:val="000000"/>
                    <w:szCs w:val="22"/>
                  </w:rPr>
                </w:rPrChange>
              </w:rPr>
            </w:pPr>
            <w:ins w:id="3118" w:author="Ademar Oliva Xavier Jr." w:date="2014-05-21T10:29:00Z">
              <w:r w:rsidRPr="00AC393F">
                <w:rPr>
                  <w:rFonts w:ascii="Calibri" w:hAnsi="Calibri"/>
                  <w:color w:val="000000"/>
                  <w:sz w:val="16"/>
                  <w:szCs w:val="16"/>
                  <w:rPrChange w:id="31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120" w:author="Ademar Oliva Xavier Jr." w:date="2014-05-21T10:29:00Z"/>
                <w:rFonts w:ascii="Calibri" w:hAnsi="Calibri"/>
                <w:color w:val="000000"/>
                <w:sz w:val="16"/>
                <w:szCs w:val="16"/>
                <w:rPrChange w:id="3121" w:author="Ademar Oliva Xavier Jr." w:date="2014-05-21T10:31:00Z">
                  <w:rPr>
                    <w:ins w:id="3122" w:author="Ademar Oliva Xavier Jr." w:date="2014-05-21T10:29:00Z"/>
                    <w:rFonts w:ascii="Calibri" w:hAnsi="Calibri"/>
                    <w:color w:val="000000"/>
                    <w:szCs w:val="22"/>
                  </w:rPr>
                </w:rPrChange>
              </w:rPr>
            </w:pPr>
            <w:ins w:id="3123" w:author="Ademar Oliva Xavier Jr." w:date="2014-05-21T10:29:00Z">
              <w:r w:rsidRPr="00AC393F">
                <w:rPr>
                  <w:rFonts w:ascii="Calibri" w:hAnsi="Calibri"/>
                  <w:color w:val="000000"/>
                  <w:sz w:val="16"/>
                  <w:szCs w:val="16"/>
                  <w:rPrChange w:id="31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25" w:author="Ademar Oliva Xavier Jr." w:date="2014-05-21T10:29:00Z"/>
                <w:rFonts w:ascii="Calibri" w:hAnsi="Calibri"/>
                <w:color w:val="000000"/>
                <w:sz w:val="16"/>
                <w:szCs w:val="16"/>
                <w:rPrChange w:id="3126" w:author="Ademar Oliva Xavier Jr." w:date="2014-05-21T10:31:00Z">
                  <w:rPr>
                    <w:ins w:id="3127" w:author="Ademar Oliva Xavier Jr." w:date="2014-05-21T10:29:00Z"/>
                    <w:rFonts w:ascii="Calibri" w:hAnsi="Calibri"/>
                    <w:color w:val="000000"/>
                    <w:szCs w:val="22"/>
                  </w:rPr>
                </w:rPrChange>
              </w:rPr>
            </w:pPr>
            <w:ins w:id="3128" w:author="Ademar Oliva Xavier Jr." w:date="2014-05-21T10:29:00Z">
              <w:r w:rsidRPr="00AC393F">
                <w:rPr>
                  <w:rFonts w:ascii="Calibri" w:hAnsi="Calibri"/>
                  <w:color w:val="000000"/>
                  <w:sz w:val="16"/>
                  <w:szCs w:val="16"/>
                  <w:rPrChange w:id="31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30" w:author="Ademar Oliva Xavier Jr." w:date="2014-05-21T10:29:00Z"/>
                <w:rFonts w:ascii="Calibri" w:hAnsi="Calibri"/>
                <w:color w:val="000000"/>
                <w:sz w:val="16"/>
                <w:szCs w:val="16"/>
                <w:rPrChange w:id="3131" w:author="Ademar Oliva Xavier Jr." w:date="2014-05-21T10:31:00Z">
                  <w:rPr>
                    <w:ins w:id="3132" w:author="Ademar Oliva Xavier Jr." w:date="2014-05-21T10:29:00Z"/>
                    <w:rFonts w:ascii="Calibri" w:hAnsi="Calibri"/>
                    <w:color w:val="000000"/>
                    <w:szCs w:val="22"/>
                  </w:rPr>
                </w:rPrChange>
              </w:rPr>
            </w:pPr>
            <w:ins w:id="3133" w:author="Ademar Oliva Xavier Jr." w:date="2014-05-21T10:29:00Z">
              <w:r w:rsidRPr="00AC393F">
                <w:rPr>
                  <w:rFonts w:ascii="Calibri" w:hAnsi="Calibri"/>
                  <w:color w:val="000000"/>
                  <w:sz w:val="16"/>
                  <w:szCs w:val="16"/>
                  <w:rPrChange w:id="31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35" w:author="Ademar Oliva Xavier Jr." w:date="2014-05-21T10:29:00Z"/>
                <w:rFonts w:ascii="Calibri" w:hAnsi="Calibri"/>
                <w:color w:val="000000"/>
                <w:sz w:val="16"/>
                <w:szCs w:val="16"/>
                <w:rPrChange w:id="3136" w:author="Ademar Oliva Xavier Jr." w:date="2014-05-21T10:31:00Z">
                  <w:rPr>
                    <w:ins w:id="3137" w:author="Ademar Oliva Xavier Jr." w:date="2014-05-21T10:29:00Z"/>
                    <w:rFonts w:ascii="Calibri" w:hAnsi="Calibri"/>
                    <w:color w:val="000000"/>
                    <w:szCs w:val="22"/>
                  </w:rPr>
                </w:rPrChange>
              </w:rPr>
            </w:pPr>
            <w:ins w:id="3138" w:author="Ademar Oliva Xavier Jr." w:date="2014-05-21T10:29:00Z">
              <w:r w:rsidRPr="00AC393F">
                <w:rPr>
                  <w:rFonts w:ascii="Calibri" w:hAnsi="Calibri"/>
                  <w:color w:val="000000"/>
                  <w:sz w:val="16"/>
                  <w:szCs w:val="16"/>
                  <w:rPrChange w:id="31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140" w:author="Ademar Oliva Xavier Jr." w:date="2014-05-21T10:29:00Z"/>
                <w:rFonts w:ascii="Calibri" w:hAnsi="Calibri"/>
                <w:color w:val="000000"/>
                <w:sz w:val="16"/>
                <w:szCs w:val="16"/>
                <w:rPrChange w:id="3141" w:author="Ademar Oliva Xavier Jr." w:date="2014-05-21T10:31:00Z">
                  <w:rPr>
                    <w:ins w:id="3142" w:author="Ademar Oliva Xavier Jr." w:date="2014-05-21T10:29:00Z"/>
                    <w:rFonts w:ascii="Calibri" w:hAnsi="Calibri"/>
                    <w:color w:val="000000"/>
                    <w:szCs w:val="22"/>
                  </w:rPr>
                </w:rPrChange>
              </w:rPr>
            </w:pPr>
            <w:ins w:id="3143" w:author="Ademar Oliva Xavier Jr." w:date="2014-05-21T10:29:00Z">
              <w:r w:rsidRPr="00AC393F">
                <w:rPr>
                  <w:rFonts w:ascii="Calibri" w:hAnsi="Calibri"/>
                  <w:color w:val="000000"/>
                  <w:sz w:val="16"/>
                  <w:szCs w:val="16"/>
                  <w:rPrChange w:id="3144" w:author="Ademar Oliva Xavier Jr." w:date="2014-05-21T10:31:00Z">
                    <w:rPr>
                      <w:rFonts w:ascii="Calibri" w:hAnsi="Calibri"/>
                      <w:color w:val="000000"/>
                      <w:szCs w:val="22"/>
                    </w:rPr>
                  </w:rPrChange>
                </w:rPr>
                <w:t> </w:t>
              </w:r>
            </w:ins>
          </w:p>
        </w:tc>
      </w:tr>
      <w:tr w:rsidR="006600BE" w:rsidRPr="00AC393F" w:rsidTr="00AC393F">
        <w:trPr>
          <w:trHeight w:val="510"/>
          <w:ins w:id="3145"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146" w:author="Ademar Oliva Xavier Jr." w:date="2014-05-21T10:29:00Z"/>
                <w:rFonts w:ascii="Arial" w:hAnsi="Arial" w:cs="Arial"/>
                <w:color w:val="000000"/>
                <w:sz w:val="16"/>
                <w:szCs w:val="16"/>
                <w:rPrChange w:id="3147" w:author="Ademar Oliva Xavier Jr." w:date="2014-05-21T10:31:00Z">
                  <w:rPr>
                    <w:ins w:id="3148" w:author="Ademar Oliva Xavier Jr." w:date="2014-05-21T10:29:00Z"/>
                    <w:rFonts w:ascii="Arial" w:hAnsi="Arial" w:cs="Arial"/>
                    <w:color w:val="000000"/>
                    <w:sz w:val="20"/>
                    <w:szCs w:val="20"/>
                  </w:rPr>
                </w:rPrChange>
              </w:rPr>
            </w:pPr>
            <w:ins w:id="3149" w:author="Ademar Oliva Xavier Jr." w:date="2014-05-21T10:29:00Z">
              <w:r w:rsidRPr="00AC393F">
                <w:rPr>
                  <w:rFonts w:ascii="Arial" w:hAnsi="Arial" w:cs="Arial"/>
                  <w:color w:val="000000"/>
                  <w:sz w:val="16"/>
                  <w:szCs w:val="16"/>
                  <w:rPrChange w:id="3150" w:author="Ademar Oliva Xavier Jr." w:date="2014-05-21T10:31:00Z">
                    <w:rPr>
                      <w:rFonts w:ascii="Arial" w:hAnsi="Arial" w:cs="Arial"/>
                      <w:color w:val="000000"/>
                      <w:sz w:val="20"/>
                      <w:szCs w:val="20"/>
                    </w:rPr>
                  </w:rPrChange>
                </w:rPr>
                <w:t>Calibração e simulação hidráulica para redução de perdas de água</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51" w:author="Ademar Oliva Xavier Jr." w:date="2014-05-21T10:29:00Z"/>
                <w:rFonts w:ascii="Calibri" w:hAnsi="Calibri"/>
                <w:color w:val="000000"/>
                <w:sz w:val="16"/>
                <w:szCs w:val="16"/>
                <w:rPrChange w:id="3152" w:author="Ademar Oliva Xavier Jr." w:date="2014-05-21T10:31:00Z">
                  <w:rPr>
                    <w:ins w:id="3153" w:author="Ademar Oliva Xavier Jr." w:date="2014-05-21T10:29:00Z"/>
                    <w:rFonts w:ascii="Calibri" w:hAnsi="Calibri"/>
                    <w:color w:val="000000"/>
                    <w:szCs w:val="22"/>
                  </w:rPr>
                </w:rPrChange>
              </w:rPr>
            </w:pPr>
            <w:ins w:id="3154" w:author="Ademar Oliva Xavier Jr." w:date="2014-05-21T10:29:00Z">
              <w:r w:rsidRPr="00AC393F">
                <w:rPr>
                  <w:rFonts w:ascii="Calibri" w:hAnsi="Calibri"/>
                  <w:color w:val="000000"/>
                  <w:sz w:val="16"/>
                  <w:szCs w:val="16"/>
                  <w:rPrChange w:id="31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56" w:author="Ademar Oliva Xavier Jr." w:date="2014-05-21T10:29:00Z"/>
                <w:rFonts w:ascii="Calibri" w:hAnsi="Calibri"/>
                <w:color w:val="000000"/>
                <w:sz w:val="16"/>
                <w:szCs w:val="16"/>
                <w:rPrChange w:id="3157" w:author="Ademar Oliva Xavier Jr." w:date="2014-05-21T10:31:00Z">
                  <w:rPr>
                    <w:ins w:id="3158" w:author="Ademar Oliva Xavier Jr." w:date="2014-05-21T10:29:00Z"/>
                    <w:rFonts w:ascii="Calibri" w:hAnsi="Calibri"/>
                    <w:color w:val="000000"/>
                    <w:szCs w:val="22"/>
                  </w:rPr>
                </w:rPrChange>
              </w:rPr>
            </w:pPr>
            <w:ins w:id="3159" w:author="Ademar Oliva Xavier Jr." w:date="2014-05-21T10:29:00Z">
              <w:r w:rsidRPr="00AC393F">
                <w:rPr>
                  <w:rFonts w:ascii="Calibri" w:hAnsi="Calibri"/>
                  <w:color w:val="000000"/>
                  <w:sz w:val="16"/>
                  <w:szCs w:val="16"/>
                  <w:rPrChange w:id="31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61" w:author="Ademar Oliva Xavier Jr." w:date="2014-05-21T10:29:00Z"/>
                <w:rFonts w:ascii="Calibri" w:hAnsi="Calibri"/>
                <w:color w:val="000000"/>
                <w:sz w:val="16"/>
                <w:szCs w:val="16"/>
                <w:rPrChange w:id="3162" w:author="Ademar Oliva Xavier Jr." w:date="2014-05-21T10:31:00Z">
                  <w:rPr>
                    <w:ins w:id="3163" w:author="Ademar Oliva Xavier Jr." w:date="2014-05-21T10:29:00Z"/>
                    <w:rFonts w:ascii="Calibri" w:hAnsi="Calibri"/>
                    <w:color w:val="000000"/>
                    <w:szCs w:val="22"/>
                  </w:rPr>
                </w:rPrChange>
              </w:rPr>
            </w:pPr>
            <w:ins w:id="3164" w:author="Ademar Oliva Xavier Jr." w:date="2014-05-21T10:29:00Z">
              <w:r w:rsidRPr="00AC393F">
                <w:rPr>
                  <w:rFonts w:ascii="Calibri" w:hAnsi="Calibri"/>
                  <w:color w:val="000000"/>
                  <w:sz w:val="16"/>
                  <w:szCs w:val="16"/>
                  <w:rPrChange w:id="31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66" w:author="Ademar Oliva Xavier Jr." w:date="2014-05-21T10:29:00Z"/>
                <w:rFonts w:ascii="Calibri" w:hAnsi="Calibri"/>
                <w:color w:val="000000"/>
                <w:sz w:val="16"/>
                <w:szCs w:val="16"/>
                <w:rPrChange w:id="3167" w:author="Ademar Oliva Xavier Jr." w:date="2014-05-21T10:31:00Z">
                  <w:rPr>
                    <w:ins w:id="3168" w:author="Ademar Oliva Xavier Jr." w:date="2014-05-21T10:29:00Z"/>
                    <w:rFonts w:ascii="Calibri" w:hAnsi="Calibri"/>
                    <w:color w:val="000000"/>
                    <w:szCs w:val="22"/>
                  </w:rPr>
                </w:rPrChange>
              </w:rPr>
            </w:pPr>
            <w:ins w:id="3169" w:author="Ademar Oliva Xavier Jr." w:date="2014-05-21T10:29:00Z">
              <w:r w:rsidRPr="00AC393F">
                <w:rPr>
                  <w:rFonts w:ascii="Calibri" w:hAnsi="Calibri"/>
                  <w:color w:val="000000"/>
                  <w:sz w:val="16"/>
                  <w:szCs w:val="16"/>
                  <w:rPrChange w:id="31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71" w:author="Ademar Oliva Xavier Jr." w:date="2014-05-21T10:29:00Z"/>
                <w:rFonts w:ascii="Calibri" w:hAnsi="Calibri"/>
                <w:color w:val="000000"/>
                <w:sz w:val="16"/>
                <w:szCs w:val="16"/>
                <w:rPrChange w:id="3172" w:author="Ademar Oliva Xavier Jr." w:date="2014-05-21T10:31:00Z">
                  <w:rPr>
                    <w:ins w:id="3173" w:author="Ademar Oliva Xavier Jr." w:date="2014-05-21T10:29:00Z"/>
                    <w:rFonts w:ascii="Calibri" w:hAnsi="Calibri"/>
                    <w:color w:val="000000"/>
                    <w:szCs w:val="22"/>
                  </w:rPr>
                </w:rPrChange>
              </w:rPr>
            </w:pPr>
            <w:ins w:id="3174" w:author="Ademar Oliva Xavier Jr." w:date="2014-05-21T10:29:00Z">
              <w:r w:rsidRPr="00AC393F">
                <w:rPr>
                  <w:rFonts w:ascii="Calibri" w:hAnsi="Calibri"/>
                  <w:color w:val="000000"/>
                  <w:sz w:val="16"/>
                  <w:szCs w:val="16"/>
                  <w:rPrChange w:id="31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76" w:author="Ademar Oliva Xavier Jr." w:date="2014-05-21T10:29:00Z"/>
                <w:rFonts w:ascii="Calibri" w:hAnsi="Calibri"/>
                <w:color w:val="000000"/>
                <w:sz w:val="16"/>
                <w:szCs w:val="16"/>
                <w:rPrChange w:id="3177" w:author="Ademar Oliva Xavier Jr." w:date="2014-05-21T10:31:00Z">
                  <w:rPr>
                    <w:ins w:id="3178" w:author="Ademar Oliva Xavier Jr." w:date="2014-05-21T10:29:00Z"/>
                    <w:rFonts w:ascii="Calibri" w:hAnsi="Calibri"/>
                    <w:color w:val="000000"/>
                    <w:szCs w:val="22"/>
                  </w:rPr>
                </w:rPrChange>
              </w:rPr>
            </w:pPr>
            <w:ins w:id="3179" w:author="Ademar Oliva Xavier Jr." w:date="2014-05-21T10:29:00Z">
              <w:r w:rsidRPr="00AC393F">
                <w:rPr>
                  <w:rFonts w:ascii="Calibri" w:hAnsi="Calibri"/>
                  <w:color w:val="000000"/>
                  <w:sz w:val="16"/>
                  <w:szCs w:val="16"/>
                  <w:rPrChange w:id="318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81" w:author="Ademar Oliva Xavier Jr." w:date="2014-05-21T10:29:00Z"/>
                <w:rFonts w:ascii="Calibri" w:hAnsi="Calibri"/>
                <w:color w:val="000000"/>
                <w:sz w:val="16"/>
                <w:szCs w:val="16"/>
                <w:rPrChange w:id="3182" w:author="Ademar Oliva Xavier Jr." w:date="2014-05-21T10:31:00Z">
                  <w:rPr>
                    <w:ins w:id="3183" w:author="Ademar Oliva Xavier Jr." w:date="2014-05-21T10:29:00Z"/>
                    <w:rFonts w:ascii="Calibri" w:hAnsi="Calibri"/>
                    <w:color w:val="000000"/>
                    <w:szCs w:val="22"/>
                  </w:rPr>
                </w:rPrChange>
              </w:rPr>
            </w:pPr>
            <w:ins w:id="3184" w:author="Ademar Oliva Xavier Jr." w:date="2014-05-21T10:29:00Z">
              <w:r w:rsidRPr="00AC393F">
                <w:rPr>
                  <w:rFonts w:ascii="Calibri" w:hAnsi="Calibri"/>
                  <w:color w:val="000000"/>
                  <w:sz w:val="16"/>
                  <w:szCs w:val="16"/>
                  <w:rPrChange w:id="31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86" w:author="Ademar Oliva Xavier Jr." w:date="2014-05-21T10:29:00Z"/>
                <w:rFonts w:ascii="Calibri" w:hAnsi="Calibri"/>
                <w:color w:val="000000"/>
                <w:sz w:val="16"/>
                <w:szCs w:val="16"/>
                <w:rPrChange w:id="3187" w:author="Ademar Oliva Xavier Jr." w:date="2014-05-21T10:31:00Z">
                  <w:rPr>
                    <w:ins w:id="3188" w:author="Ademar Oliva Xavier Jr." w:date="2014-05-21T10:29:00Z"/>
                    <w:rFonts w:ascii="Calibri" w:hAnsi="Calibri"/>
                    <w:color w:val="000000"/>
                    <w:szCs w:val="22"/>
                  </w:rPr>
                </w:rPrChange>
              </w:rPr>
            </w:pPr>
            <w:ins w:id="3189" w:author="Ademar Oliva Xavier Jr." w:date="2014-05-21T10:29:00Z">
              <w:r w:rsidRPr="00AC393F">
                <w:rPr>
                  <w:rFonts w:ascii="Calibri" w:hAnsi="Calibri"/>
                  <w:color w:val="000000"/>
                  <w:sz w:val="16"/>
                  <w:szCs w:val="16"/>
                  <w:rPrChange w:id="31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191" w:author="Ademar Oliva Xavier Jr." w:date="2014-05-21T10:29:00Z"/>
                <w:rFonts w:ascii="Calibri" w:hAnsi="Calibri"/>
                <w:color w:val="000000"/>
                <w:sz w:val="16"/>
                <w:szCs w:val="16"/>
                <w:rPrChange w:id="3192" w:author="Ademar Oliva Xavier Jr." w:date="2014-05-21T10:31:00Z">
                  <w:rPr>
                    <w:ins w:id="3193" w:author="Ademar Oliva Xavier Jr." w:date="2014-05-21T10:29:00Z"/>
                    <w:rFonts w:ascii="Calibri" w:hAnsi="Calibri"/>
                    <w:color w:val="000000"/>
                    <w:szCs w:val="22"/>
                  </w:rPr>
                </w:rPrChange>
              </w:rPr>
            </w:pPr>
            <w:ins w:id="3194" w:author="Ademar Oliva Xavier Jr." w:date="2014-05-21T10:29:00Z">
              <w:r w:rsidRPr="00AC393F">
                <w:rPr>
                  <w:rFonts w:ascii="Calibri" w:hAnsi="Calibri"/>
                  <w:color w:val="000000"/>
                  <w:sz w:val="16"/>
                  <w:szCs w:val="16"/>
                  <w:rPrChange w:id="31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196" w:author="Ademar Oliva Xavier Jr." w:date="2014-05-21T10:29:00Z"/>
                <w:rFonts w:ascii="Calibri" w:hAnsi="Calibri"/>
                <w:color w:val="000000"/>
                <w:sz w:val="16"/>
                <w:szCs w:val="16"/>
                <w:rPrChange w:id="3197" w:author="Ademar Oliva Xavier Jr." w:date="2014-05-21T10:31:00Z">
                  <w:rPr>
                    <w:ins w:id="3198" w:author="Ademar Oliva Xavier Jr." w:date="2014-05-21T10:29:00Z"/>
                    <w:rFonts w:ascii="Calibri" w:hAnsi="Calibri"/>
                    <w:color w:val="000000"/>
                    <w:szCs w:val="22"/>
                  </w:rPr>
                </w:rPrChange>
              </w:rPr>
            </w:pPr>
            <w:ins w:id="3199" w:author="Ademar Oliva Xavier Jr." w:date="2014-05-21T10:29:00Z">
              <w:r w:rsidRPr="00AC393F">
                <w:rPr>
                  <w:rFonts w:ascii="Calibri" w:hAnsi="Calibri"/>
                  <w:color w:val="000000"/>
                  <w:sz w:val="16"/>
                  <w:szCs w:val="16"/>
                  <w:rPrChange w:id="32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01" w:author="Ademar Oliva Xavier Jr." w:date="2014-05-21T10:29:00Z"/>
                <w:rFonts w:ascii="Calibri" w:hAnsi="Calibri"/>
                <w:color w:val="000000"/>
                <w:sz w:val="16"/>
                <w:szCs w:val="16"/>
                <w:rPrChange w:id="3202" w:author="Ademar Oliva Xavier Jr." w:date="2014-05-21T10:31:00Z">
                  <w:rPr>
                    <w:ins w:id="3203" w:author="Ademar Oliva Xavier Jr." w:date="2014-05-21T10:29:00Z"/>
                    <w:rFonts w:ascii="Calibri" w:hAnsi="Calibri"/>
                    <w:color w:val="000000"/>
                    <w:szCs w:val="22"/>
                  </w:rPr>
                </w:rPrChange>
              </w:rPr>
            </w:pPr>
            <w:ins w:id="3204" w:author="Ademar Oliva Xavier Jr." w:date="2014-05-21T10:29:00Z">
              <w:r w:rsidRPr="00AC393F">
                <w:rPr>
                  <w:rFonts w:ascii="Calibri" w:hAnsi="Calibri"/>
                  <w:color w:val="000000"/>
                  <w:sz w:val="16"/>
                  <w:szCs w:val="16"/>
                  <w:rPrChange w:id="32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06" w:author="Ademar Oliva Xavier Jr." w:date="2014-05-21T10:29:00Z"/>
                <w:rFonts w:ascii="Calibri" w:hAnsi="Calibri"/>
                <w:color w:val="000000"/>
                <w:sz w:val="16"/>
                <w:szCs w:val="16"/>
                <w:rPrChange w:id="3207" w:author="Ademar Oliva Xavier Jr." w:date="2014-05-21T10:31:00Z">
                  <w:rPr>
                    <w:ins w:id="3208" w:author="Ademar Oliva Xavier Jr." w:date="2014-05-21T10:29:00Z"/>
                    <w:rFonts w:ascii="Calibri" w:hAnsi="Calibri"/>
                    <w:color w:val="000000"/>
                    <w:szCs w:val="22"/>
                  </w:rPr>
                </w:rPrChange>
              </w:rPr>
            </w:pPr>
            <w:ins w:id="3209" w:author="Ademar Oliva Xavier Jr." w:date="2014-05-21T10:29:00Z">
              <w:r w:rsidRPr="00AC393F">
                <w:rPr>
                  <w:rFonts w:ascii="Calibri" w:hAnsi="Calibri"/>
                  <w:color w:val="000000"/>
                  <w:sz w:val="16"/>
                  <w:szCs w:val="16"/>
                  <w:rPrChange w:id="32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11" w:author="Ademar Oliva Xavier Jr." w:date="2014-05-21T10:29:00Z"/>
                <w:rFonts w:ascii="Calibri" w:hAnsi="Calibri"/>
                <w:color w:val="000000"/>
                <w:sz w:val="16"/>
                <w:szCs w:val="16"/>
                <w:rPrChange w:id="3212" w:author="Ademar Oliva Xavier Jr." w:date="2014-05-21T10:31:00Z">
                  <w:rPr>
                    <w:ins w:id="3213" w:author="Ademar Oliva Xavier Jr." w:date="2014-05-21T10:29:00Z"/>
                    <w:rFonts w:ascii="Calibri" w:hAnsi="Calibri"/>
                    <w:color w:val="000000"/>
                    <w:szCs w:val="22"/>
                  </w:rPr>
                </w:rPrChange>
              </w:rPr>
            </w:pPr>
            <w:ins w:id="3214" w:author="Ademar Oliva Xavier Jr." w:date="2014-05-21T10:29:00Z">
              <w:r w:rsidRPr="00AC393F">
                <w:rPr>
                  <w:rFonts w:ascii="Calibri" w:hAnsi="Calibri"/>
                  <w:color w:val="000000"/>
                  <w:sz w:val="16"/>
                  <w:szCs w:val="16"/>
                  <w:rPrChange w:id="32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16" w:author="Ademar Oliva Xavier Jr." w:date="2014-05-21T10:29:00Z"/>
                <w:rFonts w:ascii="Calibri" w:hAnsi="Calibri"/>
                <w:color w:val="000000"/>
                <w:sz w:val="16"/>
                <w:szCs w:val="16"/>
                <w:rPrChange w:id="3217" w:author="Ademar Oliva Xavier Jr." w:date="2014-05-21T10:31:00Z">
                  <w:rPr>
                    <w:ins w:id="3218" w:author="Ademar Oliva Xavier Jr." w:date="2014-05-21T10:29:00Z"/>
                    <w:rFonts w:ascii="Calibri" w:hAnsi="Calibri"/>
                    <w:color w:val="000000"/>
                    <w:szCs w:val="22"/>
                  </w:rPr>
                </w:rPrChange>
              </w:rPr>
            </w:pPr>
            <w:ins w:id="3219" w:author="Ademar Oliva Xavier Jr." w:date="2014-05-21T10:29:00Z">
              <w:r w:rsidRPr="00AC393F">
                <w:rPr>
                  <w:rFonts w:ascii="Calibri" w:hAnsi="Calibri"/>
                  <w:color w:val="000000"/>
                  <w:sz w:val="16"/>
                  <w:szCs w:val="16"/>
                  <w:rPrChange w:id="32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21" w:author="Ademar Oliva Xavier Jr." w:date="2014-05-21T10:29:00Z"/>
                <w:rFonts w:ascii="Calibri" w:hAnsi="Calibri"/>
                <w:color w:val="000000"/>
                <w:sz w:val="16"/>
                <w:szCs w:val="16"/>
                <w:rPrChange w:id="3222" w:author="Ademar Oliva Xavier Jr." w:date="2014-05-21T10:31:00Z">
                  <w:rPr>
                    <w:ins w:id="3223" w:author="Ademar Oliva Xavier Jr." w:date="2014-05-21T10:29:00Z"/>
                    <w:rFonts w:ascii="Calibri" w:hAnsi="Calibri"/>
                    <w:color w:val="000000"/>
                    <w:szCs w:val="22"/>
                  </w:rPr>
                </w:rPrChange>
              </w:rPr>
            </w:pPr>
            <w:ins w:id="3224" w:author="Ademar Oliva Xavier Jr." w:date="2014-05-21T10:29:00Z">
              <w:r w:rsidRPr="00AC393F">
                <w:rPr>
                  <w:rFonts w:ascii="Calibri" w:hAnsi="Calibri"/>
                  <w:color w:val="000000"/>
                  <w:sz w:val="16"/>
                  <w:szCs w:val="16"/>
                  <w:rPrChange w:id="32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26" w:author="Ademar Oliva Xavier Jr." w:date="2014-05-21T10:29:00Z"/>
                <w:rFonts w:ascii="Calibri" w:hAnsi="Calibri"/>
                <w:color w:val="000000"/>
                <w:sz w:val="16"/>
                <w:szCs w:val="16"/>
                <w:rPrChange w:id="3227" w:author="Ademar Oliva Xavier Jr." w:date="2014-05-21T10:31:00Z">
                  <w:rPr>
                    <w:ins w:id="3228" w:author="Ademar Oliva Xavier Jr." w:date="2014-05-21T10:29:00Z"/>
                    <w:rFonts w:ascii="Calibri" w:hAnsi="Calibri"/>
                    <w:color w:val="000000"/>
                    <w:szCs w:val="22"/>
                  </w:rPr>
                </w:rPrChange>
              </w:rPr>
            </w:pPr>
            <w:ins w:id="3229" w:author="Ademar Oliva Xavier Jr." w:date="2014-05-21T10:29:00Z">
              <w:r w:rsidRPr="00AC393F">
                <w:rPr>
                  <w:rFonts w:ascii="Calibri" w:hAnsi="Calibri"/>
                  <w:color w:val="000000"/>
                  <w:sz w:val="16"/>
                  <w:szCs w:val="16"/>
                  <w:rPrChange w:id="32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31" w:author="Ademar Oliva Xavier Jr." w:date="2014-05-21T10:29:00Z"/>
                <w:rFonts w:ascii="Calibri" w:hAnsi="Calibri"/>
                <w:color w:val="000000"/>
                <w:sz w:val="16"/>
                <w:szCs w:val="16"/>
                <w:rPrChange w:id="3232" w:author="Ademar Oliva Xavier Jr." w:date="2014-05-21T10:31:00Z">
                  <w:rPr>
                    <w:ins w:id="3233" w:author="Ademar Oliva Xavier Jr." w:date="2014-05-21T10:29:00Z"/>
                    <w:rFonts w:ascii="Calibri" w:hAnsi="Calibri"/>
                    <w:color w:val="000000"/>
                    <w:szCs w:val="22"/>
                  </w:rPr>
                </w:rPrChange>
              </w:rPr>
            </w:pPr>
            <w:ins w:id="3234" w:author="Ademar Oliva Xavier Jr." w:date="2014-05-21T10:29:00Z">
              <w:r w:rsidRPr="00AC393F">
                <w:rPr>
                  <w:rFonts w:ascii="Calibri" w:hAnsi="Calibri"/>
                  <w:color w:val="000000"/>
                  <w:sz w:val="16"/>
                  <w:szCs w:val="16"/>
                  <w:rPrChange w:id="32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3236" w:author="Ademar Oliva Xavier Jr." w:date="2014-05-21T10:29:00Z"/>
                <w:rFonts w:ascii="Calibri" w:hAnsi="Calibri"/>
                <w:color w:val="000000"/>
                <w:sz w:val="16"/>
                <w:szCs w:val="16"/>
                <w:rPrChange w:id="3237" w:author="Ademar Oliva Xavier Jr." w:date="2014-05-21T10:31:00Z">
                  <w:rPr>
                    <w:ins w:id="3238" w:author="Ademar Oliva Xavier Jr." w:date="2014-05-21T10:29:00Z"/>
                    <w:rFonts w:ascii="Calibri" w:hAnsi="Calibri"/>
                    <w:color w:val="000000"/>
                    <w:szCs w:val="22"/>
                  </w:rPr>
                </w:rPrChange>
              </w:rPr>
            </w:pPr>
            <w:ins w:id="3239" w:author="Ademar Oliva Xavier Jr." w:date="2014-05-21T10:29:00Z">
              <w:r w:rsidRPr="00AC393F">
                <w:rPr>
                  <w:rFonts w:ascii="Calibri" w:hAnsi="Calibri"/>
                  <w:color w:val="000000"/>
                  <w:sz w:val="16"/>
                  <w:szCs w:val="16"/>
                  <w:rPrChange w:id="3240"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41" w:author="Ademar Oliva Xavier Jr." w:date="2014-05-21T10:29:00Z"/>
                <w:rFonts w:ascii="Calibri" w:hAnsi="Calibri"/>
                <w:color w:val="000000"/>
                <w:sz w:val="16"/>
                <w:szCs w:val="16"/>
                <w:rPrChange w:id="3242" w:author="Ademar Oliva Xavier Jr." w:date="2014-05-21T10:31:00Z">
                  <w:rPr>
                    <w:ins w:id="3243" w:author="Ademar Oliva Xavier Jr." w:date="2014-05-21T10:29:00Z"/>
                    <w:rFonts w:ascii="Calibri" w:hAnsi="Calibri"/>
                    <w:color w:val="000000"/>
                    <w:szCs w:val="22"/>
                  </w:rPr>
                </w:rPrChange>
              </w:rPr>
            </w:pPr>
            <w:ins w:id="3244" w:author="Ademar Oliva Xavier Jr." w:date="2014-05-21T10:29:00Z">
              <w:r w:rsidRPr="00AC393F">
                <w:rPr>
                  <w:rFonts w:ascii="Calibri" w:hAnsi="Calibri"/>
                  <w:color w:val="000000"/>
                  <w:sz w:val="16"/>
                  <w:szCs w:val="16"/>
                  <w:rPrChange w:id="32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46" w:author="Ademar Oliva Xavier Jr." w:date="2014-05-21T10:29:00Z"/>
                <w:rFonts w:ascii="Calibri" w:hAnsi="Calibri"/>
                <w:color w:val="000000"/>
                <w:sz w:val="16"/>
                <w:szCs w:val="16"/>
                <w:rPrChange w:id="3247" w:author="Ademar Oliva Xavier Jr." w:date="2014-05-21T10:31:00Z">
                  <w:rPr>
                    <w:ins w:id="3248" w:author="Ademar Oliva Xavier Jr." w:date="2014-05-21T10:29:00Z"/>
                    <w:rFonts w:ascii="Calibri" w:hAnsi="Calibri"/>
                    <w:color w:val="000000"/>
                    <w:szCs w:val="22"/>
                  </w:rPr>
                </w:rPrChange>
              </w:rPr>
            </w:pPr>
            <w:ins w:id="3249" w:author="Ademar Oliva Xavier Jr." w:date="2014-05-21T10:29:00Z">
              <w:r w:rsidRPr="00AC393F">
                <w:rPr>
                  <w:rFonts w:ascii="Calibri" w:hAnsi="Calibri"/>
                  <w:color w:val="000000"/>
                  <w:sz w:val="16"/>
                  <w:szCs w:val="16"/>
                  <w:rPrChange w:id="32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251" w:author="Ademar Oliva Xavier Jr." w:date="2014-05-21T10:29:00Z"/>
                <w:rFonts w:ascii="Calibri" w:hAnsi="Calibri"/>
                <w:color w:val="000000"/>
                <w:sz w:val="16"/>
                <w:szCs w:val="16"/>
                <w:rPrChange w:id="3252" w:author="Ademar Oliva Xavier Jr." w:date="2014-05-21T10:31:00Z">
                  <w:rPr>
                    <w:ins w:id="3253" w:author="Ademar Oliva Xavier Jr." w:date="2014-05-21T10:29:00Z"/>
                    <w:rFonts w:ascii="Calibri" w:hAnsi="Calibri"/>
                    <w:color w:val="000000"/>
                    <w:szCs w:val="22"/>
                  </w:rPr>
                </w:rPrChange>
              </w:rPr>
            </w:pPr>
            <w:ins w:id="3254" w:author="Ademar Oliva Xavier Jr." w:date="2014-05-21T10:29:00Z">
              <w:r w:rsidRPr="00AC393F">
                <w:rPr>
                  <w:rFonts w:ascii="Calibri" w:hAnsi="Calibri"/>
                  <w:color w:val="000000"/>
                  <w:sz w:val="16"/>
                  <w:szCs w:val="16"/>
                  <w:rPrChange w:id="32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256" w:author="Ademar Oliva Xavier Jr." w:date="2014-05-21T10:29:00Z"/>
                <w:rFonts w:ascii="Calibri" w:hAnsi="Calibri"/>
                <w:color w:val="000000"/>
                <w:sz w:val="16"/>
                <w:szCs w:val="16"/>
                <w:rPrChange w:id="3257" w:author="Ademar Oliva Xavier Jr." w:date="2014-05-21T10:31:00Z">
                  <w:rPr>
                    <w:ins w:id="3258" w:author="Ademar Oliva Xavier Jr." w:date="2014-05-21T10:29:00Z"/>
                    <w:rFonts w:ascii="Calibri" w:hAnsi="Calibri"/>
                    <w:color w:val="000000"/>
                    <w:szCs w:val="22"/>
                  </w:rPr>
                </w:rPrChange>
              </w:rPr>
            </w:pPr>
            <w:ins w:id="3259" w:author="Ademar Oliva Xavier Jr." w:date="2014-05-21T10:29:00Z">
              <w:r w:rsidRPr="00AC393F">
                <w:rPr>
                  <w:rFonts w:ascii="Calibri" w:hAnsi="Calibri"/>
                  <w:color w:val="000000"/>
                  <w:sz w:val="16"/>
                  <w:szCs w:val="16"/>
                  <w:rPrChange w:id="32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261" w:author="Ademar Oliva Xavier Jr." w:date="2014-05-21T10:29:00Z"/>
                <w:rFonts w:ascii="Calibri" w:hAnsi="Calibri"/>
                <w:color w:val="000000"/>
                <w:sz w:val="16"/>
                <w:szCs w:val="16"/>
                <w:rPrChange w:id="3262" w:author="Ademar Oliva Xavier Jr." w:date="2014-05-21T10:31:00Z">
                  <w:rPr>
                    <w:ins w:id="3263" w:author="Ademar Oliva Xavier Jr." w:date="2014-05-21T10:29:00Z"/>
                    <w:rFonts w:ascii="Calibri" w:hAnsi="Calibri"/>
                    <w:color w:val="000000"/>
                    <w:szCs w:val="22"/>
                  </w:rPr>
                </w:rPrChange>
              </w:rPr>
            </w:pPr>
            <w:ins w:id="3264" w:author="Ademar Oliva Xavier Jr." w:date="2014-05-21T10:29:00Z">
              <w:r w:rsidRPr="00AC393F">
                <w:rPr>
                  <w:rFonts w:ascii="Calibri" w:hAnsi="Calibri"/>
                  <w:color w:val="000000"/>
                  <w:sz w:val="16"/>
                  <w:szCs w:val="16"/>
                  <w:rPrChange w:id="32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266" w:author="Ademar Oliva Xavier Jr." w:date="2014-05-21T10:29:00Z"/>
                <w:rFonts w:ascii="Calibri" w:hAnsi="Calibri"/>
                <w:color w:val="000000"/>
                <w:sz w:val="16"/>
                <w:szCs w:val="16"/>
                <w:rPrChange w:id="3267" w:author="Ademar Oliva Xavier Jr." w:date="2014-05-21T10:31:00Z">
                  <w:rPr>
                    <w:ins w:id="3268" w:author="Ademar Oliva Xavier Jr." w:date="2014-05-21T10:29:00Z"/>
                    <w:rFonts w:ascii="Calibri" w:hAnsi="Calibri"/>
                    <w:color w:val="000000"/>
                    <w:szCs w:val="22"/>
                  </w:rPr>
                </w:rPrChange>
              </w:rPr>
            </w:pPr>
            <w:ins w:id="3269" w:author="Ademar Oliva Xavier Jr." w:date="2014-05-21T10:29:00Z">
              <w:r w:rsidRPr="00AC393F">
                <w:rPr>
                  <w:rFonts w:ascii="Calibri" w:hAnsi="Calibri"/>
                  <w:color w:val="000000"/>
                  <w:sz w:val="16"/>
                  <w:szCs w:val="16"/>
                  <w:rPrChange w:id="3270" w:author="Ademar Oliva Xavier Jr." w:date="2014-05-21T10:31:00Z">
                    <w:rPr>
                      <w:rFonts w:ascii="Calibri" w:hAnsi="Calibri"/>
                      <w:color w:val="000000"/>
                      <w:szCs w:val="22"/>
                    </w:rPr>
                  </w:rPrChange>
                </w:rPr>
                <w:t> </w:t>
              </w:r>
            </w:ins>
          </w:p>
        </w:tc>
      </w:tr>
      <w:tr w:rsidR="00AC393F" w:rsidRPr="00AC393F" w:rsidTr="00AC393F">
        <w:trPr>
          <w:trHeight w:val="510"/>
          <w:ins w:id="3271"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272" w:author="Ademar Oliva Xavier Jr." w:date="2014-05-21T10:29:00Z"/>
                <w:rFonts w:ascii="Arial" w:hAnsi="Arial" w:cs="Arial"/>
                <w:color w:val="000000"/>
                <w:sz w:val="16"/>
                <w:szCs w:val="16"/>
                <w:rPrChange w:id="3273" w:author="Ademar Oliva Xavier Jr." w:date="2014-05-21T10:31:00Z">
                  <w:rPr>
                    <w:ins w:id="3274" w:author="Ademar Oliva Xavier Jr." w:date="2014-05-21T10:29:00Z"/>
                    <w:rFonts w:ascii="Arial" w:hAnsi="Arial" w:cs="Arial"/>
                    <w:color w:val="000000"/>
                    <w:sz w:val="20"/>
                    <w:szCs w:val="20"/>
                  </w:rPr>
                </w:rPrChange>
              </w:rPr>
            </w:pPr>
            <w:ins w:id="3275" w:author="Ademar Oliva Xavier Jr." w:date="2014-05-21T10:31:00Z">
              <w:r w:rsidRPr="00AC393F">
                <w:rPr>
                  <w:rFonts w:ascii="Arial" w:hAnsi="Arial" w:cs="Arial"/>
                  <w:color w:val="000000"/>
                  <w:sz w:val="16"/>
                  <w:szCs w:val="16"/>
                </w:rPr>
                <w:t>Desenvolvimento</w:t>
              </w:r>
            </w:ins>
            <w:ins w:id="3276" w:author="Ademar Oliva Xavier Jr." w:date="2014-05-21T10:29:00Z">
              <w:r w:rsidRPr="00AC393F">
                <w:rPr>
                  <w:rFonts w:ascii="Arial" w:hAnsi="Arial" w:cs="Arial"/>
                  <w:color w:val="000000"/>
                  <w:sz w:val="16"/>
                  <w:szCs w:val="16"/>
                  <w:rPrChange w:id="3277" w:author="Ademar Oliva Xavier Jr." w:date="2014-05-21T10:31:00Z">
                    <w:rPr>
                      <w:rFonts w:ascii="Arial" w:hAnsi="Arial" w:cs="Arial"/>
                      <w:color w:val="000000"/>
                      <w:sz w:val="20"/>
                      <w:szCs w:val="20"/>
                    </w:rPr>
                  </w:rPrChange>
                </w:rPr>
                <w:t xml:space="preserve"> Gerenciador Eletrônico de Documentos Geográfico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78" w:author="Ademar Oliva Xavier Jr." w:date="2014-05-21T10:29:00Z"/>
                <w:rFonts w:ascii="Calibri" w:hAnsi="Calibri"/>
                <w:color w:val="000000"/>
                <w:sz w:val="16"/>
                <w:szCs w:val="16"/>
                <w:rPrChange w:id="3279" w:author="Ademar Oliva Xavier Jr." w:date="2014-05-21T10:31:00Z">
                  <w:rPr>
                    <w:ins w:id="3280" w:author="Ademar Oliva Xavier Jr." w:date="2014-05-21T10:29:00Z"/>
                    <w:rFonts w:ascii="Calibri" w:hAnsi="Calibri"/>
                    <w:color w:val="000000"/>
                    <w:szCs w:val="22"/>
                  </w:rPr>
                </w:rPrChange>
              </w:rPr>
            </w:pPr>
            <w:ins w:id="3281" w:author="Ademar Oliva Xavier Jr." w:date="2014-05-21T10:29:00Z">
              <w:r w:rsidRPr="00AC393F">
                <w:rPr>
                  <w:rFonts w:ascii="Calibri" w:hAnsi="Calibri"/>
                  <w:color w:val="000000"/>
                  <w:sz w:val="16"/>
                  <w:szCs w:val="16"/>
                  <w:rPrChange w:id="32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83" w:author="Ademar Oliva Xavier Jr." w:date="2014-05-21T10:29:00Z"/>
                <w:rFonts w:ascii="Calibri" w:hAnsi="Calibri"/>
                <w:color w:val="000000"/>
                <w:sz w:val="16"/>
                <w:szCs w:val="16"/>
                <w:rPrChange w:id="3284" w:author="Ademar Oliva Xavier Jr." w:date="2014-05-21T10:31:00Z">
                  <w:rPr>
                    <w:ins w:id="3285" w:author="Ademar Oliva Xavier Jr." w:date="2014-05-21T10:29:00Z"/>
                    <w:rFonts w:ascii="Calibri" w:hAnsi="Calibri"/>
                    <w:color w:val="000000"/>
                    <w:szCs w:val="22"/>
                  </w:rPr>
                </w:rPrChange>
              </w:rPr>
            </w:pPr>
            <w:ins w:id="3286" w:author="Ademar Oliva Xavier Jr." w:date="2014-05-21T10:29:00Z">
              <w:r w:rsidRPr="00AC393F">
                <w:rPr>
                  <w:rFonts w:ascii="Calibri" w:hAnsi="Calibri"/>
                  <w:color w:val="000000"/>
                  <w:sz w:val="16"/>
                  <w:szCs w:val="16"/>
                  <w:rPrChange w:id="32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88" w:author="Ademar Oliva Xavier Jr." w:date="2014-05-21T10:29:00Z"/>
                <w:rFonts w:ascii="Calibri" w:hAnsi="Calibri"/>
                <w:color w:val="000000"/>
                <w:sz w:val="16"/>
                <w:szCs w:val="16"/>
                <w:rPrChange w:id="3289" w:author="Ademar Oliva Xavier Jr." w:date="2014-05-21T10:31:00Z">
                  <w:rPr>
                    <w:ins w:id="3290" w:author="Ademar Oliva Xavier Jr." w:date="2014-05-21T10:29:00Z"/>
                    <w:rFonts w:ascii="Calibri" w:hAnsi="Calibri"/>
                    <w:color w:val="000000"/>
                    <w:szCs w:val="22"/>
                  </w:rPr>
                </w:rPrChange>
              </w:rPr>
            </w:pPr>
            <w:ins w:id="3291" w:author="Ademar Oliva Xavier Jr." w:date="2014-05-21T10:29:00Z">
              <w:r w:rsidRPr="00AC393F">
                <w:rPr>
                  <w:rFonts w:ascii="Calibri" w:hAnsi="Calibri"/>
                  <w:color w:val="000000"/>
                  <w:sz w:val="16"/>
                  <w:szCs w:val="16"/>
                  <w:rPrChange w:id="32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293" w:author="Ademar Oliva Xavier Jr." w:date="2014-05-21T10:29:00Z"/>
                <w:rFonts w:ascii="Calibri" w:hAnsi="Calibri"/>
                <w:color w:val="000000"/>
                <w:sz w:val="16"/>
                <w:szCs w:val="16"/>
                <w:rPrChange w:id="3294" w:author="Ademar Oliva Xavier Jr." w:date="2014-05-21T10:31:00Z">
                  <w:rPr>
                    <w:ins w:id="3295" w:author="Ademar Oliva Xavier Jr." w:date="2014-05-21T10:29:00Z"/>
                    <w:rFonts w:ascii="Calibri" w:hAnsi="Calibri"/>
                    <w:color w:val="000000"/>
                    <w:szCs w:val="22"/>
                  </w:rPr>
                </w:rPrChange>
              </w:rPr>
            </w:pPr>
            <w:ins w:id="3296" w:author="Ademar Oliva Xavier Jr." w:date="2014-05-21T10:29:00Z">
              <w:r w:rsidRPr="00AC393F">
                <w:rPr>
                  <w:rFonts w:ascii="Calibri" w:hAnsi="Calibri"/>
                  <w:color w:val="000000"/>
                  <w:sz w:val="16"/>
                  <w:szCs w:val="16"/>
                  <w:rPrChange w:id="32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298" w:author="Ademar Oliva Xavier Jr." w:date="2014-05-21T10:29:00Z"/>
                <w:rFonts w:ascii="Calibri" w:hAnsi="Calibri"/>
                <w:color w:val="000000"/>
                <w:sz w:val="16"/>
                <w:szCs w:val="16"/>
                <w:rPrChange w:id="3299" w:author="Ademar Oliva Xavier Jr." w:date="2014-05-21T10:31:00Z">
                  <w:rPr>
                    <w:ins w:id="3300" w:author="Ademar Oliva Xavier Jr." w:date="2014-05-21T10:29:00Z"/>
                    <w:rFonts w:ascii="Calibri" w:hAnsi="Calibri"/>
                    <w:color w:val="000000"/>
                    <w:szCs w:val="22"/>
                  </w:rPr>
                </w:rPrChange>
              </w:rPr>
            </w:pPr>
            <w:ins w:id="3301" w:author="Ademar Oliva Xavier Jr." w:date="2014-05-21T10:29:00Z">
              <w:r w:rsidRPr="00AC393F">
                <w:rPr>
                  <w:rFonts w:ascii="Calibri" w:hAnsi="Calibri"/>
                  <w:color w:val="000000"/>
                  <w:sz w:val="16"/>
                  <w:szCs w:val="16"/>
                  <w:rPrChange w:id="33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303" w:author="Ademar Oliva Xavier Jr." w:date="2014-05-21T10:29:00Z"/>
                <w:rFonts w:ascii="Calibri" w:hAnsi="Calibri"/>
                <w:color w:val="000000"/>
                <w:sz w:val="16"/>
                <w:szCs w:val="16"/>
                <w:rPrChange w:id="3304" w:author="Ademar Oliva Xavier Jr." w:date="2014-05-21T10:31:00Z">
                  <w:rPr>
                    <w:ins w:id="3305" w:author="Ademar Oliva Xavier Jr." w:date="2014-05-21T10:29:00Z"/>
                    <w:rFonts w:ascii="Calibri" w:hAnsi="Calibri"/>
                    <w:color w:val="000000"/>
                    <w:szCs w:val="22"/>
                  </w:rPr>
                </w:rPrChange>
              </w:rPr>
            </w:pPr>
            <w:ins w:id="3306" w:author="Ademar Oliva Xavier Jr." w:date="2014-05-21T10:29:00Z">
              <w:r w:rsidRPr="00AC393F">
                <w:rPr>
                  <w:rFonts w:ascii="Calibri" w:hAnsi="Calibri"/>
                  <w:color w:val="000000"/>
                  <w:sz w:val="16"/>
                  <w:szCs w:val="16"/>
                  <w:rPrChange w:id="33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308" w:author="Ademar Oliva Xavier Jr." w:date="2014-05-21T10:29:00Z"/>
                <w:rFonts w:ascii="Calibri" w:hAnsi="Calibri"/>
                <w:color w:val="000000"/>
                <w:sz w:val="16"/>
                <w:szCs w:val="16"/>
                <w:rPrChange w:id="3309" w:author="Ademar Oliva Xavier Jr." w:date="2014-05-21T10:31:00Z">
                  <w:rPr>
                    <w:ins w:id="3310" w:author="Ademar Oliva Xavier Jr." w:date="2014-05-21T10:29:00Z"/>
                    <w:rFonts w:ascii="Calibri" w:hAnsi="Calibri"/>
                    <w:color w:val="000000"/>
                    <w:szCs w:val="22"/>
                  </w:rPr>
                </w:rPrChange>
              </w:rPr>
            </w:pPr>
            <w:ins w:id="3311" w:author="Ademar Oliva Xavier Jr." w:date="2014-05-21T10:29:00Z">
              <w:r w:rsidRPr="00AC393F">
                <w:rPr>
                  <w:rFonts w:ascii="Calibri" w:hAnsi="Calibri"/>
                  <w:color w:val="000000"/>
                  <w:sz w:val="16"/>
                  <w:szCs w:val="16"/>
                  <w:rPrChange w:id="33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313" w:author="Ademar Oliva Xavier Jr." w:date="2014-05-21T10:29:00Z"/>
                <w:rFonts w:ascii="Calibri" w:hAnsi="Calibri"/>
                <w:color w:val="000000"/>
                <w:sz w:val="16"/>
                <w:szCs w:val="16"/>
                <w:rPrChange w:id="3314" w:author="Ademar Oliva Xavier Jr." w:date="2014-05-21T10:31:00Z">
                  <w:rPr>
                    <w:ins w:id="3315" w:author="Ademar Oliva Xavier Jr." w:date="2014-05-21T10:29:00Z"/>
                    <w:rFonts w:ascii="Calibri" w:hAnsi="Calibri"/>
                    <w:color w:val="000000"/>
                    <w:szCs w:val="22"/>
                  </w:rPr>
                </w:rPrChange>
              </w:rPr>
            </w:pPr>
            <w:ins w:id="3316" w:author="Ademar Oliva Xavier Jr." w:date="2014-05-21T10:29:00Z">
              <w:r w:rsidRPr="00AC393F">
                <w:rPr>
                  <w:rFonts w:ascii="Calibri" w:hAnsi="Calibri"/>
                  <w:color w:val="000000"/>
                  <w:sz w:val="16"/>
                  <w:szCs w:val="16"/>
                  <w:rPrChange w:id="33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18" w:author="Ademar Oliva Xavier Jr." w:date="2014-05-21T10:29:00Z"/>
                <w:rFonts w:ascii="Calibri" w:hAnsi="Calibri"/>
                <w:color w:val="000000"/>
                <w:sz w:val="16"/>
                <w:szCs w:val="16"/>
                <w:rPrChange w:id="3319" w:author="Ademar Oliva Xavier Jr." w:date="2014-05-21T10:31:00Z">
                  <w:rPr>
                    <w:ins w:id="3320" w:author="Ademar Oliva Xavier Jr." w:date="2014-05-21T10:29:00Z"/>
                    <w:rFonts w:ascii="Calibri" w:hAnsi="Calibri"/>
                    <w:color w:val="000000"/>
                    <w:szCs w:val="22"/>
                  </w:rPr>
                </w:rPrChange>
              </w:rPr>
            </w:pPr>
            <w:ins w:id="3321" w:author="Ademar Oliva Xavier Jr." w:date="2014-05-21T10:29:00Z">
              <w:r w:rsidRPr="00AC393F">
                <w:rPr>
                  <w:rFonts w:ascii="Calibri" w:hAnsi="Calibri"/>
                  <w:color w:val="000000"/>
                  <w:sz w:val="16"/>
                  <w:szCs w:val="16"/>
                  <w:rPrChange w:id="33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323" w:author="Ademar Oliva Xavier Jr." w:date="2014-05-21T10:29:00Z"/>
                <w:rFonts w:ascii="Calibri" w:hAnsi="Calibri"/>
                <w:color w:val="000000"/>
                <w:sz w:val="16"/>
                <w:szCs w:val="16"/>
                <w:rPrChange w:id="3324" w:author="Ademar Oliva Xavier Jr." w:date="2014-05-21T10:31:00Z">
                  <w:rPr>
                    <w:ins w:id="3325" w:author="Ademar Oliva Xavier Jr." w:date="2014-05-21T10:29:00Z"/>
                    <w:rFonts w:ascii="Calibri" w:hAnsi="Calibri"/>
                    <w:color w:val="000000"/>
                    <w:szCs w:val="22"/>
                  </w:rPr>
                </w:rPrChange>
              </w:rPr>
            </w:pPr>
            <w:ins w:id="3326" w:author="Ademar Oliva Xavier Jr." w:date="2014-05-21T10:29:00Z">
              <w:r w:rsidRPr="00AC393F">
                <w:rPr>
                  <w:rFonts w:ascii="Calibri" w:hAnsi="Calibri"/>
                  <w:color w:val="000000"/>
                  <w:sz w:val="16"/>
                  <w:szCs w:val="16"/>
                  <w:rPrChange w:id="33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28" w:author="Ademar Oliva Xavier Jr." w:date="2014-05-21T10:29:00Z"/>
                <w:rFonts w:ascii="Calibri" w:hAnsi="Calibri"/>
                <w:color w:val="000000"/>
                <w:sz w:val="16"/>
                <w:szCs w:val="16"/>
                <w:rPrChange w:id="3329" w:author="Ademar Oliva Xavier Jr." w:date="2014-05-21T10:31:00Z">
                  <w:rPr>
                    <w:ins w:id="3330" w:author="Ademar Oliva Xavier Jr." w:date="2014-05-21T10:29:00Z"/>
                    <w:rFonts w:ascii="Calibri" w:hAnsi="Calibri"/>
                    <w:color w:val="000000"/>
                    <w:szCs w:val="22"/>
                  </w:rPr>
                </w:rPrChange>
              </w:rPr>
            </w:pPr>
            <w:ins w:id="3331" w:author="Ademar Oliva Xavier Jr." w:date="2014-05-21T10:29:00Z">
              <w:r w:rsidRPr="00AC393F">
                <w:rPr>
                  <w:rFonts w:ascii="Calibri" w:hAnsi="Calibri"/>
                  <w:color w:val="000000"/>
                  <w:sz w:val="16"/>
                  <w:szCs w:val="16"/>
                  <w:rPrChange w:id="33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33" w:author="Ademar Oliva Xavier Jr." w:date="2014-05-21T10:29:00Z"/>
                <w:rFonts w:ascii="Calibri" w:hAnsi="Calibri"/>
                <w:color w:val="000000"/>
                <w:sz w:val="16"/>
                <w:szCs w:val="16"/>
                <w:rPrChange w:id="3334" w:author="Ademar Oliva Xavier Jr." w:date="2014-05-21T10:31:00Z">
                  <w:rPr>
                    <w:ins w:id="3335" w:author="Ademar Oliva Xavier Jr." w:date="2014-05-21T10:29:00Z"/>
                    <w:rFonts w:ascii="Calibri" w:hAnsi="Calibri"/>
                    <w:color w:val="000000"/>
                    <w:szCs w:val="22"/>
                  </w:rPr>
                </w:rPrChange>
              </w:rPr>
            </w:pPr>
            <w:ins w:id="3336" w:author="Ademar Oliva Xavier Jr." w:date="2014-05-21T10:29:00Z">
              <w:r w:rsidRPr="00AC393F">
                <w:rPr>
                  <w:rFonts w:ascii="Calibri" w:hAnsi="Calibri"/>
                  <w:color w:val="000000"/>
                  <w:sz w:val="16"/>
                  <w:szCs w:val="16"/>
                  <w:rPrChange w:id="33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38" w:author="Ademar Oliva Xavier Jr." w:date="2014-05-21T10:29:00Z"/>
                <w:rFonts w:ascii="Calibri" w:hAnsi="Calibri"/>
                <w:color w:val="000000"/>
                <w:sz w:val="16"/>
                <w:szCs w:val="16"/>
                <w:rPrChange w:id="3339" w:author="Ademar Oliva Xavier Jr." w:date="2014-05-21T10:31:00Z">
                  <w:rPr>
                    <w:ins w:id="3340" w:author="Ademar Oliva Xavier Jr." w:date="2014-05-21T10:29:00Z"/>
                    <w:rFonts w:ascii="Calibri" w:hAnsi="Calibri"/>
                    <w:color w:val="000000"/>
                    <w:szCs w:val="22"/>
                  </w:rPr>
                </w:rPrChange>
              </w:rPr>
            </w:pPr>
            <w:ins w:id="3341" w:author="Ademar Oliva Xavier Jr." w:date="2014-05-21T10:29:00Z">
              <w:r w:rsidRPr="00AC393F">
                <w:rPr>
                  <w:rFonts w:ascii="Calibri" w:hAnsi="Calibri"/>
                  <w:color w:val="000000"/>
                  <w:sz w:val="16"/>
                  <w:szCs w:val="16"/>
                  <w:rPrChange w:id="33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43" w:author="Ademar Oliva Xavier Jr." w:date="2014-05-21T10:29:00Z"/>
                <w:rFonts w:ascii="Calibri" w:hAnsi="Calibri"/>
                <w:color w:val="000000"/>
                <w:sz w:val="16"/>
                <w:szCs w:val="16"/>
                <w:rPrChange w:id="3344" w:author="Ademar Oliva Xavier Jr." w:date="2014-05-21T10:31:00Z">
                  <w:rPr>
                    <w:ins w:id="3345" w:author="Ademar Oliva Xavier Jr." w:date="2014-05-21T10:29:00Z"/>
                    <w:rFonts w:ascii="Calibri" w:hAnsi="Calibri"/>
                    <w:color w:val="000000"/>
                    <w:szCs w:val="22"/>
                  </w:rPr>
                </w:rPrChange>
              </w:rPr>
            </w:pPr>
            <w:ins w:id="3346" w:author="Ademar Oliva Xavier Jr." w:date="2014-05-21T10:29:00Z">
              <w:r w:rsidRPr="00AC393F">
                <w:rPr>
                  <w:rFonts w:ascii="Calibri" w:hAnsi="Calibri"/>
                  <w:color w:val="000000"/>
                  <w:sz w:val="16"/>
                  <w:szCs w:val="16"/>
                  <w:rPrChange w:id="33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48" w:author="Ademar Oliva Xavier Jr." w:date="2014-05-21T10:29:00Z"/>
                <w:rFonts w:ascii="Calibri" w:hAnsi="Calibri"/>
                <w:color w:val="000000"/>
                <w:sz w:val="16"/>
                <w:szCs w:val="16"/>
                <w:rPrChange w:id="3349" w:author="Ademar Oliva Xavier Jr." w:date="2014-05-21T10:31:00Z">
                  <w:rPr>
                    <w:ins w:id="3350" w:author="Ademar Oliva Xavier Jr." w:date="2014-05-21T10:29:00Z"/>
                    <w:rFonts w:ascii="Calibri" w:hAnsi="Calibri"/>
                    <w:color w:val="000000"/>
                    <w:szCs w:val="22"/>
                  </w:rPr>
                </w:rPrChange>
              </w:rPr>
            </w:pPr>
            <w:ins w:id="3351" w:author="Ademar Oliva Xavier Jr." w:date="2014-05-21T10:29:00Z">
              <w:r w:rsidRPr="00AC393F">
                <w:rPr>
                  <w:rFonts w:ascii="Calibri" w:hAnsi="Calibri"/>
                  <w:color w:val="000000"/>
                  <w:sz w:val="16"/>
                  <w:szCs w:val="16"/>
                  <w:rPrChange w:id="33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53" w:author="Ademar Oliva Xavier Jr." w:date="2014-05-21T10:29:00Z"/>
                <w:rFonts w:ascii="Calibri" w:hAnsi="Calibri"/>
                <w:color w:val="000000"/>
                <w:sz w:val="16"/>
                <w:szCs w:val="16"/>
                <w:rPrChange w:id="3354" w:author="Ademar Oliva Xavier Jr." w:date="2014-05-21T10:31:00Z">
                  <w:rPr>
                    <w:ins w:id="3355" w:author="Ademar Oliva Xavier Jr." w:date="2014-05-21T10:29:00Z"/>
                    <w:rFonts w:ascii="Calibri" w:hAnsi="Calibri"/>
                    <w:color w:val="000000"/>
                    <w:szCs w:val="22"/>
                  </w:rPr>
                </w:rPrChange>
              </w:rPr>
            </w:pPr>
            <w:ins w:id="3356" w:author="Ademar Oliva Xavier Jr." w:date="2014-05-21T10:29:00Z">
              <w:r w:rsidRPr="00AC393F">
                <w:rPr>
                  <w:rFonts w:ascii="Calibri" w:hAnsi="Calibri"/>
                  <w:color w:val="000000"/>
                  <w:sz w:val="16"/>
                  <w:szCs w:val="16"/>
                  <w:rPrChange w:id="33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58" w:author="Ademar Oliva Xavier Jr." w:date="2014-05-21T10:29:00Z"/>
                <w:rFonts w:ascii="Calibri" w:hAnsi="Calibri"/>
                <w:color w:val="000000"/>
                <w:sz w:val="16"/>
                <w:szCs w:val="16"/>
                <w:rPrChange w:id="3359" w:author="Ademar Oliva Xavier Jr." w:date="2014-05-21T10:31:00Z">
                  <w:rPr>
                    <w:ins w:id="3360" w:author="Ademar Oliva Xavier Jr." w:date="2014-05-21T10:29:00Z"/>
                    <w:rFonts w:ascii="Calibri" w:hAnsi="Calibri"/>
                    <w:color w:val="000000"/>
                    <w:szCs w:val="22"/>
                  </w:rPr>
                </w:rPrChange>
              </w:rPr>
            </w:pPr>
            <w:ins w:id="3361" w:author="Ademar Oliva Xavier Jr." w:date="2014-05-21T10:29:00Z">
              <w:r w:rsidRPr="00AC393F">
                <w:rPr>
                  <w:rFonts w:ascii="Calibri" w:hAnsi="Calibri"/>
                  <w:color w:val="000000"/>
                  <w:sz w:val="16"/>
                  <w:szCs w:val="16"/>
                  <w:rPrChange w:id="33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3363" w:author="Ademar Oliva Xavier Jr." w:date="2014-05-21T10:29:00Z"/>
                <w:rFonts w:ascii="Calibri" w:hAnsi="Calibri"/>
                <w:color w:val="000000"/>
                <w:sz w:val="16"/>
                <w:szCs w:val="16"/>
                <w:rPrChange w:id="3364" w:author="Ademar Oliva Xavier Jr." w:date="2014-05-21T10:31:00Z">
                  <w:rPr>
                    <w:ins w:id="3365" w:author="Ademar Oliva Xavier Jr." w:date="2014-05-21T10:29:00Z"/>
                    <w:rFonts w:ascii="Calibri" w:hAnsi="Calibri"/>
                    <w:color w:val="000000"/>
                    <w:szCs w:val="22"/>
                  </w:rPr>
                </w:rPrChange>
              </w:rPr>
            </w:pPr>
            <w:ins w:id="3366" w:author="Ademar Oliva Xavier Jr." w:date="2014-05-21T10:29:00Z">
              <w:r w:rsidRPr="00AC393F">
                <w:rPr>
                  <w:rFonts w:ascii="Calibri" w:hAnsi="Calibri"/>
                  <w:color w:val="000000"/>
                  <w:sz w:val="16"/>
                  <w:szCs w:val="16"/>
                  <w:rPrChange w:id="3367"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68" w:author="Ademar Oliva Xavier Jr." w:date="2014-05-21T10:29:00Z"/>
                <w:rFonts w:ascii="Calibri" w:hAnsi="Calibri"/>
                <w:color w:val="000000"/>
                <w:sz w:val="16"/>
                <w:szCs w:val="16"/>
                <w:rPrChange w:id="3369" w:author="Ademar Oliva Xavier Jr." w:date="2014-05-21T10:31:00Z">
                  <w:rPr>
                    <w:ins w:id="3370" w:author="Ademar Oliva Xavier Jr." w:date="2014-05-21T10:29:00Z"/>
                    <w:rFonts w:ascii="Calibri" w:hAnsi="Calibri"/>
                    <w:color w:val="000000"/>
                    <w:szCs w:val="22"/>
                  </w:rPr>
                </w:rPrChange>
              </w:rPr>
            </w:pPr>
            <w:ins w:id="3371" w:author="Ademar Oliva Xavier Jr." w:date="2014-05-21T10:29:00Z">
              <w:r w:rsidRPr="00AC393F">
                <w:rPr>
                  <w:rFonts w:ascii="Calibri" w:hAnsi="Calibri"/>
                  <w:color w:val="000000"/>
                  <w:sz w:val="16"/>
                  <w:szCs w:val="16"/>
                  <w:rPrChange w:id="33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73" w:author="Ademar Oliva Xavier Jr." w:date="2014-05-21T10:29:00Z"/>
                <w:rFonts w:ascii="Calibri" w:hAnsi="Calibri"/>
                <w:color w:val="000000"/>
                <w:sz w:val="16"/>
                <w:szCs w:val="16"/>
                <w:rPrChange w:id="3374" w:author="Ademar Oliva Xavier Jr." w:date="2014-05-21T10:31:00Z">
                  <w:rPr>
                    <w:ins w:id="3375" w:author="Ademar Oliva Xavier Jr." w:date="2014-05-21T10:29:00Z"/>
                    <w:rFonts w:ascii="Calibri" w:hAnsi="Calibri"/>
                    <w:color w:val="000000"/>
                    <w:szCs w:val="22"/>
                  </w:rPr>
                </w:rPrChange>
              </w:rPr>
            </w:pPr>
            <w:ins w:id="3376" w:author="Ademar Oliva Xavier Jr." w:date="2014-05-21T10:29:00Z">
              <w:r w:rsidRPr="00AC393F">
                <w:rPr>
                  <w:rFonts w:ascii="Calibri" w:hAnsi="Calibri"/>
                  <w:color w:val="000000"/>
                  <w:sz w:val="16"/>
                  <w:szCs w:val="16"/>
                  <w:rPrChange w:id="33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78" w:author="Ademar Oliva Xavier Jr." w:date="2014-05-21T10:29:00Z"/>
                <w:rFonts w:ascii="Calibri" w:hAnsi="Calibri"/>
                <w:color w:val="000000"/>
                <w:sz w:val="16"/>
                <w:szCs w:val="16"/>
                <w:rPrChange w:id="3379" w:author="Ademar Oliva Xavier Jr." w:date="2014-05-21T10:31:00Z">
                  <w:rPr>
                    <w:ins w:id="3380" w:author="Ademar Oliva Xavier Jr." w:date="2014-05-21T10:29:00Z"/>
                    <w:rFonts w:ascii="Calibri" w:hAnsi="Calibri"/>
                    <w:color w:val="000000"/>
                    <w:szCs w:val="22"/>
                  </w:rPr>
                </w:rPrChange>
              </w:rPr>
            </w:pPr>
            <w:ins w:id="3381" w:author="Ademar Oliva Xavier Jr." w:date="2014-05-21T10:29:00Z">
              <w:r w:rsidRPr="00AC393F">
                <w:rPr>
                  <w:rFonts w:ascii="Calibri" w:hAnsi="Calibri"/>
                  <w:color w:val="000000"/>
                  <w:sz w:val="16"/>
                  <w:szCs w:val="16"/>
                  <w:rPrChange w:id="33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83" w:author="Ademar Oliva Xavier Jr." w:date="2014-05-21T10:29:00Z"/>
                <w:rFonts w:ascii="Calibri" w:hAnsi="Calibri"/>
                <w:color w:val="000000"/>
                <w:sz w:val="16"/>
                <w:szCs w:val="16"/>
                <w:rPrChange w:id="3384" w:author="Ademar Oliva Xavier Jr." w:date="2014-05-21T10:31:00Z">
                  <w:rPr>
                    <w:ins w:id="3385" w:author="Ademar Oliva Xavier Jr." w:date="2014-05-21T10:29:00Z"/>
                    <w:rFonts w:ascii="Calibri" w:hAnsi="Calibri"/>
                    <w:color w:val="000000"/>
                    <w:szCs w:val="22"/>
                  </w:rPr>
                </w:rPrChange>
              </w:rPr>
            </w:pPr>
            <w:ins w:id="3386" w:author="Ademar Oliva Xavier Jr." w:date="2014-05-21T10:29:00Z">
              <w:r w:rsidRPr="00AC393F">
                <w:rPr>
                  <w:rFonts w:ascii="Calibri" w:hAnsi="Calibri"/>
                  <w:color w:val="000000"/>
                  <w:sz w:val="16"/>
                  <w:szCs w:val="16"/>
                  <w:rPrChange w:id="33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388" w:author="Ademar Oliva Xavier Jr." w:date="2014-05-21T10:29:00Z"/>
                <w:rFonts w:ascii="Calibri" w:hAnsi="Calibri"/>
                <w:color w:val="000000"/>
                <w:sz w:val="16"/>
                <w:szCs w:val="16"/>
                <w:rPrChange w:id="3389" w:author="Ademar Oliva Xavier Jr." w:date="2014-05-21T10:31:00Z">
                  <w:rPr>
                    <w:ins w:id="3390" w:author="Ademar Oliva Xavier Jr." w:date="2014-05-21T10:29:00Z"/>
                    <w:rFonts w:ascii="Calibri" w:hAnsi="Calibri"/>
                    <w:color w:val="000000"/>
                    <w:szCs w:val="22"/>
                  </w:rPr>
                </w:rPrChange>
              </w:rPr>
            </w:pPr>
            <w:ins w:id="3391" w:author="Ademar Oliva Xavier Jr." w:date="2014-05-21T10:29:00Z">
              <w:r w:rsidRPr="00AC393F">
                <w:rPr>
                  <w:rFonts w:ascii="Calibri" w:hAnsi="Calibri"/>
                  <w:color w:val="000000"/>
                  <w:sz w:val="16"/>
                  <w:szCs w:val="16"/>
                  <w:rPrChange w:id="33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393" w:author="Ademar Oliva Xavier Jr." w:date="2014-05-21T10:29:00Z"/>
                <w:rFonts w:ascii="Calibri" w:hAnsi="Calibri"/>
                <w:color w:val="000000"/>
                <w:sz w:val="16"/>
                <w:szCs w:val="16"/>
                <w:rPrChange w:id="3394" w:author="Ademar Oliva Xavier Jr." w:date="2014-05-21T10:31:00Z">
                  <w:rPr>
                    <w:ins w:id="3395" w:author="Ademar Oliva Xavier Jr." w:date="2014-05-21T10:29:00Z"/>
                    <w:rFonts w:ascii="Calibri" w:hAnsi="Calibri"/>
                    <w:color w:val="000000"/>
                    <w:szCs w:val="22"/>
                  </w:rPr>
                </w:rPrChange>
              </w:rPr>
            </w:pPr>
            <w:ins w:id="3396" w:author="Ademar Oliva Xavier Jr." w:date="2014-05-21T10:29:00Z">
              <w:r w:rsidRPr="00AC393F">
                <w:rPr>
                  <w:rFonts w:ascii="Calibri" w:hAnsi="Calibri"/>
                  <w:color w:val="000000"/>
                  <w:sz w:val="16"/>
                  <w:szCs w:val="16"/>
                  <w:rPrChange w:id="3397" w:author="Ademar Oliva Xavier Jr." w:date="2014-05-21T10:31:00Z">
                    <w:rPr>
                      <w:rFonts w:ascii="Calibri" w:hAnsi="Calibri"/>
                      <w:color w:val="000000"/>
                      <w:szCs w:val="22"/>
                    </w:rPr>
                  </w:rPrChange>
                </w:rPr>
                <w:t> </w:t>
              </w:r>
            </w:ins>
          </w:p>
        </w:tc>
      </w:tr>
      <w:tr w:rsidR="006600BE" w:rsidRPr="00AC393F" w:rsidTr="00AC393F">
        <w:trPr>
          <w:trHeight w:val="300"/>
          <w:ins w:id="3398"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399" w:author="Ademar Oliva Xavier Jr." w:date="2014-05-21T10:29:00Z"/>
                <w:rFonts w:ascii="Arial" w:hAnsi="Arial" w:cs="Arial"/>
                <w:color w:val="000000"/>
                <w:sz w:val="16"/>
                <w:szCs w:val="16"/>
                <w:rPrChange w:id="3400" w:author="Ademar Oliva Xavier Jr." w:date="2014-05-21T10:31:00Z">
                  <w:rPr>
                    <w:ins w:id="3401" w:author="Ademar Oliva Xavier Jr." w:date="2014-05-21T10:29:00Z"/>
                    <w:rFonts w:ascii="Arial" w:hAnsi="Arial" w:cs="Arial"/>
                    <w:color w:val="000000"/>
                    <w:sz w:val="20"/>
                    <w:szCs w:val="20"/>
                  </w:rPr>
                </w:rPrChange>
              </w:rPr>
            </w:pPr>
            <w:ins w:id="3402" w:author="Ademar Oliva Xavier Jr." w:date="2014-05-21T10:29:00Z">
              <w:r w:rsidRPr="00AC393F">
                <w:rPr>
                  <w:rFonts w:ascii="Arial" w:hAnsi="Arial" w:cs="Arial"/>
                  <w:color w:val="000000"/>
                  <w:sz w:val="16"/>
                  <w:szCs w:val="16"/>
                  <w:rPrChange w:id="3403" w:author="Ademar Oliva Xavier Jr." w:date="2014-05-21T10:31:00Z">
                    <w:rPr>
                      <w:rFonts w:ascii="Arial" w:hAnsi="Arial" w:cs="Arial"/>
                      <w:color w:val="000000"/>
                      <w:sz w:val="20"/>
                      <w:szCs w:val="20"/>
                    </w:rPr>
                  </w:rPrChange>
                </w:rPr>
                <w:t>Implantação do gestor de documentos de engenharia</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04" w:author="Ademar Oliva Xavier Jr." w:date="2014-05-21T10:29:00Z"/>
                <w:rFonts w:ascii="Calibri" w:hAnsi="Calibri"/>
                <w:color w:val="000000"/>
                <w:sz w:val="16"/>
                <w:szCs w:val="16"/>
                <w:rPrChange w:id="3405" w:author="Ademar Oliva Xavier Jr." w:date="2014-05-21T10:31:00Z">
                  <w:rPr>
                    <w:ins w:id="3406" w:author="Ademar Oliva Xavier Jr." w:date="2014-05-21T10:29:00Z"/>
                    <w:rFonts w:ascii="Calibri" w:hAnsi="Calibri"/>
                    <w:color w:val="000000"/>
                    <w:szCs w:val="22"/>
                  </w:rPr>
                </w:rPrChange>
              </w:rPr>
            </w:pPr>
            <w:ins w:id="3407" w:author="Ademar Oliva Xavier Jr." w:date="2014-05-21T10:29:00Z">
              <w:r w:rsidRPr="00AC393F">
                <w:rPr>
                  <w:rFonts w:ascii="Calibri" w:hAnsi="Calibri"/>
                  <w:color w:val="000000"/>
                  <w:sz w:val="16"/>
                  <w:szCs w:val="16"/>
                  <w:rPrChange w:id="34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09" w:author="Ademar Oliva Xavier Jr." w:date="2014-05-21T10:29:00Z"/>
                <w:rFonts w:ascii="Calibri" w:hAnsi="Calibri"/>
                <w:color w:val="000000"/>
                <w:sz w:val="16"/>
                <w:szCs w:val="16"/>
                <w:rPrChange w:id="3410" w:author="Ademar Oliva Xavier Jr." w:date="2014-05-21T10:31:00Z">
                  <w:rPr>
                    <w:ins w:id="3411" w:author="Ademar Oliva Xavier Jr." w:date="2014-05-21T10:29:00Z"/>
                    <w:rFonts w:ascii="Calibri" w:hAnsi="Calibri"/>
                    <w:color w:val="000000"/>
                    <w:szCs w:val="22"/>
                  </w:rPr>
                </w:rPrChange>
              </w:rPr>
            </w:pPr>
            <w:ins w:id="3412" w:author="Ademar Oliva Xavier Jr." w:date="2014-05-21T10:29:00Z">
              <w:r w:rsidRPr="00AC393F">
                <w:rPr>
                  <w:rFonts w:ascii="Calibri" w:hAnsi="Calibri"/>
                  <w:color w:val="000000"/>
                  <w:sz w:val="16"/>
                  <w:szCs w:val="16"/>
                  <w:rPrChange w:id="34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14" w:author="Ademar Oliva Xavier Jr." w:date="2014-05-21T10:29:00Z"/>
                <w:rFonts w:ascii="Calibri" w:hAnsi="Calibri"/>
                <w:color w:val="000000"/>
                <w:sz w:val="16"/>
                <w:szCs w:val="16"/>
                <w:rPrChange w:id="3415" w:author="Ademar Oliva Xavier Jr." w:date="2014-05-21T10:31:00Z">
                  <w:rPr>
                    <w:ins w:id="3416" w:author="Ademar Oliva Xavier Jr." w:date="2014-05-21T10:29:00Z"/>
                    <w:rFonts w:ascii="Calibri" w:hAnsi="Calibri"/>
                    <w:color w:val="000000"/>
                    <w:szCs w:val="22"/>
                  </w:rPr>
                </w:rPrChange>
              </w:rPr>
            </w:pPr>
            <w:ins w:id="3417" w:author="Ademar Oliva Xavier Jr." w:date="2014-05-21T10:29:00Z">
              <w:r w:rsidRPr="00AC393F">
                <w:rPr>
                  <w:rFonts w:ascii="Calibri" w:hAnsi="Calibri"/>
                  <w:color w:val="000000"/>
                  <w:sz w:val="16"/>
                  <w:szCs w:val="16"/>
                  <w:rPrChange w:id="34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19" w:author="Ademar Oliva Xavier Jr." w:date="2014-05-21T10:29:00Z"/>
                <w:rFonts w:ascii="Calibri" w:hAnsi="Calibri"/>
                <w:color w:val="000000"/>
                <w:sz w:val="16"/>
                <w:szCs w:val="16"/>
                <w:rPrChange w:id="3420" w:author="Ademar Oliva Xavier Jr." w:date="2014-05-21T10:31:00Z">
                  <w:rPr>
                    <w:ins w:id="3421" w:author="Ademar Oliva Xavier Jr." w:date="2014-05-21T10:29:00Z"/>
                    <w:rFonts w:ascii="Calibri" w:hAnsi="Calibri"/>
                    <w:color w:val="000000"/>
                    <w:szCs w:val="22"/>
                  </w:rPr>
                </w:rPrChange>
              </w:rPr>
            </w:pPr>
            <w:ins w:id="3422" w:author="Ademar Oliva Xavier Jr." w:date="2014-05-21T10:29:00Z">
              <w:r w:rsidRPr="00AC393F">
                <w:rPr>
                  <w:rFonts w:ascii="Calibri" w:hAnsi="Calibri"/>
                  <w:color w:val="000000"/>
                  <w:sz w:val="16"/>
                  <w:szCs w:val="16"/>
                  <w:rPrChange w:id="34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24" w:author="Ademar Oliva Xavier Jr." w:date="2014-05-21T10:29:00Z"/>
                <w:rFonts w:ascii="Calibri" w:hAnsi="Calibri"/>
                <w:color w:val="000000"/>
                <w:sz w:val="16"/>
                <w:szCs w:val="16"/>
                <w:rPrChange w:id="3425" w:author="Ademar Oliva Xavier Jr." w:date="2014-05-21T10:31:00Z">
                  <w:rPr>
                    <w:ins w:id="3426" w:author="Ademar Oliva Xavier Jr." w:date="2014-05-21T10:29:00Z"/>
                    <w:rFonts w:ascii="Calibri" w:hAnsi="Calibri"/>
                    <w:color w:val="000000"/>
                    <w:szCs w:val="22"/>
                  </w:rPr>
                </w:rPrChange>
              </w:rPr>
            </w:pPr>
            <w:ins w:id="3427" w:author="Ademar Oliva Xavier Jr." w:date="2014-05-21T10:29:00Z">
              <w:r w:rsidRPr="00AC393F">
                <w:rPr>
                  <w:rFonts w:ascii="Calibri" w:hAnsi="Calibri"/>
                  <w:color w:val="000000"/>
                  <w:sz w:val="16"/>
                  <w:szCs w:val="16"/>
                  <w:rPrChange w:id="34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29" w:author="Ademar Oliva Xavier Jr." w:date="2014-05-21T10:29:00Z"/>
                <w:rFonts w:ascii="Calibri" w:hAnsi="Calibri"/>
                <w:color w:val="000000"/>
                <w:sz w:val="16"/>
                <w:szCs w:val="16"/>
                <w:rPrChange w:id="3430" w:author="Ademar Oliva Xavier Jr." w:date="2014-05-21T10:31:00Z">
                  <w:rPr>
                    <w:ins w:id="3431" w:author="Ademar Oliva Xavier Jr." w:date="2014-05-21T10:29:00Z"/>
                    <w:rFonts w:ascii="Calibri" w:hAnsi="Calibri"/>
                    <w:color w:val="000000"/>
                    <w:szCs w:val="22"/>
                  </w:rPr>
                </w:rPrChange>
              </w:rPr>
            </w:pPr>
            <w:ins w:id="3432" w:author="Ademar Oliva Xavier Jr." w:date="2014-05-21T10:29:00Z">
              <w:r w:rsidRPr="00AC393F">
                <w:rPr>
                  <w:rFonts w:ascii="Calibri" w:hAnsi="Calibri"/>
                  <w:color w:val="000000"/>
                  <w:sz w:val="16"/>
                  <w:szCs w:val="16"/>
                  <w:rPrChange w:id="34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34" w:author="Ademar Oliva Xavier Jr." w:date="2014-05-21T10:29:00Z"/>
                <w:rFonts w:ascii="Calibri" w:hAnsi="Calibri"/>
                <w:color w:val="000000"/>
                <w:sz w:val="16"/>
                <w:szCs w:val="16"/>
                <w:rPrChange w:id="3435" w:author="Ademar Oliva Xavier Jr." w:date="2014-05-21T10:31:00Z">
                  <w:rPr>
                    <w:ins w:id="3436" w:author="Ademar Oliva Xavier Jr." w:date="2014-05-21T10:29:00Z"/>
                    <w:rFonts w:ascii="Calibri" w:hAnsi="Calibri"/>
                    <w:color w:val="000000"/>
                    <w:szCs w:val="22"/>
                  </w:rPr>
                </w:rPrChange>
              </w:rPr>
            </w:pPr>
            <w:ins w:id="3437" w:author="Ademar Oliva Xavier Jr." w:date="2014-05-21T10:29:00Z">
              <w:r w:rsidRPr="00AC393F">
                <w:rPr>
                  <w:rFonts w:ascii="Calibri" w:hAnsi="Calibri"/>
                  <w:color w:val="000000"/>
                  <w:sz w:val="16"/>
                  <w:szCs w:val="16"/>
                  <w:rPrChange w:id="34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39" w:author="Ademar Oliva Xavier Jr." w:date="2014-05-21T10:29:00Z"/>
                <w:rFonts w:ascii="Calibri" w:hAnsi="Calibri"/>
                <w:color w:val="000000"/>
                <w:sz w:val="16"/>
                <w:szCs w:val="16"/>
                <w:rPrChange w:id="3440" w:author="Ademar Oliva Xavier Jr." w:date="2014-05-21T10:31:00Z">
                  <w:rPr>
                    <w:ins w:id="3441" w:author="Ademar Oliva Xavier Jr." w:date="2014-05-21T10:29:00Z"/>
                    <w:rFonts w:ascii="Calibri" w:hAnsi="Calibri"/>
                    <w:color w:val="000000"/>
                    <w:szCs w:val="22"/>
                  </w:rPr>
                </w:rPrChange>
              </w:rPr>
            </w:pPr>
            <w:ins w:id="3442" w:author="Ademar Oliva Xavier Jr." w:date="2014-05-21T10:29:00Z">
              <w:r w:rsidRPr="00AC393F">
                <w:rPr>
                  <w:rFonts w:ascii="Calibri" w:hAnsi="Calibri"/>
                  <w:color w:val="000000"/>
                  <w:sz w:val="16"/>
                  <w:szCs w:val="16"/>
                  <w:rPrChange w:id="34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444" w:author="Ademar Oliva Xavier Jr." w:date="2014-05-21T10:29:00Z"/>
                <w:rFonts w:ascii="Calibri" w:hAnsi="Calibri"/>
                <w:color w:val="000000"/>
                <w:sz w:val="16"/>
                <w:szCs w:val="16"/>
                <w:rPrChange w:id="3445" w:author="Ademar Oliva Xavier Jr." w:date="2014-05-21T10:31:00Z">
                  <w:rPr>
                    <w:ins w:id="3446" w:author="Ademar Oliva Xavier Jr." w:date="2014-05-21T10:29:00Z"/>
                    <w:rFonts w:ascii="Calibri" w:hAnsi="Calibri"/>
                    <w:color w:val="000000"/>
                    <w:szCs w:val="22"/>
                  </w:rPr>
                </w:rPrChange>
              </w:rPr>
            </w:pPr>
            <w:ins w:id="3447" w:author="Ademar Oliva Xavier Jr." w:date="2014-05-21T10:29:00Z">
              <w:r w:rsidRPr="00AC393F">
                <w:rPr>
                  <w:rFonts w:ascii="Calibri" w:hAnsi="Calibri"/>
                  <w:color w:val="000000"/>
                  <w:sz w:val="16"/>
                  <w:szCs w:val="16"/>
                  <w:rPrChange w:id="34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3449" w:author="Ademar Oliva Xavier Jr." w:date="2014-05-21T10:29:00Z"/>
                <w:rFonts w:ascii="Calibri" w:hAnsi="Calibri"/>
                <w:color w:val="000000"/>
                <w:sz w:val="16"/>
                <w:szCs w:val="16"/>
                <w:rPrChange w:id="3450" w:author="Ademar Oliva Xavier Jr." w:date="2014-05-21T10:31:00Z">
                  <w:rPr>
                    <w:ins w:id="3451" w:author="Ademar Oliva Xavier Jr." w:date="2014-05-21T10:29:00Z"/>
                    <w:rFonts w:ascii="Calibri" w:hAnsi="Calibri"/>
                    <w:color w:val="000000"/>
                    <w:szCs w:val="22"/>
                  </w:rPr>
                </w:rPrChange>
              </w:rPr>
            </w:pPr>
            <w:ins w:id="3452" w:author="Ademar Oliva Xavier Jr." w:date="2014-05-21T10:29:00Z">
              <w:r w:rsidRPr="00AC393F">
                <w:rPr>
                  <w:rFonts w:ascii="Calibri" w:hAnsi="Calibri"/>
                  <w:color w:val="000000"/>
                  <w:sz w:val="16"/>
                  <w:szCs w:val="16"/>
                  <w:rPrChange w:id="34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54" w:author="Ademar Oliva Xavier Jr." w:date="2014-05-21T10:29:00Z"/>
                <w:rFonts w:ascii="Calibri" w:hAnsi="Calibri"/>
                <w:color w:val="000000"/>
                <w:sz w:val="16"/>
                <w:szCs w:val="16"/>
                <w:rPrChange w:id="3455" w:author="Ademar Oliva Xavier Jr." w:date="2014-05-21T10:31:00Z">
                  <w:rPr>
                    <w:ins w:id="3456" w:author="Ademar Oliva Xavier Jr." w:date="2014-05-21T10:29:00Z"/>
                    <w:rFonts w:ascii="Calibri" w:hAnsi="Calibri"/>
                    <w:color w:val="000000"/>
                    <w:szCs w:val="22"/>
                  </w:rPr>
                </w:rPrChange>
              </w:rPr>
            </w:pPr>
            <w:ins w:id="3457" w:author="Ademar Oliva Xavier Jr." w:date="2014-05-21T10:29:00Z">
              <w:r w:rsidRPr="00AC393F">
                <w:rPr>
                  <w:rFonts w:ascii="Calibri" w:hAnsi="Calibri"/>
                  <w:color w:val="000000"/>
                  <w:sz w:val="16"/>
                  <w:szCs w:val="16"/>
                  <w:rPrChange w:id="34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59" w:author="Ademar Oliva Xavier Jr." w:date="2014-05-21T10:29:00Z"/>
                <w:rFonts w:ascii="Calibri" w:hAnsi="Calibri"/>
                <w:color w:val="000000"/>
                <w:sz w:val="16"/>
                <w:szCs w:val="16"/>
                <w:rPrChange w:id="3460" w:author="Ademar Oliva Xavier Jr." w:date="2014-05-21T10:31:00Z">
                  <w:rPr>
                    <w:ins w:id="3461" w:author="Ademar Oliva Xavier Jr." w:date="2014-05-21T10:29:00Z"/>
                    <w:rFonts w:ascii="Calibri" w:hAnsi="Calibri"/>
                    <w:color w:val="000000"/>
                    <w:szCs w:val="22"/>
                  </w:rPr>
                </w:rPrChange>
              </w:rPr>
            </w:pPr>
            <w:ins w:id="3462" w:author="Ademar Oliva Xavier Jr." w:date="2014-05-21T10:29:00Z">
              <w:r w:rsidRPr="00AC393F">
                <w:rPr>
                  <w:rFonts w:ascii="Calibri" w:hAnsi="Calibri"/>
                  <w:color w:val="000000"/>
                  <w:sz w:val="16"/>
                  <w:szCs w:val="16"/>
                  <w:rPrChange w:id="34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64" w:author="Ademar Oliva Xavier Jr." w:date="2014-05-21T10:29:00Z"/>
                <w:rFonts w:ascii="Calibri" w:hAnsi="Calibri"/>
                <w:color w:val="000000"/>
                <w:sz w:val="16"/>
                <w:szCs w:val="16"/>
                <w:rPrChange w:id="3465" w:author="Ademar Oliva Xavier Jr." w:date="2014-05-21T10:31:00Z">
                  <w:rPr>
                    <w:ins w:id="3466" w:author="Ademar Oliva Xavier Jr." w:date="2014-05-21T10:29:00Z"/>
                    <w:rFonts w:ascii="Calibri" w:hAnsi="Calibri"/>
                    <w:color w:val="000000"/>
                    <w:szCs w:val="22"/>
                  </w:rPr>
                </w:rPrChange>
              </w:rPr>
            </w:pPr>
            <w:ins w:id="3467" w:author="Ademar Oliva Xavier Jr." w:date="2014-05-21T10:29:00Z">
              <w:r w:rsidRPr="00AC393F">
                <w:rPr>
                  <w:rFonts w:ascii="Calibri" w:hAnsi="Calibri"/>
                  <w:color w:val="000000"/>
                  <w:sz w:val="16"/>
                  <w:szCs w:val="16"/>
                  <w:rPrChange w:id="34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69" w:author="Ademar Oliva Xavier Jr." w:date="2014-05-21T10:29:00Z"/>
                <w:rFonts w:ascii="Calibri" w:hAnsi="Calibri"/>
                <w:color w:val="000000"/>
                <w:sz w:val="16"/>
                <w:szCs w:val="16"/>
                <w:rPrChange w:id="3470" w:author="Ademar Oliva Xavier Jr." w:date="2014-05-21T10:31:00Z">
                  <w:rPr>
                    <w:ins w:id="3471" w:author="Ademar Oliva Xavier Jr." w:date="2014-05-21T10:29:00Z"/>
                    <w:rFonts w:ascii="Calibri" w:hAnsi="Calibri"/>
                    <w:color w:val="000000"/>
                    <w:szCs w:val="22"/>
                  </w:rPr>
                </w:rPrChange>
              </w:rPr>
            </w:pPr>
            <w:ins w:id="3472" w:author="Ademar Oliva Xavier Jr." w:date="2014-05-21T10:29:00Z">
              <w:r w:rsidRPr="00AC393F">
                <w:rPr>
                  <w:rFonts w:ascii="Calibri" w:hAnsi="Calibri"/>
                  <w:color w:val="000000"/>
                  <w:sz w:val="16"/>
                  <w:szCs w:val="16"/>
                  <w:rPrChange w:id="34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74" w:author="Ademar Oliva Xavier Jr." w:date="2014-05-21T10:29:00Z"/>
                <w:rFonts w:ascii="Calibri" w:hAnsi="Calibri"/>
                <w:color w:val="000000"/>
                <w:sz w:val="16"/>
                <w:szCs w:val="16"/>
                <w:rPrChange w:id="3475" w:author="Ademar Oliva Xavier Jr." w:date="2014-05-21T10:31:00Z">
                  <w:rPr>
                    <w:ins w:id="3476" w:author="Ademar Oliva Xavier Jr." w:date="2014-05-21T10:29:00Z"/>
                    <w:rFonts w:ascii="Calibri" w:hAnsi="Calibri"/>
                    <w:color w:val="000000"/>
                    <w:szCs w:val="22"/>
                  </w:rPr>
                </w:rPrChange>
              </w:rPr>
            </w:pPr>
            <w:ins w:id="3477" w:author="Ademar Oliva Xavier Jr." w:date="2014-05-21T10:29:00Z">
              <w:r w:rsidRPr="00AC393F">
                <w:rPr>
                  <w:rFonts w:ascii="Calibri" w:hAnsi="Calibri"/>
                  <w:color w:val="000000"/>
                  <w:sz w:val="16"/>
                  <w:szCs w:val="16"/>
                  <w:rPrChange w:id="34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79" w:author="Ademar Oliva Xavier Jr." w:date="2014-05-21T10:29:00Z"/>
                <w:rFonts w:ascii="Calibri" w:hAnsi="Calibri"/>
                <w:color w:val="000000"/>
                <w:sz w:val="16"/>
                <w:szCs w:val="16"/>
                <w:rPrChange w:id="3480" w:author="Ademar Oliva Xavier Jr." w:date="2014-05-21T10:31:00Z">
                  <w:rPr>
                    <w:ins w:id="3481" w:author="Ademar Oliva Xavier Jr." w:date="2014-05-21T10:29:00Z"/>
                    <w:rFonts w:ascii="Calibri" w:hAnsi="Calibri"/>
                    <w:color w:val="000000"/>
                    <w:szCs w:val="22"/>
                  </w:rPr>
                </w:rPrChange>
              </w:rPr>
            </w:pPr>
            <w:ins w:id="3482" w:author="Ademar Oliva Xavier Jr." w:date="2014-05-21T10:29:00Z">
              <w:r w:rsidRPr="00AC393F">
                <w:rPr>
                  <w:rFonts w:ascii="Calibri" w:hAnsi="Calibri"/>
                  <w:color w:val="000000"/>
                  <w:sz w:val="16"/>
                  <w:szCs w:val="16"/>
                  <w:rPrChange w:id="34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84" w:author="Ademar Oliva Xavier Jr." w:date="2014-05-21T10:29:00Z"/>
                <w:rFonts w:ascii="Calibri" w:hAnsi="Calibri"/>
                <w:color w:val="000000"/>
                <w:sz w:val="16"/>
                <w:szCs w:val="16"/>
                <w:rPrChange w:id="3485" w:author="Ademar Oliva Xavier Jr." w:date="2014-05-21T10:31:00Z">
                  <w:rPr>
                    <w:ins w:id="3486" w:author="Ademar Oliva Xavier Jr." w:date="2014-05-21T10:29:00Z"/>
                    <w:rFonts w:ascii="Calibri" w:hAnsi="Calibri"/>
                    <w:color w:val="000000"/>
                    <w:szCs w:val="22"/>
                  </w:rPr>
                </w:rPrChange>
              </w:rPr>
            </w:pPr>
            <w:ins w:id="3487" w:author="Ademar Oliva Xavier Jr." w:date="2014-05-21T10:29:00Z">
              <w:r w:rsidRPr="00AC393F">
                <w:rPr>
                  <w:rFonts w:ascii="Calibri" w:hAnsi="Calibri"/>
                  <w:color w:val="000000"/>
                  <w:sz w:val="16"/>
                  <w:szCs w:val="16"/>
                  <w:rPrChange w:id="34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3489" w:author="Ademar Oliva Xavier Jr." w:date="2014-05-21T10:29:00Z"/>
                <w:rFonts w:ascii="Calibri" w:hAnsi="Calibri"/>
                <w:color w:val="000000"/>
                <w:sz w:val="16"/>
                <w:szCs w:val="16"/>
                <w:rPrChange w:id="3490" w:author="Ademar Oliva Xavier Jr." w:date="2014-05-21T10:31:00Z">
                  <w:rPr>
                    <w:ins w:id="3491" w:author="Ademar Oliva Xavier Jr." w:date="2014-05-21T10:29:00Z"/>
                    <w:rFonts w:ascii="Calibri" w:hAnsi="Calibri"/>
                    <w:color w:val="000000"/>
                    <w:szCs w:val="22"/>
                  </w:rPr>
                </w:rPrChange>
              </w:rPr>
            </w:pPr>
            <w:ins w:id="3492" w:author="Ademar Oliva Xavier Jr." w:date="2014-05-21T10:29:00Z">
              <w:r w:rsidRPr="00AC393F">
                <w:rPr>
                  <w:rFonts w:ascii="Calibri" w:hAnsi="Calibri"/>
                  <w:color w:val="000000"/>
                  <w:sz w:val="16"/>
                  <w:szCs w:val="16"/>
                  <w:rPrChange w:id="3493"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94" w:author="Ademar Oliva Xavier Jr." w:date="2014-05-21T10:29:00Z"/>
                <w:rFonts w:ascii="Calibri" w:hAnsi="Calibri"/>
                <w:color w:val="000000"/>
                <w:sz w:val="16"/>
                <w:szCs w:val="16"/>
                <w:rPrChange w:id="3495" w:author="Ademar Oliva Xavier Jr." w:date="2014-05-21T10:31:00Z">
                  <w:rPr>
                    <w:ins w:id="3496" w:author="Ademar Oliva Xavier Jr." w:date="2014-05-21T10:29:00Z"/>
                    <w:rFonts w:ascii="Calibri" w:hAnsi="Calibri"/>
                    <w:color w:val="000000"/>
                    <w:szCs w:val="22"/>
                  </w:rPr>
                </w:rPrChange>
              </w:rPr>
            </w:pPr>
            <w:ins w:id="3497" w:author="Ademar Oliva Xavier Jr." w:date="2014-05-21T10:29:00Z">
              <w:r w:rsidRPr="00AC393F">
                <w:rPr>
                  <w:rFonts w:ascii="Calibri" w:hAnsi="Calibri"/>
                  <w:color w:val="000000"/>
                  <w:sz w:val="16"/>
                  <w:szCs w:val="16"/>
                  <w:rPrChange w:id="34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499" w:author="Ademar Oliva Xavier Jr." w:date="2014-05-21T10:29:00Z"/>
                <w:rFonts w:ascii="Calibri" w:hAnsi="Calibri"/>
                <w:color w:val="000000"/>
                <w:sz w:val="16"/>
                <w:szCs w:val="16"/>
                <w:rPrChange w:id="3500" w:author="Ademar Oliva Xavier Jr." w:date="2014-05-21T10:31:00Z">
                  <w:rPr>
                    <w:ins w:id="3501" w:author="Ademar Oliva Xavier Jr." w:date="2014-05-21T10:29:00Z"/>
                    <w:rFonts w:ascii="Calibri" w:hAnsi="Calibri"/>
                    <w:color w:val="000000"/>
                    <w:szCs w:val="22"/>
                  </w:rPr>
                </w:rPrChange>
              </w:rPr>
            </w:pPr>
            <w:ins w:id="3502" w:author="Ademar Oliva Xavier Jr." w:date="2014-05-21T10:29:00Z">
              <w:r w:rsidRPr="00AC393F">
                <w:rPr>
                  <w:rFonts w:ascii="Calibri" w:hAnsi="Calibri"/>
                  <w:color w:val="000000"/>
                  <w:sz w:val="16"/>
                  <w:szCs w:val="16"/>
                  <w:rPrChange w:id="35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504" w:author="Ademar Oliva Xavier Jr." w:date="2014-05-21T10:29:00Z"/>
                <w:rFonts w:ascii="Calibri" w:hAnsi="Calibri"/>
                <w:color w:val="000000"/>
                <w:sz w:val="16"/>
                <w:szCs w:val="16"/>
                <w:rPrChange w:id="3505" w:author="Ademar Oliva Xavier Jr." w:date="2014-05-21T10:31:00Z">
                  <w:rPr>
                    <w:ins w:id="3506" w:author="Ademar Oliva Xavier Jr." w:date="2014-05-21T10:29:00Z"/>
                    <w:rFonts w:ascii="Calibri" w:hAnsi="Calibri"/>
                    <w:color w:val="000000"/>
                    <w:szCs w:val="22"/>
                  </w:rPr>
                </w:rPrChange>
              </w:rPr>
            </w:pPr>
            <w:ins w:id="3507" w:author="Ademar Oliva Xavier Jr." w:date="2014-05-21T10:29:00Z">
              <w:r w:rsidRPr="00AC393F">
                <w:rPr>
                  <w:rFonts w:ascii="Calibri" w:hAnsi="Calibri"/>
                  <w:color w:val="000000"/>
                  <w:sz w:val="16"/>
                  <w:szCs w:val="16"/>
                  <w:rPrChange w:id="35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509" w:author="Ademar Oliva Xavier Jr." w:date="2014-05-21T10:29:00Z"/>
                <w:rFonts w:ascii="Calibri" w:hAnsi="Calibri"/>
                <w:color w:val="000000"/>
                <w:sz w:val="16"/>
                <w:szCs w:val="16"/>
                <w:rPrChange w:id="3510" w:author="Ademar Oliva Xavier Jr." w:date="2014-05-21T10:31:00Z">
                  <w:rPr>
                    <w:ins w:id="3511" w:author="Ademar Oliva Xavier Jr." w:date="2014-05-21T10:29:00Z"/>
                    <w:rFonts w:ascii="Calibri" w:hAnsi="Calibri"/>
                    <w:color w:val="000000"/>
                    <w:szCs w:val="22"/>
                  </w:rPr>
                </w:rPrChange>
              </w:rPr>
            </w:pPr>
            <w:ins w:id="3512" w:author="Ademar Oliva Xavier Jr." w:date="2014-05-21T10:29:00Z">
              <w:r w:rsidRPr="00AC393F">
                <w:rPr>
                  <w:rFonts w:ascii="Calibri" w:hAnsi="Calibri"/>
                  <w:color w:val="000000"/>
                  <w:sz w:val="16"/>
                  <w:szCs w:val="16"/>
                  <w:rPrChange w:id="35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514" w:author="Ademar Oliva Xavier Jr." w:date="2014-05-21T10:29:00Z"/>
                <w:rFonts w:ascii="Calibri" w:hAnsi="Calibri"/>
                <w:color w:val="000000"/>
                <w:sz w:val="16"/>
                <w:szCs w:val="16"/>
                <w:rPrChange w:id="3515" w:author="Ademar Oliva Xavier Jr." w:date="2014-05-21T10:31:00Z">
                  <w:rPr>
                    <w:ins w:id="3516" w:author="Ademar Oliva Xavier Jr." w:date="2014-05-21T10:29:00Z"/>
                    <w:rFonts w:ascii="Calibri" w:hAnsi="Calibri"/>
                    <w:color w:val="000000"/>
                    <w:szCs w:val="22"/>
                  </w:rPr>
                </w:rPrChange>
              </w:rPr>
            </w:pPr>
            <w:ins w:id="3517" w:author="Ademar Oliva Xavier Jr." w:date="2014-05-21T10:29:00Z">
              <w:r w:rsidRPr="00AC393F">
                <w:rPr>
                  <w:rFonts w:ascii="Calibri" w:hAnsi="Calibri"/>
                  <w:color w:val="000000"/>
                  <w:sz w:val="16"/>
                  <w:szCs w:val="16"/>
                  <w:rPrChange w:id="35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519" w:author="Ademar Oliva Xavier Jr." w:date="2014-05-21T10:29:00Z"/>
                <w:rFonts w:ascii="Calibri" w:hAnsi="Calibri"/>
                <w:color w:val="000000"/>
                <w:sz w:val="16"/>
                <w:szCs w:val="16"/>
                <w:rPrChange w:id="3520" w:author="Ademar Oliva Xavier Jr." w:date="2014-05-21T10:31:00Z">
                  <w:rPr>
                    <w:ins w:id="3521" w:author="Ademar Oliva Xavier Jr." w:date="2014-05-21T10:29:00Z"/>
                    <w:rFonts w:ascii="Calibri" w:hAnsi="Calibri"/>
                    <w:color w:val="000000"/>
                    <w:szCs w:val="22"/>
                  </w:rPr>
                </w:rPrChange>
              </w:rPr>
            </w:pPr>
            <w:ins w:id="3522" w:author="Ademar Oliva Xavier Jr." w:date="2014-05-21T10:29:00Z">
              <w:r w:rsidRPr="00AC393F">
                <w:rPr>
                  <w:rFonts w:ascii="Calibri" w:hAnsi="Calibri"/>
                  <w:color w:val="000000"/>
                  <w:sz w:val="16"/>
                  <w:szCs w:val="16"/>
                  <w:rPrChange w:id="3523" w:author="Ademar Oliva Xavier Jr." w:date="2014-05-21T10:31:00Z">
                    <w:rPr>
                      <w:rFonts w:ascii="Calibri" w:hAnsi="Calibri"/>
                      <w:color w:val="000000"/>
                      <w:szCs w:val="22"/>
                    </w:rPr>
                  </w:rPrChange>
                </w:rPr>
                <w:t> </w:t>
              </w:r>
            </w:ins>
          </w:p>
        </w:tc>
      </w:tr>
      <w:tr w:rsidR="006600BE" w:rsidRPr="00AC393F" w:rsidTr="00AC393F">
        <w:trPr>
          <w:trHeight w:val="510"/>
          <w:ins w:id="3524"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525" w:author="Ademar Oliva Xavier Jr." w:date="2014-05-21T10:29:00Z"/>
                <w:rFonts w:ascii="Arial" w:hAnsi="Arial" w:cs="Arial"/>
                <w:color w:val="000000"/>
                <w:sz w:val="16"/>
                <w:szCs w:val="16"/>
                <w:rPrChange w:id="3526" w:author="Ademar Oliva Xavier Jr." w:date="2014-05-21T10:31:00Z">
                  <w:rPr>
                    <w:ins w:id="3527" w:author="Ademar Oliva Xavier Jr." w:date="2014-05-21T10:29:00Z"/>
                    <w:rFonts w:ascii="Arial" w:hAnsi="Arial" w:cs="Arial"/>
                    <w:color w:val="000000"/>
                    <w:sz w:val="20"/>
                    <w:szCs w:val="20"/>
                  </w:rPr>
                </w:rPrChange>
              </w:rPr>
            </w:pPr>
            <w:ins w:id="3528" w:author="Ademar Oliva Xavier Jr." w:date="2014-05-21T10:29:00Z">
              <w:r w:rsidRPr="00AC393F">
                <w:rPr>
                  <w:rFonts w:ascii="Arial" w:hAnsi="Arial" w:cs="Arial"/>
                  <w:color w:val="000000"/>
                  <w:sz w:val="16"/>
                  <w:szCs w:val="16"/>
                  <w:rPrChange w:id="3529" w:author="Ademar Oliva Xavier Jr." w:date="2014-05-21T10:31:00Z">
                    <w:rPr>
                      <w:rFonts w:ascii="Arial" w:hAnsi="Arial" w:cs="Arial"/>
                      <w:color w:val="000000"/>
                      <w:sz w:val="20"/>
                      <w:szCs w:val="20"/>
                    </w:rPr>
                  </w:rPrChange>
                </w:rPr>
                <w:t>Transferência Tecnológica - operação assistida com a alocação de um profissional no cliente</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30" w:author="Ademar Oliva Xavier Jr." w:date="2014-05-21T10:29:00Z"/>
                <w:rFonts w:ascii="Calibri" w:hAnsi="Calibri"/>
                <w:color w:val="000000"/>
                <w:sz w:val="16"/>
                <w:szCs w:val="16"/>
                <w:rPrChange w:id="3531" w:author="Ademar Oliva Xavier Jr." w:date="2014-05-21T10:31:00Z">
                  <w:rPr>
                    <w:ins w:id="3532" w:author="Ademar Oliva Xavier Jr." w:date="2014-05-21T10:29:00Z"/>
                    <w:rFonts w:ascii="Calibri" w:hAnsi="Calibri"/>
                    <w:color w:val="000000"/>
                    <w:szCs w:val="22"/>
                  </w:rPr>
                </w:rPrChange>
              </w:rPr>
            </w:pPr>
            <w:ins w:id="3533" w:author="Ademar Oliva Xavier Jr." w:date="2014-05-21T10:29:00Z">
              <w:r w:rsidRPr="00AC393F">
                <w:rPr>
                  <w:rFonts w:ascii="Calibri" w:hAnsi="Calibri"/>
                  <w:color w:val="000000"/>
                  <w:sz w:val="16"/>
                  <w:szCs w:val="16"/>
                  <w:rPrChange w:id="35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35" w:author="Ademar Oliva Xavier Jr." w:date="2014-05-21T10:29:00Z"/>
                <w:rFonts w:ascii="Calibri" w:hAnsi="Calibri"/>
                <w:color w:val="000000"/>
                <w:sz w:val="16"/>
                <w:szCs w:val="16"/>
                <w:rPrChange w:id="3536" w:author="Ademar Oliva Xavier Jr." w:date="2014-05-21T10:31:00Z">
                  <w:rPr>
                    <w:ins w:id="3537" w:author="Ademar Oliva Xavier Jr." w:date="2014-05-21T10:29:00Z"/>
                    <w:rFonts w:ascii="Calibri" w:hAnsi="Calibri"/>
                    <w:color w:val="000000"/>
                    <w:szCs w:val="22"/>
                  </w:rPr>
                </w:rPrChange>
              </w:rPr>
            </w:pPr>
            <w:ins w:id="3538" w:author="Ademar Oliva Xavier Jr." w:date="2014-05-21T10:29:00Z">
              <w:r w:rsidRPr="00AC393F">
                <w:rPr>
                  <w:rFonts w:ascii="Calibri" w:hAnsi="Calibri"/>
                  <w:color w:val="000000"/>
                  <w:sz w:val="16"/>
                  <w:szCs w:val="16"/>
                  <w:rPrChange w:id="35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40" w:author="Ademar Oliva Xavier Jr." w:date="2014-05-21T10:29:00Z"/>
                <w:rFonts w:ascii="Calibri" w:hAnsi="Calibri"/>
                <w:color w:val="000000"/>
                <w:sz w:val="16"/>
                <w:szCs w:val="16"/>
                <w:rPrChange w:id="3541" w:author="Ademar Oliva Xavier Jr." w:date="2014-05-21T10:31:00Z">
                  <w:rPr>
                    <w:ins w:id="3542" w:author="Ademar Oliva Xavier Jr." w:date="2014-05-21T10:29:00Z"/>
                    <w:rFonts w:ascii="Calibri" w:hAnsi="Calibri"/>
                    <w:color w:val="000000"/>
                    <w:szCs w:val="22"/>
                  </w:rPr>
                </w:rPrChange>
              </w:rPr>
            </w:pPr>
            <w:ins w:id="3543" w:author="Ademar Oliva Xavier Jr." w:date="2014-05-21T10:29:00Z">
              <w:r w:rsidRPr="00AC393F">
                <w:rPr>
                  <w:rFonts w:ascii="Calibri" w:hAnsi="Calibri"/>
                  <w:color w:val="000000"/>
                  <w:sz w:val="16"/>
                  <w:szCs w:val="16"/>
                  <w:rPrChange w:id="35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45" w:author="Ademar Oliva Xavier Jr." w:date="2014-05-21T10:29:00Z"/>
                <w:rFonts w:ascii="Calibri" w:hAnsi="Calibri"/>
                <w:color w:val="000000"/>
                <w:sz w:val="16"/>
                <w:szCs w:val="16"/>
                <w:rPrChange w:id="3546" w:author="Ademar Oliva Xavier Jr." w:date="2014-05-21T10:31:00Z">
                  <w:rPr>
                    <w:ins w:id="3547" w:author="Ademar Oliva Xavier Jr." w:date="2014-05-21T10:29:00Z"/>
                    <w:rFonts w:ascii="Calibri" w:hAnsi="Calibri"/>
                    <w:color w:val="000000"/>
                    <w:szCs w:val="22"/>
                  </w:rPr>
                </w:rPrChange>
              </w:rPr>
            </w:pPr>
            <w:ins w:id="3548" w:author="Ademar Oliva Xavier Jr." w:date="2014-05-21T10:29:00Z">
              <w:r w:rsidRPr="00AC393F">
                <w:rPr>
                  <w:rFonts w:ascii="Calibri" w:hAnsi="Calibri"/>
                  <w:color w:val="000000"/>
                  <w:sz w:val="16"/>
                  <w:szCs w:val="16"/>
                  <w:rPrChange w:id="35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50" w:author="Ademar Oliva Xavier Jr." w:date="2014-05-21T10:29:00Z"/>
                <w:rFonts w:ascii="Calibri" w:hAnsi="Calibri"/>
                <w:color w:val="000000"/>
                <w:sz w:val="16"/>
                <w:szCs w:val="16"/>
                <w:rPrChange w:id="3551" w:author="Ademar Oliva Xavier Jr." w:date="2014-05-21T10:31:00Z">
                  <w:rPr>
                    <w:ins w:id="3552" w:author="Ademar Oliva Xavier Jr." w:date="2014-05-21T10:29:00Z"/>
                    <w:rFonts w:ascii="Calibri" w:hAnsi="Calibri"/>
                    <w:color w:val="000000"/>
                    <w:szCs w:val="22"/>
                  </w:rPr>
                </w:rPrChange>
              </w:rPr>
            </w:pPr>
            <w:ins w:id="3553" w:author="Ademar Oliva Xavier Jr." w:date="2014-05-21T10:29:00Z">
              <w:r w:rsidRPr="00AC393F">
                <w:rPr>
                  <w:rFonts w:ascii="Calibri" w:hAnsi="Calibri"/>
                  <w:color w:val="000000"/>
                  <w:sz w:val="16"/>
                  <w:szCs w:val="16"/>
                  <w:rPrChange w:id="35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55" w:author="Ademar Oliva Xavier Jr." w:date="2014-05-21T10:29:00Z"/>
                <w:rFonts w:ascii="Calibri" w:hAnsi="Calibri"/>
                <w:color w:val="000000"/>
                <w:sz w:val="16"/>
                <w:szCs w:val="16"/>
                <w:rPrChange w:id="3556" w:author="Ademar Oliva Xavier Jr." w:date="2014-05-21T10:31:00Z">
                  <w:rPr>
                    <w:ins w:id="3557" w:author="Ademar Oliva Xavier Jr." w:date="2014-05-21T10:29:00Z"/>
                    <w:rFonts w:ascii="Calibri" w:hAnsi="Calibri"/>
                    <w:color w:val="000000"/>
                    <w:szCs w:val="22"/>
                  </w:rPr>
                </w:rPrChange>
              </w:rPr>
            </w:pPr>
            <w:ins w:id="3558" w:author="Ademar Oliva Xavier Jr." w:date="2014-05-21T10:29:00Z">
              <w:r w:rsidRPr="00AC393F">
                <w:rPr>
                  <w:rFonts w:ascii="Calibri" w:hAnsi="Calibri"/>
                  <w:color w:val="000000"/>
                  <w:sz w:val="16"/>
                  <w:szCs w:val="16"/>
                  <w:rPrChange w:id="35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60" w:author="Ademar Oliva Xavier Jr." w:date="2014-05-21T10:29:00Z"/>
                <w:rFonts w:ascii="Calibri" w:hAnsi="Calibri"/>
                <w:color w:val="000000"/>
                <w:sz w:val="16"/>
                <w:szCs w:val="16"/>
                <w:rPrChange w:id="3561" w:author="Ademar Oliva Xavier Jr." w:date="2014-05-21T10:31:00Z">
                  <w:rPr>
                    <w:ins w:id="3562" w:author="Ademar Oliva Xavier Jr." w:date="2014-05-21T10:29:00Z"/>
                    <w:rFonts w:ascii="Calibri" w:hAnsi="Calibri"/>
                    <w:color w:val="000000"/>
                    <w:szCs w:val="22"/>
                  </w:rPr>
                </w:rPrChange>
              </w:rPr>
            </w:pPr>
            <w:ins w:id="3563" w:author="Ademar Oliva Xavier Jr." w:date="2014-05-21T10:29:00Z">
              <w:r w:rsidRPr="00AC393F">
                <w:rPr>
                  <w:rFonts w:ascii="Calibri" w:hAnsi="Calibri"/>
                  <w:color w:val="000000"/>
                  <w:sz w:val="16"/>
                  <w:szCs w:val="16"/>
                  <w:rPrChange w:id="35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65" w:author="Ademar Oliva Xavier Jr." w:date="2014-05-21T10:29:00Z"/>
                <w:rFonts w:ascii="Calibri" w:hAnsi="Calibri"/>
                <w:color w:val="000000"/>
                <w:sz w:val="16"/>
                <w:szCs w:val="16"/>
                <w:rPrChange w:id="3566" w:author="Ademar Oliva Xavier Jr." w:date="2014-05-21T10:31:00Z">
                  <w:rPr>
                    <w:ins w:id="3567" w:author="Ademar Oliva Xavier Jr." w:date="2014-05-21T10:29:00Z"/>
                    <w:rFonts w:ascii="Calibri" w:hAnsi="Calibri"/>
                    <w:color w:val="000000"/>
                    <w:szCs w:val="22"/>
                  </w:rPr>
                </w:rPrChange>
              </w:rPr>
            </w:pPr>
            <w:ins w:id="3568" w:author="Ademar Oliva Xavier Jr." w:date="2014-05-21T10:29:00Z">
              <w:r w:rsidRPr="00AC393F">
                <w:rPr>
                  <w:rFonts w:ascii="Calibri" w:hAnsi="Calibri"/>
                  <w:color w:val="000000"/>
                  <w:sz w:val="16"/>
                  <w:szCs w:val="16"/>
                  <w:rPrChange w:id="35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70" w:author="Ademar Oliva Xavier Jr." w:date="2014-05-21T10:29:00Z"/>
                <w:rFonts w:ascii="Calibri" w:hAnsi="Calibri"/>
                <w:color w:val="000000"/>
                <w:sz w:val="16"/>
                <w:szCs w:val="16"/>
                <w:rPrChange w:id="3571" w:author="Ademar Oliva Xavier Jr." w:date="2014-05-21T10:31:00Z">
                  <w:rPr>
                    <w:ins w:id="3572" w:author="Ademar Oliva Xavier Jr." w:date="2014-05-21T10:29:00Z"/>
                    <w:rFonts w:ascii="Calibri" w:hAnsi="Calibri"/>
                    <w:color w:val="000000"/>
                    <w:szCs w:val="22"/>
                  </w:rPr>
                </w:rPrChange>
              </w:rPr>
            </w:pPr>
            <w:ins w:id="3573" w:author="Ademar Oliva Xavier Jr." w:date="2014-05-21T10:29:00Z">
              <w:r w:rsidRPr="00AC393F">
                <w:rPr>
                  <w:rFonts w:ascii="Calibri" w:hAnsi="Calibri"/>
                  <w:color w:val="000000"/>
                  <w:sz w:val="16"/>
                  <w:szCs w:val="16"/>
                  <w:rPrChange w:id="35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3575" w:author="Ademar Oliva Xavier Jr." w:date="2014-05-21T10:29:00Z"/>
                <w:rFonts w:ascii="Calibri" w:hAnsi="Calibri"/>
                <w:color w:val="000000"/>
                <w:sz w:val="16"/>
                <w:szCs w:val="16"/>
                <w:rPrChange w:id="3576" w:author="Ademar Oliva Xavier Jr." w:date="2014-05-21T10:31:00Z">
                  <w:rPr>
                    <w:ins w:id="3577" w:author="Ademar Oliva Xavier Jr." w:date="2014-05-21T10:29:00Z"/>
                    <w:rFonts w:ascii="Calibri" w:hAnsi="Calibri"/>
                    <w:color w:val="000000"/>
                    <w:szCs w:val="22"/>
                  </w:rPr>
                </w:rPrChange>
              </w:rPr>
            </w:pPr>
            <w:ins w:id="3578" w:author="Ademar Oliva Xavier Jr." w:date="2014-05-21T10:29:00Z">
              <w:r w:rsidRPr="00AC393F">
                <w:rPr>
                  <w:rFonts w:ascii="Calibri" w:hAnsi="Calibri"/>
                  <w:color w:val="000000"/>
                  <w:sz w:val="16"/>
                  <w:szCs w:val="16"/>
                  <w:rPrChange w:id="35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80" w:author="Ademar Oliva Xavier Jr." w:date="2014-05-21T10:29:00Z"/>
                <w:rFonts w:ascii="Calibri" w:hAnsi="Calibri"/>
                <w:color w:val="000000"/>
                <w:sz w:val="16"/>
                <w:szCs w:val="16"/>
                <w:rPrChange w:id="3581" w:author="Ademar Oliva Xavier Jr." w:date="2014-05-21T10:31:00Z">
                  <w:rPr>
                    <w:ins w:id="3582" w:author="Ademar Oliva Xavier Jr." w:date="2014-05-21T10:29:00Z"/>
                    <w:rFonts w:ascii="Calibri" w:hAnsi="Calibri"/>
                    <w:color w:val="000000"/>
                    <w:szCs w:val="22"/>
                  </w:rPr>
                </w:rPrChange>
              </w:rPr>
            </w:pPr>
            <w:ins w:id="3583" w:author="Ademar Oliva Xavier Jr." w:date="2014-05-21T10:29:00Z">
              <w:r w:rsidRPr="00AC393F">
                <w:rPr>
                  <w:rFonts w:ascii="Calibri" w:hAnsi="Calibri"/>
                  <w:color w:val="000000"/>
                  <w:sz w:val="16"/>
                  <w:szCs w:val="16"/>
                  <w:rPrChange w:id="35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85" w:author="Ademar Oliva Xavier Jr." w:date="2014-05-21T10:29:00Z"/>
                <w:rFonts w:ascii="Calibri" w:hAnsi="Calibri"/>
                <w:color w:val="000000"/>
                <w:sz w:val="16"/>
                <w:szCs w:val="16"/>
                <w:rPrChange w:id="3586" w:author="Ademar Oliva Xavier Jr." w:date="2014-05-21T10:31:00Z">
                  <w:rPr>
                    <w:ins w:id="3587" w:author="Ademar Oliva Xavier Jr." w:date="2014-05-21T10:29:00Z"/>
                    <w:rFonts w:ascii="Calibri" w:hAnsi="Calibri"/>
                    <w:color w:val="000000"/>
                    <w:szCs w:val="22"/>
                  </w:rPr>
                </w:rPrChange>
              </w:rPr>
            </w:pPr>
            <w:ins w:id="3588" w:author="Ademar Oliva Xavier Jr." w:date="2014-05-21T10:29:00Z">
              <w:r w:rsidRPr="00AC393F">
                <w:rPr>
                  <w:rFonts w:ascii="Calibri" w:hAnsi="Calibri"/>
                  <w:color w:val="000000"/>
                  <w:sz w:val="16"/>
                  <w:szCs w:val="16"/>
                  <w:rPrChange w:id="35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90" w:author="Ademar Oliva Xavier Jr." w:date="2014-05-21T10:29:00Z"/>
                <w:rFonts w:ascii="Calibri" w:hAnsi="Calibri"/>
                <w:color w:val="000000"/>
                <w:sz w:val="16"/>
                <w:szCs w:val="16"/>
                <w:rPrChange w:id="3591" w:author="Ademar Oliva Xavier Jr." w:date="2014-05-21T10:31:00Z">
                  <w:rPr>
                    <w:ins w:id="3592" w:author="Ademar Oliva Xavier Jr." w:date="2014-05-21T10:29:00Z"/>
                    <w:rFonts w:ascii="Calibri" w:hAnsi="Calibri"/>
                    <w:color w:val="000000"/>
                    <w:szCs w:val="22"/>
                  </w:rPr>
                </w:rPrChange>
              </w:rPr>
            </w:pPr>
            <w:ins w:id="3593" w:author="Ademar Oliva Xavier Jr." w:date="2014-05-21T10:29:00Z">
              <w:r w:rsidRPr="00AC393F">
                <w:rPr>
                  <w:rFonts w:ascii="Calibri" w:hAnsi="Calibri"/>
                  <w:color w:val="000000"/>
                  <w:sz w:val="16"/>
                  <w:szCs w:val="16"/>
                  <w:rPrChange w:id="35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595" w:author="Ademar Oliva Xavier Jr." w:date="2014-05-21T10:29:00Z"/>
                <w:rFonts w:ascii="Calibri" w:hAnsi="Calibri"/>
                <w:color w:val="000000"/>
                <w:sz w:val="16"/>
                <w:szCs w:val="16"/>
                <w:rPrChange w:id="3596" w:author="Ademar Oliva Xavier Jr." w:date="2014-05-21T10:31:00Z">
                  <w:rPr>
                    <w:ins w:id="3597" w:author="Ademar Oliva Xavier Jr." w:date="2014-05-21T10:29:00Z"/>
                    <w:rFonts w:ascii="Calibri" w:hAnsi="Calibri"/>
                    <w:color w:val="000000"/>
                    <w:szCs w:val="22"/>
                  </w:rPr>
                </w:rPrChange>
              </w:rPr>
            </w:pPr>
            <w:ins w:id="3598" w:author="Ademar Oliva Xavier Jr." w:date="2014-05-21T10:29:00Z">
              <w:r w:rsidRPr="00AC393F">
                <w:rPr>
                  <w:rFonts w:ascii="Calibri" w:hAnsi="Calibri"/>
                  <w:color w:val="000000"/>
                  <w:sz w:val="16"/>
                  <w:szCs w:val="16"/>
                  <w:rPrChange w:id="35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00" w:author="Ademar Oliva Xavier Jr." w:date="2014-05-21T10:29:00Z"/>
                <w:rFonts w:ascii="Calibri" w:hAnsi="Calibri"/>
                <w:color w:val="000000"/>
                <w:sz w:val="16"/>
                <w:szCs w:val="16"/>
                <w:rPrChange w:id="3601" w:author="Ademar Oliva Xavier Jr." w:date="2014-05-21T10:31:00Z">
                  <w:rPr>
                    <w:ins w:id="3602" w:author="Ademar Oliva Xavier Jr." w:date="2014-05-21T10:29:00Z"/>
                    <w:rFonts w:ascii="Calibri" w:hAnsi="Calibri"/>
                    <w:color w:val="000000"/>
                    <w:szCs w:val="22"/>
                  </w:rPr>
                </w:rPrChange>
              </w:rPr>
            </w:pPr>
            <w:ins w:id="3603" w:author="Ademar Oliva Xavier Jr." w:date="2014-05-21T10:29:00Z">
              <w:r w:rsidRPr="00AC393F">
                <w:rPr>
                  <w:rFonts w:ascii="Calibri" w:hAnsi="Calibri"/>
                  <w:color w:val="000000"/>
                  <w:sz w:val="16"/>
                  <w:szCs w:val="16"/>
                  <w:rPrChange w:id="36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05" w:author="Ademar Oliva Xavier Jr." w:date="2014-05-21T10:29:00Z"/>
                <w:rFonts w:ascii="Calibri" w:hAnsi="Calibri"/>
                <w:color w:val="000000"/>
                <w:sz w:val="16"/>
                <w:szCs w:val="16"/>
                <w:rPrChange w:id="3606" w:author="Ademar Oliva Xavier Jr." w:date="2014-05-21T10:31:00Z">
                  <w:rPr>
                    <w:ins w:id="3607" w:author="Ademar Oliva Xavier Jr." w:date="2014-05-21T10:29:00Z"/>
                    <w:rFonts w:ascii="Calibri" w:hAnsi="Calibri"/>
                    <w:color w:val="000000"/>
                    <w:szCs w:val="22"/>
                  </w:rPr>
                </w:rPrChange>
              </w:rPr>
            </w:pPr>
            <w:ins w:id="3608" w:author="Ademar Oliva Xavier Jr." w:date="2014-05-21T10:29:00Z">
              <w:r w:rsidRPr="00AC393F">
                <w:rPr>
                  <w:rFonts w:ascii="Calibri" w:hAnsi="Calibri"/>
                  <w:color w:val="000000"/>
                  <w:sz w:val="16"/>
                  <w:szCs w:val="16"/>
                  <w:rPrChange w:id="36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10" w:author="Ademar Oliva Xavier Jr." w:date="2014-05-21T10:29:00Z"/>
                <w:rFonts w:ascii="Calibri" w:hAnsi="Calibri"/>
                <w:color w:val="000000"/>
                <w:sz w:val="16"/>
                <w:szCs w:val="16"/>
                <w:rPrChange w:id="3611" w:author="Ademar Oliva Xavier Jr." w:date="2014-05-21T10:31:00Z">
                  <w:rPr>
                    <w:ins w:id="3612" w:author="Ademar Oliva Xavier Jr." w:date="2014-05-21T10:29:00Z"/>
                    <w:rFonts w:ascii="Calibri" w:hAnsi="Calibri"/>
                    <w:color w:val="000000"/>
                    <w:szCs w:val="22"/>
                  </w:rPr>
                </w:rPrChange>
              </w:rPr>
            </w:pPr>
            <w:ins w:id="3613" w:author="Ademar Oliva Xavier Jr." w:date="2014-05-21T10:29:00Z">
              <w:r w:rsidRPr="00AC393F">
                <w:rPr>
                  <w:rFonts w:ascii="Calibri" w:hAnsi="Calibri"/>
                  <w:color w:val="000000"/>
                  <w:sz w:val="16"/>
                  <w:szCs w:val="16"/>
                  <w:rPrChange w:id="36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3615" w:author="Ademar Oliva Xavier Jr." w:date="2014-05-21T10:29:00Z"/>
                <w:rFonts w:ascii="Calibri" w:hAnsi="Calibri"/>
                <w:color w:val="000000"/>
                <w:sz w:val="16"/>
                <w:szCs w:val="16"/>
                <w:rPrChange w:id="3616" w:author="Ademar Oliva Xavier Jr." w:date="2014-05-21T10:31:00Z">
                  <w:rPr>
                    <w:ins w:id="3617" w:author="Ademar Oliva Xavier Jr." w:date="2014-05-21T10:29:00Z"/>
                    <w:rFonts w:ascii="Calibri" w:hAnsi="Calibri"/>
                    <w:color w:val="000000"/>
                    <w:szCs w:val="22"/>
                  </w:rPr>
                </w:rPrChange>
              </w:rPr>
            </w:pPr>
            <w:ins w:id="3618" w:author="Ademar Oliva Xavier Jr." w:date="2014-05-21T10:29:00Z">
              <w:r w:rsidRPr="00AC393F">
                <w:rPr>
                  <w:rFonts w:ascii="Calibri" w:hAnsi="Calibri"/>
                  <w:color w:val="000000"/>
                  <w:sz w:val="16"/>
                  <w:szCs w:val="16"/>
                  <w:rPrChange w:id="3619"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20" w:author="Ademar Oliva Xavier Jr." w:date="2014-05-21T10:29:00Z"/>
                <w:rFonts w:ascii="Calibri" w:hAnsi="Calibri"/>
                <w:color w:val="000000"/>
                <w:sz w:val="16"/>
                <w:szCs w:val="16"/>
                <w:rPrChange w:id="3621" w:author="Ademar Oliva Xavier Jr." w:date="2014-05-21T10:31:00Z">
                  <w:rPr>
                    <w:ins w:id="3622" w:author="Ademar Oliva Xavier Jr." w:date="2014-05-21T10:29:00Z"/>
                    <w:rFonts w:ascii="Calibri" w:hAnsi="Calibri"/>
                    <w:color w:val="000000"/>
                    <w:szCs w:val="22"/>
                  </w:rPr>
                </w:rPrChange>
              </w:rPr>
            </w:pPr>
            <w:ins w:id="3623" w:author="Ademar Oliva Xavier Jr." w:date="2014-05-21T10:29:00Z">
              <w:r w:rsidRPr="00AC393F">
                <w:rPr>
                  <w:rFonts w:ascii="Calibri" w:hAnsi="Calibri"/>
                  <w:color w:val="000000"/>
                  <w:sz w:val="16"/>
                  <w:szCs w:val="16"/>
                  <w:rPrChange w:id="36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25" w:author="Ademar Oliva Xavier Jr." w:date="2014-05-21T10:29:00Z"/>
                <w:rFonts w:ascii="Calibri" w:hAnsi="Calibri"/>
                <w:color w:val="000000"/>
                <w:sz w:val="16"/>
                <w:szCs w:val="16"/>
                <w:rPrChange w:id="3626" w:author="Ademar Oliva Xavier Jr." w:date="2014-05-21T10:31:00Z">
                  <w:rPr>
                    <w:ins w:id="3627" w:author="Ademar Oliva Xavier Jr." w:date="2014-05-21T10:29:00Z"/>
                    <w:rFonts w:ascii="Calibri" w:hAnsi="Calibri"/>
                    <w:color w:val="000000"/>
                    <w:szCs w:val="22"/>
                  </w:rPr>
                </w:rPrChange>
              </w:rPr>
            </w:pPr>
            <w:ins w:id="3628" w:author="Ademar Oliva Xavier Jr." w:date="2014-05-21T10:29:00Z">
              <w:r w:rsidRPr="00AC393F">
                <w:rPr>
                  <w:rFonts w:ascii="Calibri" w:hAnsi="Calibri"/>
                  <w:color w:val="000000"/>
                  <w:sz w:val="16"/>
                  <w:szCs w:val="16"/>
                  <w:rPrChange w:id="36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30" w:author="Ademar Oliva Xavier Jr." w:date="2014-05-21T10:29:00Z"/>
                <w:rFonts w:ascii="Calibri" w:hAnsi="Calibri"/>
                <w:color w:val="000000"/>
                <w:sz w:val="16"/>
                <w:szCs w:val="16"/>
                <w:rPrChange w:id="3631" w:author="Ademar Oliva Xavier Jr." w:date="2014-05-21T10:31:00Z">
                  <w:rPr>
                    <w:ins w:id="3632" w:author="Ademar Oliva Xavier Jr." w:date="2014-05-21T10:29:00Z"/>
                    <w:rFonts w:ascii="Calibri" w:hAnsi="Calibri"/>
                    <w:color w:val="000000"/>
                    <w:szCs w:val="22"/>
                  </w:rPr>
                </w:rPrChange>
              </w:rPr>
            </w:pPr>
            <w:ins w:id="3633" w:author="Ademar Oliva Xavier Jr." w:date="2014-05-21T10:29:00Z">
              <w:r w:rsidRPr="00AC393F">
                <w:rPr>
                  <w:rFonts w:ascii="Calibri" w:hAnsi="Calibri"/>
                  <w:color w:val="000000"/>
                  <w:sz w:val="16"/>
                  <w:szCs w:val="16"/>
                  <w:rPrChange w:id="36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35" w:author="Ademar Oliva Xavier Jr." w:date="2014-05-21T10:29:00Z"/>
                <w:rFonts w:ascii="Calibri" w:hAnsi="Calibri"/>
                <w:color w:val="000000"/>
                <w:sz w:val="16"/>
                <w:szCs w:val="16"/>
                <w:rPrChange w:id="3636" w:author="Ademar Oliva Xavier Jr." w:date="2014-05-21T10:31:00Z">
                  <w:rPr>
                    <w:ins w:id="3637" w:author="Ademar Oliva Xavier Jr." w:date="2014-05-21T10:29:00Z"/>
                    <w:rFonts w:ascii="Calibri" w:hAnsi="Calibri"/>
                    <w:color w:val="000000"/>
                    <w:szCs w:val="22"/>
                  </w:rPr>
                </w:rPrChange>
              </w:rPr>
            </w:pPr>
            <w:ins w:id="3638" w:author="Ademar Oliva Xavier Jr." w:date="2014-05-21T10:29:00Z">
              <w:r w:rsidRPr="00AC393F">
                <w:rPr>
                  <w:rFonts w:ascii="Calibri" w:hAnsi="Calibri"/>
                  <w:color w:val="000000"/>
                  <w:sz w:val="16"/>
                  <w:szCs w:val="16"/>
                  <w:rPrChange w:id="36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640" w:author="Ademar Oliva Xavier Jr." w:date="2014-05-21T10:29:00Z"/>
                <w:rFonts w:ascii="Calibri" w:hAnsi="Calibri"/>
                <w:color w:val="000000"/>
                <w:sz w:val="16"/>
                <w:szCs w:val="16"/>
                <w:rPrChange w:id="3641" w:author="Ademar Oliva Xavier Jr." w:date="2014-05-21T10:31:00Z">
                  <w:rPr>
                    <w:ins w:id="3642" w:author="Ademar Oliva Xavier Jr." w:date="2014-05-21T10:29:00Z"/>
                    <w:rFonts w:ascii="Calibri" w:hAnsi="Calibri"/>
                    <w:color w:val="000000"/>
                    <w:szCs w:val="22"/>
                  </w:rPr>
                </w:rPrChange>
              </w:rPr>
            </w:pPr>
            <w:ins w:id="3643" w:author="Ademar Oliva Xavier Jr." w:date="2014-05-21T10:29:00Z">
              <w:r w:rsidRPr="00AC393F">
                <w:rPr>
                  <w:rFonts w:ascii="Calibri" w:hAnsi="Calibri"/>
                  <w:color w:val="000000"/>
                  <w:sz w:val="16"/>
                  <w:szCs w:val="16"/>
                  <w:rPrChange w:id="36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3645" w:author="Ademar Oliva Xavier Jr." w:date="2014-05-21T10:29:00Z"/>
                <w:rFonts w:ascii="Calibri" w:hAnsi="Calibri"/>
                <w:color w:val="000000"/>
                <w:sz w:val="16"/>
                <w:szCs w:val="16"/>
                <w:rPrChange w:id="3646" w:author="Ademar Oliva Xavier Jr." w:date="2014-05-21T10:31:00Z">
                  <w:rPr>
                    <w:ins w:id="3647" w:author="Ademar Oliva Xavier Jr." w:date="2014-05-21T10:29:00Z"/>
                    <w:rFonts w:ascii="Calibri" w:hAnsi="Calibri"/>
                    <w:color w:val="000000"/>
                    <w:szCs w:val="22"/>
                  </w:rPr>
                </w:rPrChange>
              </w:rPr>
            </w:pPr>
            <w:ins w:id="3648" w:author="Ademar Oliva Xavier Jr." w:date="2014-05-21T10:29:00Z">
              <w:r w:rsidRPr="00AC393F">
                <w:rPr>
                  <w:rFonts w:ascii="Calibri" w:hAnsi="Calibri"/>
                  <w:color w:val="000000"/>
                  <w:sz w:val="16"/>
                  <w:szCs w:val="16"/>
                  <w:rPrChange w:id="3649" w:author="Ademar Oliva Xavier Jr." w:date="2014-05-21T10:31:00Z">
                    <w:rPr>
                      <w:rFonts w:ascii="Calibri" w:hAnsi="Calibri"/>
                      <w:color w:val="000000"/>
                      <w:szCs w:val="22"/>
                    </w:rPr>
                  </w:rPrChange>
                </w:rPr>
                <w:t> </w:t>
              </w:r>
            </w:ins>
          </w:p>
        </w:tc>
      </w:tr>
      <w:tr w:rsidR="006600BE" w:rsidRPr="00AC393F" w:rsidTr="00AC393F">
        <w:trPr>
          <w:trHeight w:val="300"/>
          <w:ins w:id="3650"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651" w:author="Ademar Oliva Xavier Jr." w:date="2014-05-21T10:29:00Z"/>
                <w:rFonts w:ascii="Arial" w:hAnsi="Arial" w:cs="Arial"/>
                <w:color w:val="000000"/>
                <w:sz w:val="16"/>
                <w:szCs w:val="16"/>
                <w:rPrChange w:id="3652" w:author="Ademar Oliva Xavier Jr." w:date="2014-05-21T10:31:00Z">
                  <w:rPr>
                    <w:ins w:id="3653" w:author="Ademar Oliva Xavier Jr." w:date="2014-05-21T10:29:00Z"/>
                    <w:rFonts w:ascii="Arial" w:hAnsi="Arial" w:cs="Arial"/>
                    <w:color w:val="000000"/>
                    <w:sz w:val="20"/>
                    <w:szCs w:val="20"/>
                  </w:rPr>
                </w:rPrChange>
              </w:rPr>
            </w:pPr>
            <w:ins w:id="3654" w:author="Ademar Oliva Xavier Jr." w:date="2014-05-21T10:29:00Z">
              <w:r w:rsidRPr="00AC393F">
                <w:rPr>
                  <w:rFonts w:ascii="Arial" w:hAnsi="Arial" w:cs="Arial"/>
                  <w:color w:val="000000"/>
                  <w:sz w:val="16"/>
                  <w:szCs w:val="16"/>
                  <w:rPrChange w:id="3655" w:author="Ademar Oliva Xavier Jr." w:date="2014-05-21T10:31:00Z">
                    <w:rPr>
                      <w:rFonts w:ascii="Arial" w:hAnsi="Arial" w:cs="Arial"/>
                      <w:color w:val="000000"/>
                      <w:sz w:val="20"/>
                      <w:szCs w:val="20"/>
                    </w:rPr>
                  </w:rPrChange>
                </w:rPr>
                <w:t>Capacitação em um total de 100 horas</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56" w:author="Ademar Oliva Xavier Jr." w:date="2014-05-21T10:29:00Z"/>
                <w:rFonts w:ascii="Calibri" w:hAnsi="Calibri"/>
                <w:color w:val="000000"/>
                <w:sz w:val="16"/>
                <w:szCs w:val="16"/>
                <w:rPrChange w:id="3657" w:author="Ademar Oliva Xavier Jr." w:date="2014-05-21T10:31:00Z">
                  <w:rPr>
                    <w:ins w:id="3658" w:author="Ademar Oliva Xavier Jr." w:date="2014-05-21T10:29:00Z"/>
                    <w:rFonts w:ascii="Calibri" w:hAnsi="Calibri"/>
                    <w:color w:val="000000"/>
                    <w:szCs w:val="22"/>
                  </w:rPr>
                </w:rPrChange>
              </w:rPr>
            </w:pPr>
            <w:ins w:id="3659" w:author="Ademar Oliva Xavier Jr." w:date="2014-05-21T10:29:00Z">
              <w:r w:rsidRPr="00AC393F">
                <w:rPr>
                  <w:rFonts w:ascii="Calibri" w:hAnsi="Calibri"/>
                  <w:color w:val="000000"/>
                  <w:sz w:val="16"/>
                  <w:szCs w:val="16"/>
                  <w:rPrChange w:id="36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61" w:author="Ademar Oliva Xavier Jr." w:date="2014-05-21T10:29:00Z"/>
                <w:rFonts w:ascii="Calibri" w:hAnsi="Calibri"/>
                <w:color w:val="000000"/>
                <w:sz w:val="16"/>
                <w:szCs w:val="16"/>
                <w:rPrChange w:id="3662" w:author="Ademar Oliva Xavier Jr." w:date="2014-05-21T10:31:00Z">
                  <w:rPr>
                    <w:ins w:id="3663" w:author="Ademar Oliva Xavier Jr." w:date="2014-05-21T10:29:00Z"/>
                    <w:rFonts w:ascii="Calibri" w:hAnsi="Calibri"/>
                    <w:color w:val="000000"/>
                    <w:szCs w:val="22"/>
                  </w:rPr>
                </w:rPrChange>
              </w:rPr>
            </w:pPr>
            <w:ins w:id="3664" w:author="Ademar Oliva Xavier Jr." w:date="2014-05-21T10:29:00Z">
              <w:r w:rsidRPr="00AC393F">
                <w:rPr>
                  <w:rFonts w:ascii="Calibri" w:hAnsi="Calibri"/>
                  <w:color w:val="000000"/>
                  <w:sz w:val="16"/>
                  <w:szCs w:val="16"/>
                  <w:rPrChange w:id="36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66" w:author="Ademar Oliva Xavier Jr." w:date="2014-05-21T10:29:00Z"/>
                <w:rFonts w:ascii="Calibri" w:hAnsi="Calibri"/>
                <w:color w:val="000000"/>
                <w:sz w:val="16"/>
                <w:szCs w:val="16"/>
                <w:rPrChange w:id="3667" w:author="Ademar Oliva Xavier Jr." w:date="2014-05-21T10:31:00Z">
                  <w:rPr>
                    <w:ins w:id="3668" w:author="Ademar Oliva Xavier Jr." w:date="2014-05-21T10:29:00Z"/>
                    <w:rFonts w:ascii="Calibri" w:hAnsi="Calibri"/>
                    <w:color w:val="000000"/>
                    <w:szCs w:val="22"/>
                  </w:rPr>
                </w:rPrChange>
              </w:rPr>
            </w:pPr>
            <w:ins w:id="3669" w:author="Ademar Oliva Xavier Jr." w:date="2014-05-21T10:29:00Z">
              <w:r w:rsidRPr="00AC393F">
                <w:rPr>
                  <w:rFonts w:ascii="Calibri" w:hAnsi="Calibri"/>
                  <w:color w:val="000000"/>
                  <w:sz w:val="16"/>
                  <w:szCs w:val="16"/>
                  <w:rPrChange w:id="36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71" w:author="Ademar Oliva Xavier Jr." w:date="2014-05-21T10:29:00Z"/>
                <w:rFonts w:ascii="Calibri" w:hAnsi="Calibri"/>
                <w:color w:val="000000"/>
                <w:sz w:val="16"/>
                <w:szCs w:val="16"/>
                <w:rPrChange w:id="3672" w:author="Ademar Oliva Xavier Jr." w:date="2014-05-21T10:31:00Z">
                  <w:rPr>
                    <w:ins w:id="3673" w:author="Ademar Oliva Xavier Jr." w:date="2014-05-21T10:29:00Z"/>
                    <w:rFonts w:ascii="Calibri" w:hAnsi="Calibri"/>
                    <w:color w:val="000000"/>
                    <w:szCs w:val="22"/>
                  </w:rPr>
                </w:rPrChange>
              </w:rPr>
            </w:pPr>
            <w:ins w:id="3674" w:author="Ademar Oliva Xavier Jr." w:date="2014-05-21T10:29:00Z">
              <w:r w:rsidRPr="00AC393F">
                <w:rPr>
                  <w:rFonts w:ascii="Calibri" w:hAnsi="Calibri"/>
                  <w:color w:val="000000"/>
                  <w:sz w:val="16"/>
                  <w:szCs w:val="16"/>
                  <w:rPrChange w:id="36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76" w:author="Ademar Oliva Xavier Jr." w:date="2014-05-21T10:29:00Z"/>
                <w:rFonts w:ascii="Calibri" w:hAnsi="Calibri"/>
                <w:color w:val="000000"/>
                <w:sz w:val="16"/>
                <w:szCs w:val="16"/>
                <w:rPrChange w:id="3677" w:author="Ademar Oliva Xavier Jr." w:date="2014-05-21T10:31:00Z">
                  <w:rPr>
                    <w:ins w:id="3678" w:author="Ademar Oliva Xavier Jr." w:date="2014-05-21T10:29:00Z"/>
                    <w:rFonts w:ascii="Calibri" w:hAnsi="Calibri"/>
                    <w:color w:val="000000"/>
                    <w:szCs w:val="22"/>
                  </w:rPr>
                </w:rPrChange>
              </w:rPr>
            </w:pPr>
            <w:ins w:id="3679" w:author="Ademar Oliva Xavier Jr." w:date="2014-05-21T10:29:00Z">
              <w:r w:rsidRPr="00AC393F">
                <w:rPr>
                  <w:rFonts w:ascii="Calibri" w:hAnsi="Calibri"/>
                  <w:color w:val="000000"/>
                  <w:sz w:val="16"/>
                  <w:szCs w:val="16"/>
                  <w:rPrChange w:id="368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81" w:author="Ademar Oliva Xavier Jr." w:date="2014-05-21T10:29:00Z"/>
                <w:rFonts w:ascii="Calibri" w:hAnsi="Calibri"/>
                <w:color w:val="000000"/>
                <w:sz w:val="16"/>
                <w:szCs w:val="16"/>
                <w:rPrChange w:id="3682" w:author="Ademar Oliva Xavier Jr." w:date="2014-05-21T10:31:00Z">
                  <w:rPr>
                    <w:ins w:id="3683" w:author="Ademar Oliva Xavier Jr." w:date="2014-05-21T10:29:00Z"/>
                    <w:rFonts w:ascii="Calibri" w:hAnsi="Calibri"/>
                    <w:color w:val="000000"/>
                    <w:szCs w:val="22"/>
                  </w:rPr>
                </w:rPrChange>
              </w:rPr>
            </w:pPr>
            <w:ins w:id="3684" w:author="Ademar Oliva Xavier Jr." w:date="2014-05-21T10:29:00Z">
              <w:r w:rsidRPr="00AC393F">
                <w:rPr>
                  <w:rFonts w:ascii="Calibri" w:hAnsi="Calibri"/>
                  <w:color w:val="000000"/>
                  <w:sz w:val="16"/>
                  <w:szCs w:val="16"/>
                  <w:rPrChange w:id="36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86" w:author="Ademar Oliva Xavier Jr." w:date="2014-05-21T10:29:00Z"/>
                <w:rFonts w:ascii="Calibri" w:hAnsi="Calibri"/>
                <w:color w:val="000000"/>
                <w:sz w:val="16"/>
                <w:szCs w:val="16"/>
                <w:rPrChange w:id="3687" w:author="Ademar Oliva Xavier Jr." w:date="2014-05-21T10:31:00Z">
                  <w:rPr>
                    <w:ins w:id="3688" w:author="Ademar Oliva Xavier Jr." w:date="2014-05-21T10:29:00Z"/>
                    <w:rFonts w:ascii="Calibri" w:hAnsi="Calibri"/>
                    <w:color w:val="000000"/>
                    <w:szCs w:val="22"/>
                  </w:rPr>
                </w:rPrChange>
              </w:rPr>
            </w:pPr>
            <w:ins w:id="3689" w:author="Ademar Oliva Xavier Jr." w:date="2014-05-21T10:29:00Z">
              <w:r w:rsidRPr="00AC393F">
                <w:rPr>
                  <w:rFonts w:ascii="Calibri" w:hAnsi="Calibri"/>
                  <w:color w:val="000000"/>
                  <w:sz w:val="16"/>
                  <w:szCs w:val="16"/>
                  <w:rPrChange w:id="369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91" w:author="Ademar Oliva Xavier Jr." w:date="2014-05-21T10:29:00Z"/>
                <w:rFonts w:ascii="Calibri" w:hAnsi="Calibri"/>
                <w:color w:val="000000"/>
                <w:sz w:val="16"/>
                <w:szCs w:val="16"/>
                <w:rPrChange w:id="3692" w:author="Ademar Oliva Xavier Jr." w:date="2014-05-21T10:31:00Z">
                  <w:rPr>
                    <w:ins w:id="3693" w:author="Ademar Oliva Xavier Jr." w:date="2014-05-21T10:29:00Z"/>
                    <w:rFonts w:ascii="Calibri" w:hAnsi="Calibri"/>
                    <w:color w:val="000000"/>
                    <w:szCs w:val="22"/>
                  </w:rPr>
                </w:rPrChange>
              </w:rPr>
            </w:pPr>
            <w:ins w:id="3694" w:author="Ademar Oliva Xavier Jr." w:date="2014-05-21T10:29:00Z">
              <w:r w:rsidRPr="00AC393F">
                <w:rPr>
                  <w:rFonts w:ascii="Calibri" w:hAnsi="Calibri"/>
                  <w:color w:val="000000"/>
                  <w:sz w:val="16"/>
                  <w:szCs w:val="16"/>
                  <w:rPrChange w:id="36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696" w:author="Ademar Oliva Xavier Jr." w:date="2014-05-21T10:29:00Z"/>
                <w:rFonts w:ascii="Calibri" w:hAnsi="Calibri"/>
                <w:color w:val="000000"/>
                <w:sz w:val="16"/>
                <w:szCs w:val="16"/>
                <w:rPrChange w:id="3697" w:author="Ademar Oliva Xavier Jr." w:date="2014-05-21T10:31:00Z">
                  <w:rPr>
                    <w:ins w:id="3698" w:author="Ademar Oliva Xavier Jr." w:date="2014-05-21T10:29:00Z"/>
                    <w:rFonts w:ascii="Calibri" w:hAnsi="Calibri"/>
                    <w:color w:val="000000"/>
                    <w:szCs w:val="22"/>
                  </w:rPr>
                </w:rPrChange>
              </w:rPr>
            </w:pPr>
            <w:ins w:id="3699" w:author="Ademar Oliva Xavier Jr." w:date="2014-05-21T10:29:00Z">
              <w:r w:rsidRPr="00AC393F">
                <w:rPr>
                  <w:rFonts w:ascii="Calibri" w:hAnsi="Calibri"/>
                  <w:color w:val="000000"/>
                  <w:sz w:val="16"/>
                  <w:szCs w:val="16"/>
                  <w:rPrChange w:id="370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3701" w:author="Ademar Oliva Xavier Jr." w:date="2014-05-21T10:29:00Z"/>
                <w:rFonts w:ascii="Calibri" w:hAnsi="Calibri"/>
                <w:color w:val="000000"/>
                <w:sz w:val="16"/>
                <w:szCs w:val="16"/>
                <w:rPrChange w:id="3702" w:author="Ademar Oliva Xavier Jr." w:date="2014-05-21T10:31:00Z">
                  <w:rPr>
                    <w:ins w:id="3703" w:author="Ademar Oliva Xavier Jr." w:date="2014-05-21T10:29:00Z"/>
                    <w:rFonts w:ascii="Calibri" w:hAnsi="Calibri"/>
                    <w:color w:val="000000"/>
                    <w:szCs w:val="22"/>
                  </w:rPr>
                </w:rPrChange>
              </w:rPr>
            </w:pPr>
            <w:ins w:id="3704" w:author="Ademar Oliva Xavier Jr." w:date="2014-05-21T10:29:00Z">
              <w:r w:rsidRPr="00AC393F">
                <w:rPr>
                  <w:rFonts w:ascii="Calibri" w:hAnsi="Calibri"/>
                  <w:color w:val="000000"/>
                  <w:sz w:val="16"/>
                  <w:szCs w:val="16"/>
                  <w:rPrChange w:id="37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706" w:author="Ademar Oliva Xavier Jr." w:date="2014-05-21T10:29:00Z"/>
                <w:rFonts w:ascii="Calibri" w:hAnsi="Calibri"/>
                <w:color w:val="000000"/>
                <w:sz w:val="16"/>
                <w:szCs w:val="16"/>
                <w:rPrChange w:id="3707" w:author="Ademar Oliva Xavier Jr." w:date="2014-05-21T10:31:00Z">
                  <w:rPr>
                    <w:ins w:id="3708" w:author="Ademar Oliva Xavier Jr." w:date="2014-05-21T10:29:00Z"/>
                    <w:rFonts w:ascii="Calibri" w:hAnsi="Calibri"/>
                    <w:color w:val="000000"/>
                    <w:szCs w:val="22"/>
                  </w:rPr>
                </w:rPrChange>
              </w:rPr>
            </w:pPr>
            <w:ins w:id="3709" w:author="Ademar Oliva Xavier Jr." w:date="2014-05-21T10:29:00Z">
              <w:r w:rsidRPr="00AC393F">
                <w:rPr>
                  <w:rFonts w:ascii="Calibri" w:hAnsi="Calibri"/>
                  <w:color w:val="000000"/>
                  <w:sz w:val="16"/>
                  <w:szCs w:val="16"/>
                  <w:rPrChange w:id="371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711" w:author="Ademar Oliva Xavier Jr." w:date="2014-05-21T10:29:00Z"/>
                <w:rFonts w:ascii="Calibri" w:hAnsi="Calibri"/>
                <w:color w:val="000000"/>
                <w:sz w:val="16"/>
                <w:szCs w:val="16"/>
                <w:rPrChange w:id="3712" w:author="Ademar Oliva Xavier Jr." w:date="2014-05-21T10:31:00Z">
                  <w:rPr>
                    <w:ins w:id="3713" w:author="Ademar Oliva Xavier Jr." w:date="2014-05-21T10:29:00Z"/>
                    <w:rFonts w:ascii="Calibri" w:hAnsi="Calibri"/>
                    <w:color w:val="000000"/>
                    <w:szCs w:val="22"/>
                  </w:rPr>
                </w:rPrChange>
              </w:rPr>
            </w:pPr>
            <w:ins w:id="3714" w:author="Ademar Oliva Xavier Jr." w:date="2014-05-21T10:29:00Z">
              <w:r w:rsidRPr="00AC393F">
                <w:rPr>
                  <w:rFonts w:ascii="Calibri" w:hAnsi="Calibri"/>
                  <w:color w:val="000000"/>
                  <w:sz w:val="16"/>
                  <w:szCs w:val="16"/>
                  <w:rPrChange w:id="37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716" w:author="Ademar Oliva Xavier Jr." w:date="2014-05-21T10:29:00Z"/>
                <w:rFonts w:ascii="Calibri" w:hAnsi="Calibri"/>
                <w:color w:val="000000"/>
                <w:sz w:val="16"/>
                <w:szCs w:val="16"/>
                <w:rPrChange w:id="3717" w:author="Ademar Oliva Xavier Jr." w:date="2014-05-21T10:31:00Z">
                  <w:rPr>
                    <w:ins w:id="3718" w:author="Ademar Oliva Xavier Jr." w:date="2014-05-21T10:29:00Z"/>
                    <w:rFonts w:ascii="Calibri" w:hAnsi="Calibri"/>
                    <w:color w:val="000000"/>
                    <w:szCs w:val="22"/>
                  </w:rPr>
                </w:rPrChange>
              </w:rPr>
            </w:pPr>
            <w:ins w:id="3719" w:author="Ademar Oliva Xavier Jr." w:date="2014-05-21T10:29:00Z">
              <w:r w:rsidRPr="00AC393F">
                <w:rPr>
                  <w:rFonts w:ascii="Calibri" w:hAnsi="Calibri"/>
                  <w:color w:val="000000"/>
                  <w:sz w:val="16"/>
                  <w:szCs w:val="16"/>
                  <w:rPrChange w:id="372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721" w:author="Ademar Oliva Xavier Jr." w:date="2014-05-21T10:29:00Z"/>
                <w:rFonts w:ascii="Calibri" w:hAnsi="Calibri"/>
                <w:color w:val="000000"/>
                <w:sz w:val="16"/>
                <w:szCs w:val="16"/>
                <w:rPrChange w:id="3722" w:author="Ademar Oliva Xavier Jr." w:date="2014-05-21T10:31:00Z">
                  <w:rPr>
                    <w:ins w:id="3723" w:author="Ademar Oliva Xavier Jr." w:date="2014-05-21T10:29:00Z"/>
                    <w:rFonts w:ascii="Calibri" w:hAnsi="Calibri"/>
                    <w:color w:val="000000"/>
                    <w:szCs w:val="22"/>
                  </w:rPr>
                </w:rPrChange>
              </w:rPr>
            </w:pPr>
            <w:ins w:id="3724" w:author="Ademar Oliva Xavier Jr." w:date="2014-05-21T10:29:00Z">
              <w:r w:rsidRPr="00AC393F">
                <w:rPr>
                  <w:rFonts w:ascii="Calibri" w:hAnsi="Calibri"/>
                  <w:color w:val="000000"/>
                  <w:sz w:val="16"/>
                  <w:szCs w:val="16"/>
                  <w:rPrChange w:id="37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26" w:author="Ademar Oliva Xavier Jr." w:date="2014-05-21T10:29:00Z"/>
                <w:rFonts w:ascii="Calibri" w:hAnsi="Calibri"/>
                <w:color w:val="000000"/>
                <w:sz w:val="16"/>
                <w:szCs w:val="16"/>
                <w:rPrChange w:id="3727" w:author="Ademar Oliva Xavier Jr." w:date="2014-05-21T10:31:00Z">
                  <w:rPr>
                    <w:ins w:id="3728" w:author="Ademar Oliva Xavier Jr." w:date="2014-05-21T10:29:00Z"/>
                    <w:rFonts w:ascii="Calibri" w:hAnsi="Calibri"/>
                    <w:color w:val="000000"/>
                    <w:szCs w:val="22"/>
                  </w:rPr>
                </w:rPrChange>
              </w:rPr>
            </w:pPr>
            <w:ins w:id="3729" w:author="Ademar Oliva Xavier Jr." w:date="2014-05-21T10:29:00Z">
              <w:r w:rsidRPr="00AC393F">
                <w:rPr>
                  <w:rFonts w:ascii="Calibri" w:hAnsi="Calibri"/>
                  <w:color w:val="000000"/>
                  <w:sz w:val="16"/>
                  <w:szCs w:val="16"/>
                  <w:rPrChange w:id="373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31" w:author="Ademar Oliva Xavier Jr." w:date="2014-05-21T10:29:00Z"/>
                <w:rFonts w:ascii="Calibri" w:hAnsi="Calibri"/>
                <w:color w:val="000000"/>
                <w:sz w:val="16"/>
                <w:szCs w:val="16"/>
                <w:rPrChange w:id="3732" w:author="Ademar Oliva Xavier Jr." w:date="2014-05-21T10:31:00Z">
                  <w:rPr>
                    <w:ins w:id="3733" w:author="Ademar Oliva Xavier Jr." w:date="2014-05-21T10:29:00Z"/>
                    <w:rFonts w:ascii="Calibri" w:hAnsi="Calibri"/>
                    <w:color w:val="000000"/>
                    <w:szCs w:val="22"/>
                  </w:rPr>
                </w:rPrChange>
              </w:rPr>
            </w:pPr>
            <w:ins w:id="3734" w:author="Ademar Oliva Xavier Jr." w:date="2014-05-21T10:29:00Z">
              <w:r w:rsidRPr="00AC393F">
                <w:rPr>
                  <w:rFonts w:ascii="Calibri" w:hAnsi="Calibri"/>
                  <w:color w:val="000000"/>
                  <w:sz w:val="16"/>
                  <w:szCs w:val="16"/>
                  <w:rPrChange w:id="37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36" w:author="Ademar Oliva Xavier Jr." w:date="2014-05-21T10:29:00Z"/>
                <w:rFonts w:ascii="Calibri" w:hAnsi="Calibri"/>
                <w:color w:val="000000"/>
                <w:sz w:val="16"/>
                <w:szCs w:val="16"/>
                <w:rPrChange w:id="3737" w:author="Ademar Oliva Xavier Jr." w:date="2014-05-21T10:31:00Z">
                  <w:rPr>
                    <w:ins w:id="3738" w:author="Ademar Oliva Xavier Jr." w:date="2014-05-21T10:29:00Z"/>
                    <w:rFonts w:ascii="Calibri" w:hAnsi="Calibri"/>
                    <w:color w:val="000000"/>
                    <w:szCs w:val="22"/>
                  </w:rPr>
                </w:rPrChange>
              </w:rPr>
            </w:pPr>
            <w:ins w:id="3739" w:author="Ademar Oliva Xavier Jr." w:date="2014-05-21T10:29:00Z">
              <w:r w:rsidRPr="00AC393F">
                <w:rPr>
                  <w:rFonts w:ascii="Calibri" w:hAnsi="Calibri"/>
                  <w:color w:val="000000"/>
                  <w:sz w:val="16"/>
                  <w:szCs w:val="16"/>
                  <w:rPrChange w:id="374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nil"/>
            </w:tcBorders>
            <w:shd w:val="clear" w:color="auto" w:fill="auto"/>
            <w:noWrap/>
            <w:vAlign w:val="bottom"/>
            <w:hideMark/>
          </w:tcPr>
          <w:p w:rsidR="00AC393F" w:rsidRPr="00AC393F" w:rsidRDefault="00AC393F" w:rsidP="00AC393F">
            <w:pPr>
              <w:ind w:firstLine="0"/>
              <w:jc w:val="left"/>
              <w:rPr>
                <w:ins w:id="3741" w:author="Ademar Oliva Xavier Jr." w:date="2014-05-21T10:29:00Z"/>
                <w:rFonts w:ascii="Calibri" w:hAnsi="Calibri"/>
                <w:color w:val="000000"/>
                <w:sz w:val="16"/>
                <w:szCs w:val="16"/>
                <w:rPrChange w:id="3742" w:author="Ademar Oliva Xavier Jr." w:date="2014-05-21T10:31:00Z">
                  <w:rPr>
                    <w:ins w:id="3743" w:author="Ademar Oliva Xavier Jr." w:date="2014-05-21T10:29:00Z"/>
                    <w:rFonts w:ascii="Calibri" w:hAnsi="Calibri"/>
                    <w:color w:val="000000"/>
                    <w:szCs w:val="22"/>
                  </w:rPr>
                </w:rPrChange>
              </w:rPr>
            </w:pPr>
            <w:ins w:id="3744" w:author="Ademar Oliva Xavier Jr." w:date="2014-05-21T10:29:00Z">
              <w:r w:rsidRPr="00AC393F">
                <w:rPr>
                  <w:rFonts w:ascii="Calibri" w:hAnsi="Calibri"/>
                  <w:color w:val="000000"/>
                  <w:sz w:val="16"/>
                  <w:szCs w:val="16"/>
                  <w:rPrChange w:id="3745"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46" w:author="Ademar Oliva Xavier Jr." w:date="2014-05-21T10:29:00Z"/>
                <w:rFonts w:ascii="Calibri" w:hAnsi="Calibri"/>
                <w:color w:val="000000"/>
                <w:sz w:val="16"/>
                <w:szCs w:val="16"/>
                <w:rPrChange w:id="3747" w:author="Ademar Oliva Xavier Jr." w:date="2014-05-21T10:31:00Z">
                  <w:rPr>
                    <w:ins w:id="3748" w:author="Ademar Oliva Xavier Jr." w:date="2014-05-21T10:29:00Z"/>
                    <w:rFonts w:ascii="Calibri" w:hAnsi="Calibri"/>
                    <w:color w:val="000000"/>
                    <w:szCs w:val="22"/>
                  </w:rPr>
                </w:rPrChange>
              </w:rPr>
            </w:pPr>
            <w:ins w:id="3749" w:author="Ademar Oliva Xavier Jr." w:date="2014-05-21T10:29:00Z">
              <w:r w:rsidRPr="00AC393F">
                <w:rPr>
                  <w:rFonts w:ascii="Calibri" w:hAnsi="Calibri"/>
                  <w:color w:val="000000"/>
                  <w:sz w:val="16"/>
                  <w:szCs w:val="16"/>
                  <w:rPrChange w:id="375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51" w:author="Ademar Oliva Xavier Jr." w:date="2014-05-21T10:29:00Z"/>
                <w:rFonts w:ascii="Calibri" w:hAnsi="Calibri"/>
                <w:color w:val="000000"/>
                <w:sz w:val="16"/>
                <w:szCs w:val="16"/>
                <w:rPrChange w:id="3752" w:author="Ademar Oliva Xavier Jr." w:date="2014-05-21T10:31:00Z">
                  <w:rPr>
                    <w:ins w:id="3753" w:author="Ademar Oliva Xavier Jr." w:date="2014-05-21T10:29:00Z"/>
                    <w:rFonts w:ascii="Calibri" w:hAnsi="Calibri"/>
                    <w:color w:val="000000"/>
                    <w:szCs w:val="22"/>
                  </w:rPr>
                </w:rPrChange>
              </w:rPr>
            </w:pPr>
            <w:ins w:id="3754" w:author="Ademar Oliva Xavier Jr." w:date="2014-05-21T10:29:00Z">
              <w:r w:rsidRPr="00AC393F">
                <w:rPr>
                  <w:rFonts w:ascii="Calibri" w:hAnsi="Calibri"/>
                  <w:color w:val="000000"/>
                  <w:sz w:val="16"/>
                  <w:szCs w:val="16"/>
                  <w:rPrChange w:id="37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56" w:author="Ademar Oliva Xavier Jr." w:date="2014-05-21T10:29:00Z"/>
                <w:rFonts w:ascii="Calibri" w:hAnsi="Calibri"/>
                <w:color w:val="000000"/>
                <w:sz w:val="16"/>
                <w:szCs w:val="16"/>
                <w:rPrChange w:id="3757" w:author="Ademar Oliva Xavier Jr." w:date="2014-05-21T10:31:00Z">
                  <w:rPr>
                    <w:ins w:id="3758" w:author="Ademar Oliva Xavier Jr." w:date="2014-05-21T10:29:00Z"/>
                    <w:rFonts w:ascii="Calibri" w:hAnsi="Calibri"/>
                    <w:color w:val="000000"/>
                    <w:szCs w:val="22"/>
                  </w:rPr>
                </w:rPrChange>
              </w:rPr>
            </w:pPr>
            <w:ins w:id="3759" w:author="Ademar Oliva Xavier Jr." w:date="2014-05-21T10:29:00Z">
              <w:r w:rsidRPr="00AC393F">
                <w:rPr>
                  <w:rFonts w:ascii="Calibri" w:hAnsi="Calibri"/>
                  <w:color w:val="000000"/>
                  <w:sz w:val="16"/>
                  <w:szCs w:val="16"/>
                  <w:rPrChange w:id="376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61" w:author="Ademar Oliva Xavier Jr." w:date="2014-05-21T10:29:00Z"/>
                <w:rFonts w:ascii="Calibri" w:hAnsi="Calibri"/>
                <w:color w:val="000000"/>
                <w:sz w:val="16"/>
                <w:szCs w:val="16"/>
                <w:rPrChange w:id="3762" w:author="Ademar Oliva Xavier Jr." w:date="2014-05-21T10:31:00Z">
                  <w:rPr>
                    <w:ins w:id="3763" w:author="Ademar Oliva Xavier Jr." w:date="2014-05-21T10:29:00Z"/>
                    <w:rFonts w:ascii="Calibri" w:hAnsi="Calibri"/>
                    <w:color w:val="000000"/>
                    <w:szCs w:val="22"/>
                  </w:rPr>
                </w:rPrChange>
              </w:rPr>
            </w:pPr>
            <w:ins w:id="3764" w:author="Ademar Oliva Xavier Jr." w:date="2014-05-21T10:29:00Z">
              <w:r w:rsidRPr="00AC393F">
                <w:rPr>
                  <w:rFonts w:ascii="Calibri" w:hAnsi="Calibri"/>
                  <w:color w:val="000000"/>
                  <w:sz w:val="16"/>
                  <w:szCs w:val="16"/>
                  <w:rPrChange w:id="37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66" w:author="Ademar Oliva Xavier Jr." w:date="2014-05-21T10:29:00Z"/>
                <w:rFonts w:ascii="Calibri" w:hAnsi="Calibri"/>
                <w:color w:val="000000"/>
                <w:sz w:val="16"/>
                <w:szCs w:val="16"/>
                <w:rPrChange w:id="3767" w:author="Ademar Oliva Xavier Jr." w:date="2014-05-21T10:31:00Z">
                  <w:rPr>
                    <w:ins w:id="3768" w:author="Ademar Oliva Xavier Jr." w:date="2014-05-21T10:29:00Z"/>
                    <w:rFonts w:ascii="Calibri" w:hAnsi="Calibri"/>
                    <w:color w:val="000000"/>
                    <w:szCs w:val="22"/>
                  </w:rPr>
                </w:rPrChange>
              </w:rPr>
            </w:pPr>
            <w:ins w:id="3769" w:author="Ademar Oliva Xavier Jr." w:date="2014-05-21T10:29:00Z">
              <w:r w:rsidRPr="00AC393F">
                <w:rPr>
                  <w:rFonts w:ascii="Calibri" w:hAnsi="Calibri"/>
                  <w:color w:val="000000"/>
                  <w:sz w:val="16"/>
                  <w:szCs w:val="16"/>
                  <w:rPrChange w:id="3770"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3771" w:author="Ademar Oliva Xavier Jr." w:date="2014-05-21T10:29:00Z"/>
                <w:rFonts w:ascii="Calibri" w:hAnsi="Calibri"/>
                <w:color w:val="000000"/>
                <w:sz w:val="16"/>
                <w:szCs w:val="16"/>
                <w:rPrChange w:id="3772" w:author="Ademar Oliva Xavier Jr." w:date="2014-05-21T10:31:00Z">
                  <w:rPr>
                    <w:ins w:id="3773" w:author="Ademar Oliva Xavier Jr." w:date="2014-05-21T10:29:00Z"/>
                    <w:rFonts w:ascii="Calibri" w:hAnsi="Calibri"/>
                    <w:color w:val="000000"/>
                    <w:szCs w:val="22"/>
                  </w:rPr>
                </w:rPrChange>
              </w:rPr>
            </w:pPr>
            <w:ins w:id="3774" w:author="Ademar Oliva Xavier Jr." w:date="2014-05-21T10:29:00Z">
              <w:r w:rsidRPr="00AC393F">
                <w:rPr>
                  <w:rFonts w:ascii="Calibri" w:hAnsi="Calibri"/>
                  <w:color w:val="000000"/>
                  <w:sz w:val="16"/>
                  <w:szCs w:val="16"/>
                  <w:rPrChange w:id="3775" w:author="Ademar Oliva Xavier Jr." w:date="2014-05-21T10:31:00Z">
                    <w:rPr>
                      <w:rFonts w:ascii="Calibri" w:hAnsi="Calibri"/>
                      <w:color w:val="000000"/>
                      <w:szCs w:val="22"/>
                    </w:rPr>
                  </w:rPrChange>
                </w:rPr>
                <w:t> </w:t>
              </w:r>
            </w:ins>
          </w:p>
        </w:tc>
      </w:tr>
      <w:tr w:rsidR="006600BE" w:rsidRPr="00AC393F" w:rsidTr="00AC393F">
        <w:trPr>
          <w:trHeight w:val="315"/>
          <w:ins w:id="3776" w:author="Ademar Oliva Xavier Jr." w:date="2014-05-21T10:29:00Z"/>
        </w:trPr>
        <w:tc>
          <w:tcPr>
            <w:tcW w:w="1703" w:type="pct"/>
            <w:tcBorders>
              <w:top w:val="single" w:sz="4" w:space="0" w:color="auto"/>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3777" w:author="Ademar Oliva Xavier Jr." w:date="2014-05-21T10:29:00Z"/>
                <w:rFonts w:ascii="Arial" w:hAnsi="Arial" w:cs="Arial"/>
                <w:color w:val="000000"/>
                <w:sz w:val="16"/>
                <w:szCs w:val="16"/>
                <w:rPrChange w:id="3778" w:author="Ademar Oliva Xavier Jr." w:date="2014-05-21T10:31:00Z">
                  <w:rPr>
                    <w:ins w:id="3779" w:author="Ademar Oliva Xavier Jr." w:date="2014-05-21T10:29:00Z"/>
                    <w:rFonts w:ascii="Arial" w:hAnsi="Arial" w:cs="Arial"/>
                    <w:color w:val="000000"/>
                    <w:sz w:val="20"/>
                    <w:szCs w:val="20"/>
                  </w:rPr>
                </w:rPrChange>
              </w:rPr>
            </w:pPr>
            <w:ins w:id="3780" w:author="Ademar Oliva Xavier Jr." w:date="2014-05-21T10:29:00Z">
              <w:r w:rsidRPr="00AC393F">
                <w:rPr>
                  <w:rFonts w:ascii="Arial" w:hAnsi="Arial" w:cs="Arial"/>
                  <w:color w:val="000000"/>
                  <w:sz w:val="16"/>
                  <w:szCs w:val="16"/>
                  <w:rPrChange w:id="3781" w:author="Ademar Oliva Xavier Jr." w:date="2014-05-21T10:31:00Z">
                    <w:rPr>
                      <w:rFonts w:ascii="Arial" w:hAnsi="Arial" w:cs="Arial"/>
                      <w:color w:val="000000"/>
                      <w:sz w:val="20"/>
                      <w:szCs w:val="20"/>
                    </w:rPr>
                  </w:rPrChange>
                </w:rPr>
                <w:t>Suporte técnico receptivo</w:t>
              </w:r>
            </w:ins>
          </w:p>
        </w:tc>
        <w:tc>
          <w:tcPr>
            <w:tcW w:w="137" w:type="pct"/>
            <w:tcBorders>
              <w:top w:val="single" w:sz="4" w:space="0" w:color="auto"/>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82" w:author="Ademar Oliva Xavier Jr." w:date="2014-05-21T10:29:00Z"/>
                <w:rFonts w:ascii="Calibri" w:hAnsi="Calibri"/>
                <w:color w:val="FF0000"/>
                <w:sz w:val="16"/>
                <w:szCs w:val="16"/>
                <w:rPrChange w:id="3783" w:author="Ademar Oliva Xavier Jr." w:date="2014-05-21T10:31:00Z">
                  <w:rPr>
                    <w:ins w:id="3784" w:author="Ademar Oliva Xavier Jr." w:date="2014-05-21T10:29:00Z"/>
                    <w:rFonts w:ascii="Calibri" w:hAnsi="Calibri"/>
                    <w:color w:val="FF0000"/>
                    <w:szCs w:val="22"/>
                  </w:rPr>
                </w:rPrChange>
              </w:rPr>
            </w:pPr>
            <w:ins w:id="3785" w:author="Ademar Oliva Xavier Jr." w:date="2014-05-21T10:29:00Z">
              <w:r w:rsidRPr="00AC393F">
                <w:rPr>
                  <w:rFonts w:ascii="Calibri" w:hAnsi="Calibri"/>
                  <w:color w:val="FF0000"/>
                  <w:sz w:val="16"/>
                  <w:szCs w:val="16"/>
                  <w:rPrChange w:id="3786" w:author="Ademar Oliva Xavier Jr." w:date="2014-05-21T10:31:00Z">
                    <w:rPr>
                      <w:rFonts w:ascii="Calibri" w:hAnsi="Calibri"/>
                      <w:color w:val="FF0000"/>
                      <w:szCs w:val="22"/>
                    </w:rPr>
                  </w:rPrChange>
                </w:rPr>
                <w:t> </w:t>
              </w:r>
            </w:ins>
          </w:p>
        </w:tc>
        <w:tc>
          <w:tcPr>
            <w:tcW w:w="137" w:type="pct"/>
            <w:tcBorders>
              <w:top w:val="single" w:sz="4" w:space="0" w:color="auto"/>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87" w:author="Ademar Oliva Xavier Jr." w:date="2014-05-21T10:29:00Z"/>
                <w:rFonts w:ascii="Calibri" w:hAnsi="Calibri"/>
                <w:color w:val="FF0000"/>
                <w:sz w:val="16"/>
                <w:szCs w:val="16"/>
                <w:rPrChange w:id="3788" w:author="Ademar Oliva Xavier Jr." w:date="2014-05-21T10:31:00Z">
                  <w:rPr>
                    <w:ins w:id="3789" w:author="Ademar Oliva Xavier Jr." w:date="2014-05-21T10:29:00Z"/>
                    <w:rFonts w:ascii="Calibri" w:hAnsi="Calibri"/>
                    <w:color w:val="FF0000"/>
                    <w:szCs w:val="22"/>
                  </w:rPr>
                </w:rPrChange>
              </w:rPr>
            </w:pPr>
            <w:ins w:id="3790" w:author="Ademar Oliva Xavier Jr." w:date="2014-05-21T10:29:00Z">
              <w:r w:rsidRPr="00AC393F">
                <w:rPr>
                  <w:rFonts w:ascii="Calibri" w:hAnsi="Calibri"/>
                  <w:color w:val="FF0000"/>
                  <w:sz w:val="16"/>
                  <w:szCs w:val="16"/>
                  <w:rPrChange w:id="3791" w:author="Ademar Oliva Xavier Jr." w:date="2014-05-21T10:31:00Z">
                    <w:rPr>
                      <w:rFonts w:ascii="Calibri" w:hAnsi="Calibri"/>
                      <w:color w:val="FF0000"/>
                      <w:szCs w:val="22"/>
                    </w:rPr>
                  </w:rPrChange>
                </w:rPr>
                <w:t> </w:t>
              </w:r>
            </w:ins>
          </w:p>
        </w:tc>
        <w:tc>
          <w:tcPr>
            <w:tcW w:w="137" w:type="pct"/>
            <w:tcBorders>
              <w:top w:val="single" w:sz="4" w:space="0" w:color="auto"/>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92" w:author="Ademar Oliva Xavier Jr." w:date="2014-05-21T10:29:00Z"/>
                <w:rFonts w:ascii="Calibri" w:hAnsi="Calibri"/>
                <w:color w:val="000000"/>
                <w:sz w:val="16"/>
                <w:szCs w:val="16"/>
                <w:rPrChange w:id="3793" w:author="Ademar Oliva Xavier Jr." w:date="2014-05-21T10:31:00Z">
                  <w:rPr>
                    <w:ins w:id="3794" w:author="Ademar Oliva Xavier Jr." w:date="2014-05-21T10:29:00Z"/>
                    <w:rFonts w:ascii="Calibri" w:hAnsi="Calibri"/>
                    <w:color w:val="000000"/>
                    <w:szCs w:val="22"/>
                  </w:rPr>
                </w:rPrChange>
              </w:rPr>
            </w:pPr>
            <w:ins w:id="3795" w:author="Ademar Oliva Xavier Jr." w:date="2014-05-21T10:29:00Z">
              <w:r w:rsidRPr="00AC393F">
                <w:rPr>
                  <w:rFonts w:ascii="Calibri" w:hAnsi="Calibri"/>
                  <w:color w:val="000000"/>
                  <w:sz w:val="16"/>
                  <w:szCs w:val="16"/>
                  <w:rPrChange w:id="379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3797" w:author="Ademar Oliva Xavier Jr." w:date="2014-05-21T10:29:00Z"/>
                <w:rFonts w:ascii="Calibri" w:hAnsi="Calibri"/>
                <w:color w:val="000000"/>
                <w:sz w:val="16"/>
                <w:szCs w:val="16"/>
                <w:rPrChange w:id="3798" w:author="Ademar Oliva Xavier Jr." w:date="2014-05-21T10:31:00Z">
                  <w:rPr>
                    <w:ins w:id="3799" w:author="Ademar Oliva Xavier Jr." w:date="2014-05-21T10:29:00Z"/>
                    <w:rFonts w:ascii="Calibri" w:hAnsi="Calibri"/>
                    <w:color w:val="000000"/>
                    <w:szCs w:val="22"/>
                  </w:rPr>
                </w:rPrChange>
              </w:rPr>
            </w:pPr>
            <w:ins w:id="3800" w:author="Ademar Oliva Xavier Jr." w:date="2014-05-21T10:29:00Z">
              <w:r w:rsidRPr="00AC393F">
                <w:rPr>
                  <w:rFonts w:ascii="Calibri" w:hAnsi="Calibri"/>
                  <w:color w:val="000000"/>
                  <w:sz w:val="16"/>
                  <w:szCs w:val="16"/>
                  <w:rPrChange w:id="380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02" w:author="Ademar Oliva Xavier Jr." w:date="2014-05-21T10:29:00Z"/>
                <w:rFonts w:ascii="Calibri" w:hAnsi="Calibri"/>
                <w:color w:val="000000"/>
                <w:sz w:val="16"/>
                <w:szCs w:val="16"/>
                <w:rPrChange w:id="3803" w:author="Ademar Oliva Xavier Jr." w:date="2014-05-21T10:31:00Z">
                  <w:rPr>
                    <w:ins w:id="3804" w:author="Ademar Oliva Xavier Jr." w:date="2014-05-21T10:29:00Z"/>
                    <w:rFonts w:ascii="Calibri" w:hAnsi="Calibri"/>
                    <w:color w:val="000000"/>
                    <w:szCs w:val="22"/>
                  </w:rPr>
                </w:rPrChange>
              </w:rPr>
            </w:pPr>
            <w:ins w:id="3805" w:author="Ademar Oliva Xavier Jr." w:date="2014-05-21T10:29:00Z">
              <w:r w:rsidRPr="00AC393F">
                <w:rPr>
                  <w:rFonts w:ascii="Calibri" w:hAnsi="Calibri"/>
                  <w:color w:val="000000"/>
                  <w:sz w:val="16"/>
                  <w:szCs w:val="16"/>
                  <w:rPrChange w:id="380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07" w:author="Ademar Oliva Xavier Jr." w:date="2014-05-21T10:29:00Z"/>
                <w:rFonts w:ascii="Calibri" w:hAnsi="Calibri"/>
                <w:color w:val="000000"/>
                <w:sz w:val="16"/>
                <w:szCs w:val="16"/>
                <w:rPrChange w:id="3808" w:author="Ademar Oliva Xavier Jr." w:date="2014-05-21T10:31:00Z">
                  <w:rPr>
                    <w:ins w:id="3809" w:author="Ademar Oliva Xavier Jr." w:date="2014-05-21T10:29:00Z"/>
                    <w:rFonts w:ascii="Calibri" w:hAnsi="Calibri"/>
                    <w:color w:val="000000"/>
                    <w:szCs w:val="22"/>
                  </w:rPr>
                </w:rPrChange>
              </w:rPr>
            </w:pPr>
            <w:ins w:id="3810" w:author="Ademar Oliva Xavier Jr." w:date="2014-05-21T10:29:00Z">
              <w:r w:rsidRPr="00AC393F">
                <w:rPr>
                  <w:rFonts w:ascii="Calibri" w:hAnsi="Calibri"/>
                  <w:color w:val="000000"/>
                  <w:sz w:val="16"/>
                  <w:szCs w:val="16"/>
                  <w:rPrChange w:id="381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12" w:author="Ademar Oliva Xavier Jr." w:date="2014-05-21T10:29:00Z"/>
                <w:rFonts w:ascii="Calibri" w:hAnsi="Calibri"/>
                <w:color w:val="000000"/>
                <w:sz w:val="16"/>
                <w:szCs w:val="16"/>
                <w:rPrChange w:id="3813" w:author="Ademar Oliva Xavier Jr." w:date="2014-05-21T10:31:00Z">
                  <w:rPr>
                    <w:ins w:id="3814" w:author="Ademar Oliva Xavier Jr." w:date="2014-05-21T10:29:00Z"/>
                    <w:rFonts w:ascii="Calibri" w:hAnsi="Calibri"/>
                    <w:color w:val="000000"/>
                    <w:szCs w:val="22"/>
                  </w:rPr>
                </w:rPrChange>
              </w:rPr>
            </w:pPr>
            <w:ins w:id="3815" w:author="Ademar Oliva Xavier Jr." w:date="2014-05-21T10:29:00Z">
              <w:r w:rsidRPr="00AC393F">
                <w:rPr>
                  <w:rFonts w:ascii="Calibri" w:hAnsi="Calibri"/>
                  <w:color w:val="000000"/>
                  <w:sz w:val="16"/>
                  <w:szCs w:val="16"/>
                  <w:rPrChange w:id="381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17" w:author="Ademar Oliva Xavier Jr." w:date="2014-05-21T10:29:00Z"/>
                <w:rFonts w:ascii="Calibri" w:hAnsi="Calibri"/>
                <w:color w:val="000000"/>
                <w:sz w:val="16"/>
                <w:szCs w:val="16"/>
                <w:rPrChange w:id="3818" w:author="Ademar Oliva Xavier Jr." w:date="2014-05-21T10:31:00Z">
                  <w:rPr>
                    <w:ins w:id="3819" w:author="Ademar Oliva Xavier Jr." w:date="2014-05-21T10:29:00Z"/>
                    <w:rFonts w:ascii="Calibri" w:hAnsi="Calibri"/>
                    <w:color w:val="000000"/>
                    <w:szCs w:val="22"/>
                  </w:rPr>
                </w:rPrChange>
              </w:rPr>
            </w:pPr>
            <w:ins w:id="3820" w:author="Ademar Oliva Xavier Jr." w:date="2014-05-21T10:29:00Z">
              <w:r w:rsidRPr="00AC393F">
                <w:rPr>
                  <w:rFonts w:ascii="Calibri" w:hAnsi="Calibri"/>
                  <w:color w:val="000000"/>
                  <w:sz w:val="16"/>
                  <w:szCs w:val="16"/>
                  <w:rPrChange w:id="382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22" w:author="Ademar Oliva Xavier Jr." w:date="2014-05-21T10:29:00Z"/>
                <w:rFonts w:ascii="Calibri" w:hAnsi="Calibri"/>
                <w:color w:val="000000"/>
                <w:sz w:val="16"/>
                <w:szCs w:val="16"/>
                <w:rPrChange w:id="3823" w:author="Ademar Oliva Xavier Jr." w:date="2014-05-21T10:31:00Z">
                  <w:rPr>
                    <w:ins w:id="3824" w:author="Ademar Oliva Xavier Jr." w:date="2014-05-21T10:29:00Z"/>
                    <w:rFonts w:ascii="Calibri" w:hAnsi="Calibri"/>
                    <w:color w:val="000000"/>
                    <w:szCs w:val="22"/>
                  </w:rPr>
                </w:rPrChange>
              </w:rPr>
            </w:pPr>
            <w:ins w:id="3825" w:author="Ademar Oliva Xavier Jr." w:date="2014-05-21T10:29:00Z">
              <w:r w:rsidRPr="00AC393F">
                <w:rPr>
                  <w:rFonts w:ascii="Calibri" w:hAnsi="Calibri"/>
                  <w:color w:val="000000"/>
                  <w:sz w:val="16"/>
                  <w:szCs w:val="16"/>
                  <w:rPrChange w:id="382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8" w:space="0" w:color="auto"/>
            </w:tcBorders>
            <w:shd w:val="clear" w:color="000000" w:fill="BFBFBF"/>
            <w:noWrap/>
            <w:vAlign w:val="bottom"/>
            <w:hideMark/>
          </w:tcPr>
          <w:p w:rsidR="00AC393F" w:rsidRPr="00AC393F" w:rsidRDefault="00AC393F" w:rsidP="00AC393F">
            <w:pPr>
              <w:ind w:firstLine="0"/>
              <w:jc w:val="left"/>
              <w:rPr>
                <w:ins w:id="3827" w:author="Ademar Oliva Xavier Jr." w:date="2014-05-21T10:29:00Z"/>
                <w:rFonts w:ascii="Calibri" w:hAnsi="Calibri"/>
                <w:color w:val="000000"/>
                <w:sz w:val="16"/>
                <w:szCs w:val="16"/>
                <w:rPrChange w:id="3828" w:author="Ademar Oliva Xavier Jr." w:date="2014-05-21T10:31:00Z">
                  <w:rPr>
                    <w:ins w:id="3829" w:author="Ademar Oliva Xavier Jr." w:date="2014-05-21T10:29:00Z"/>
                    <w:rFonts w:ascii="Calibri" w:hAnsi="Calibri"/>
                    <w:color w:val="000000"/>
                    <w:szCs w:val="22"/>
                  </w:rPr>
                </w:rPrChange>
              </w:rPr>
            </w:pPr>
            <w:ins w:id="3830" w:author="Ademar Oliva Xavier Jr." w:date="2014-05-21T10:29:00Z">
              <w:r w:rsidRPr="00AC393F">
                <w:rPr>
                  <w:rFonts w:ascii="Calibri" w:hAnsi="Calibri"/>
                  <w:color w:val="000000"/>
                  <w:sz w:val="16"/>
                  <w:szCs w:val="16"/>
                  <w:rPrChange w:id="383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32" w:author="Ademar Oliva Xavier Jr." w:date="2014-05-21T10:29:00Z"/>
                <w:rFonts w:ascii="Calibri" w:hAnsi="Calibri"/>
                <w:color w:val="000000"/>
                <w:sz w:val="16"/>
                <w:szCs w:val="16"/>
                <w:rPrChange w:id="3833" w:author="Ademar Oliva Xavier Jr." w:date="2014-05-21T10:31:00Z">
                  <w:rPr>
                    <w:ins w:id="3834" w:author="Ademar Oliva Xavier Jr." w:date="2014-05-21T10:29:00Z"/>
                    <w:rFonts w:ascii="Calibri" w:hAnsi="Calibri"/>
                    <w:color w:val="000000"/>
                    <w:szCs w:val="22"/>
                  </w:rPr>
                </w:rPrChange>
              </w:rPr>
            </w:pPr>
            <w:ins w:id="3835" w:author="Ademar Oliva Xavier Jr." w:date="2014-05-21T10:29:00Z">
              <w:r w:rsidRPr="00AC393F">
                <w:rPr>
                  <w:rFonts w:ascii="Calibri" w:hAnsi="Calibri"/>
                  <w:color w:val="000000"/>
                  <w:sz w:val="16"/>
                  <w:szCs w:val="16"/>
                  <w:rPrChange w:id="383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37" w:author="Ademar Oliva Xavier Jr." w:date="2014-05-21T10:29:00Z"/>
                <w:rFonts w:ascii="Calibri" w:hAnsi="Calibri"/>
                <w:color w:val="000000"/>
                <w:sz w:val="16"/>
                <w:szCs w:val="16"/>
                <w:rPrChange w:id="3838" w:author="Ademar Oliva Xavier Jr." w:date="2014-05-21T10:31:00Z">
                  <w:rPr>
                    <w:ins w:id="3839" w:author="Ademar Oliva Xavier Jr." w:date="2014-05-21T10:29:00Z"/>
                    <w:rFonts w:ascii="Calibri" w:hAnsi="Calibri"/>
                    <w:color w:val="000000"/>
                    <w:szCs w:val="22"/>
                  </w:rPr>
                </w:rPrChange>
              </w:rPr>
            </w:pPr>
            <w:ins w:id="3840" w:author="Ademar Oliva Xavier Jr." w:date="2014-05-21T10:29:00Z">
              <w:r w:rsidRPr="00AC393F">
                <w:rPr>
                  <w:rFonts w:ascii="Calibri" w:hAnsi="Calibri"/>
                  <w:color w:val="000000"/>
                  <w:sz w:val="16"/>
                  <w:szCs w:val="16"/>
                  <w:rPrChange w:id="384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42" w:author="Ademar Oliva Xavier Jr." w:date="2014-05-21T10:29:00Z"/>
                <w:rFonts w:ascii="Calibri" w:hAnsi="Calibri"/>
                <w:color w:val="000000"/>
                <w:sz w:val="16"/>
                <w:szCs w:val="16"/>
                <w:rPrChange w:id="3843" w:author="Ademar Oliva Xavier Jr." w:date="2014-05-21T10:31:00Z">
                  <w:rPr>
                    <w:ins w:id="3844" w:author="Ademar Oliva Xavier Jr." w:date="2014-05-21T10:29:00Z"/>
                    <w:rFonts w:ascii="Calibri" w:hAnsi="Calibri"/>
                    <w:color w:val="000000"/>
                    <w:szCs w:val="22"/>
                  </w:rPr>
                </w:rPrChange>
              </w:rPr>
            </w:pPr>
            <w:ins w:id="3845" w:author="Ademar Oliva Xavier Jr." w:date="2014-05-21T10:29:00Z">
              <w:r w:rsidRPr="00AC393F">
                <w:rPr>
                  <w:rFonts w:ascii="Calibri" w:hAnsi="Calibri"/>
                  <w:color w:val="000000"/>
                  <w:sz w:val="16"/>
                  <w:szCs w:val="16"/>
                  <w:rPrChange w:id="384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47" w:author="Ademar Oliva Xavier Jr." w:date="2014-05-21T10:29:00Z"/>
                <w:rFonts w:ascii="Calibri" w:hAnsi="Calibri"/>
                <w:color w:val="000000"/>
                <w:sz w:val="16"/>
                <w:szCs w:val="16"/>
                <w:rPrChange w:id="3848" w:author="Ademar Oliva Xavier Jr." w:date="2014-05-21T10:31:00Z">
                  <w:rPr>
                    <w:ins w:id="3849" w:author="Ademar Oliva Xavier Jr." w:date="2014-05-21T10:29:00Z"/>
                    <w:rFonts w:ascii="Calibri" w:hAnsi="Calibri"/>
                    <w:color w:val="000000"/>
                    <w:szCs w:val="22"/>
                  </w:rPr>
                </w:rPrChange>
              </w:rPr>
            </w:pPr>
            <w:ins w:id="3850" w:author="Ademar Oliva Xavier Jr." w:date="2014-05-21T10:29:00Z">
              <w:r w:rsidRPr="00AC393F">
                <w:rPr>
                  <w:rFonts w:ascii="Calibri" w:hAnsi="Calibri"/>
                  <w:color w:val="000000"/>
                  <w:sz w:val="16"/>
                  <w:szCs w:val="16"/>
                  <w:rPrChange w:id="385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52" w:author="Ademar Oliva Xavier Jr." w:date="2014-05-21T10:29:00Z"/>
                <w:rFonts w:ascii="Calibri" w:hAnsi="Calibri"/>
                <w:color w:val="000000"/>
                <w:sz w:val="16"/>
                <w:szCs w:val="16"/>
                <w:rPrChange w:id="3853" w:author="Ademar Oliva Xavier Jr." w:date="2014-05-21T10:31:00Z">
                  <w:rPr>
                    <w:ins w:id="3854" w:author="Ademar Oliva Xavier Jr." w:date="2014-05-21T10:29:00Z"/>
                    <w:rFonts w:ascii="Calibri" w:hAnsi="Calibri"/>
                    <w:color w:val="000000"/>
                    <w:szCs w:val="22"/>
                  </w:rPr>
                </w:rPrChange>
              </w:rPr>
            </w:pPr>
            <w:ins w:id="3855" w:author="Ademar Oliva Xavier Jr." w:date="2014-05-21T10:29:00Z">
              <w:r w:rsidRPr="00AC393F">
                <w:rPr>
                  <w:rFonts w:ascii="Calibri" w:hAnsi="Calibri"/>
                  <w:color w:val="000000"/>
                  <w:sz w:val="16"/>
                  <w:szCs w:val="16"/>
                  <w:rPrChange w:id="385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57" w:author="Ademar Oliva Xavier Jr." w:date="2014-05-21T10:29:00Z"/>
                <w:rFonts w:ascii="Calibri" w:hAnsi="Calibri"/>
                <w:color w:val="000000"/>
                <w:sz w:val="16"/>
                <w:szCs w:val="16"/>
                <w:rPrChange w:id="3858" w:author="Ademar Oliva Xavier Jr." w:date="2014-05-21T10:31:00Z">
                  <w:rPr>
                    <w:ins w:id="3859" w:author="Ademar Oliva Xavier Jr." w:date="2014-05-21T10:29:00Z"/>
                    <w:rFonts w:ascii="Calibri" w:hAnsi="Calibri"/>
                    <w:color w:val="000000"/>
                    <w:szCs w:val="22"/>
                  </w:rPr>
                </w:rPrChange>
              </w:rPr>
            </w:pPr>
            <w:ins w:id="3860" w:author="Ademar Oliva Xavier Jr." w:date="2014-05-21T10:29:00Z">
              <w:r w:rsidRPr="00AC393F">
                <w:rPr>
                  <w:rFonts w:ascii="Calibri" w:hAnsi="Calibri"/>
                  <w:color w:val="000000"/>
                  <w:sz w:val="16"/>
                  <w:szCs w:val="16"/>
                  <w:rPrChange w:id="3861"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FBFBF"/>
            <w:noWrap/>
            <w:vAlign w:val="bottom"/>
            <w:hideMark/>
          </w:tcPr>
          <w:p w:rsidR="00AC393F" w:rsidRPr="00AC393F" w:rsidRDefault="00AC393F" w:rsidP="00AC393F">
            <w:pPr>
              <w:ind w:firstLine="0"/>
              <w:jc w:val="left"/>
              <w:rPr>
                <w:ins w:id="3862" w:author="Ademar Oliva Xavier Jr." w:date="2014-05-21T10:29:00Z"/>
                <w:rFonts w:ascii="Calibri" w:hAnsi="Calibri"/>
                <w:color w:val="000000"/>
                <w:sz w:val="16"/>
                <w:szCs w:val="16"/>
                <w:rPrChange w:id="3863" w:author="Ademar Oliva Xavier Jr." w:date="2014-05-21T10:31:00Z">
                  <w:rPr>
                    <w:ins w:id="3864" w:author="Ademar Oliva Xavier Jr." w:date="2014-05-21T10:29:00Z"/>
                    <w:rFonts w:ascii="Calibri" w:hAnsi="Calibri"/>
                    <w:color w:val="000000"/>
                    <w:szCs w:val="22"/>
                  </w:rPr>
                </w:rPrChange>
              </w:rPr>
            </w:pPr>
            <w:ins w:id="3865" w:author="Ademar Oliva Xavier Jr." w:date="2014-05-21T10:29:00Z">
              <w:r w:rsidRPr="00AC393F">
                <w:rPr>
                  <w:rFonts w:ascii="Calibri" w:hAnsi="Calibri"/>
                  <w:color w:val="000000"/>
                  <w:sz w:val="16"/>
                  <w:szCs w:val="16"/>
                  <w:rPrChange w:id="3866"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nil"/>
            </w:tcBorders>
            <w:shd w:val="clear" w:color="000000" w:fill="BFBFBF"/>
            <w:noWrap/>
            <w:vAlign w:val="bottom"/>
            <w:hideMark/>
          </w:tcPr>
          <w:p w:rsidR="00AC393F" w:rsidRPr="00AC393F" w:rsidRDefault="00AC393F" w:rsidP="00AC393F">
            <w:pPr>
              <w:ind w:firstLine="0"/>
              <w:jc w:val="left"/>
              <w:rPr>
                <w:ins w:id="3867" w:author="Ademar Oliva Xavier Jr." w:date="2014-05-21T10:29:00Z"/>
                <w:rFonts w:ascii="Calibri" w:hAnsi="Calibri"/>
                <w:color w:val="000000"/>
                <w:sz w:val="16"/>
                <w:szCs w:val="16"/>
                <w:rPrChange w:id="3868" w:author="Ademar Oliva Xavier Jr." w:date="2014-05-21T10:31:00Z">
                  <w:rPr>
                    <w:ins w:id="3869" w:author="Ademar Oliva Xavier Jr." w:date="2014-05-21T10:29:00Z"/>
                    <w:rFonts w:ascii="Calibri" w:hAnsi="Calibri"/>
                    <w:color w:val="000000"/>
                    <w:szCs w:val="22"/>
                  </w:rPr>
                </w:rPrChange>
              </w:rPr>
            </w:pPr>
            <w:ins w:id="3870" w:author="Ademar Oliva Xavier Jr." w:date="2014-05-21T10:29:00Z">
              <w:r w:rsidRPr="00AC393F">
                <w:rPr>
                  <w:rFonts w:ascii="Calibri" w:hAnsi="Calibri"/>
                  <w:color w:val="000000"/>
                  <w:sz w:val="16"/>
                  <w:szCs w:val="16"/>
                  <w:rPrChange w:id="3871" w:author="Ademar Oliva Xavier Jr." w:date="2014-05-21T10:31:00Z">
                    <w:rPr>
                      <w:rFonts w:ascii="Calibri" w:hAnsi="Calibri"/>
                      <w:color w:val="000000"/>
                      <w:szCs w:val="22"/>
                    </w:rPr>
                  </w:rPrChange>
                </w:rPr>
                <w:t> </w:t>
              </w:r>
            </w:ins>
          </w:p>
        </w:tc>
        <w:tc>
          <w:tcPr>
            <w:tcW w:w="137" w:type="pct"/>
            <w:tcBorders>
              <w:top w:val="nil"/>
              <w:left w:val="single" w:sz="8" w:space="0" w:color="auto"/>
              <w:bottom w:val="single" w:sz="8" w:space="0" w:color="auto"/>
              <w:right w:val="single" w:sz="4" w:space="0" w:color="auto"/>
            </w:tcBorders>
            <w:shd w:val="clear" w:color="000000" w:fill="BFBFBF"/>
            <w:noWrap/>
            <w:vAlign w:val="bottom"/>
            <w:hideMark/>
          </w:tcPr>
          <w:p w:rsidR="00AC393F" w:rsidRPr="00AC393F" w:rsidRDefault="00AC393F" w:rsidP="00AC393F">
            <w:pPr>
              <w:ind w:firstLine="0"/>
              <w:jc w:val="left"/>
              <w:rPr>
                <w:ins w:id="3872" w:author="Ademar Oliva Xavier Jr." w:date="2014-05-21T10:29:00Z"/>
                <w:rFonts w:ascii="Calibri" w:hAnsi="Calibri"/>
                <w:color w:val="000000"/>
                <w:sz w:val="16"/>
                <w:szCs w:val="16"/>
                <w:rPrChange w:id="3873" w:author="Ademar Oliva Xavier Jr." w:date="2014-05-21T10:31:00Z">
                  <w:rPr>
                    <w:ins w:id="3874" w:author="Ademar Oliva Xavier Jr." w:date="2014-05-21T10:29:00Z"/>
                    <w:rFonts w:ascii="Calibri" w:hAnsi="Calibri"/>
                    <w:color w:val="000000"/>
                    <w:szCs w:val="22"/>
                  </w:rPr>
                </w:rPrChange>
              </w:rPr>
            </w:pPr>
            <w:ins w:id="3875" w:author="Ademar Oliva Xavier Jr." w:date="2014-05-21T10:29:00Z">
              <w:r w:rsidRPr="00AC393F">
                <w:rPr>
                  <w:rFonts w:ascii="Calibri" w:hAnsi="Calibri"/>
                  <w:color w:val="000000"/>
                  <w:sz w:val="16"/>
                  <w:szCs w:val="16"/>
                  <w:rPrChange w:id="387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BFBFBF"/>
            <w:noWrap/>
            <w:vAlign w:val="bottom"/>
            <w:hideMark/>
          </w:tcPr>
          <w:p w:rsidR="00AC393F" w:rsidRPr="00AC393F" w:rsidRDefault="00AC393F" w:rsidP="00AC393F">
            <w:pPr>
              <w:ind w:firstLine="0"/>
              <w:jc w:val="left"/>
              <w:rPr>
                <w:ins w:id="3877" w:author="Ademar Oliva Xavier Jr." w:date="2014-05-21T10:29:00Z"/>
                <w:rFonts w:ascii="Calibri" w:hAnsi="Calibri"/>
                <w:color w:val="000000"/>
                <w:sz w:val="16"/>
                <w:szCs w:val="16"/>
                <w:rPrChange w:id="3878" w:author="Ademar Oliva Xavier Jr." w:date="2014-05-21T10:31:00Z">
                  <w:rPr>
                    <w:ins w:id="3879" w:author="Ademar Oliva Xavier Jr." w:date="2014-05-21T10:29:00Z"/>
                    <w:rFonts w:ascii="Calibri" w:hAnsi="Calibri"/>
                    <w:color w:val="000000"/>
                    <w:szCs w:val="22"/>
                  </w:rPr>
                </w:rPrChange>
              </w:rPr>
            </w:pPr>
            <w:ins w:id="3880" w:author="Ademar Oliva Xavier Jr." w:date="2014-05-21T10:29:00Z">
              <w:r w:rsidRPr="00AC393F">
                <w:rPr>
                  <w:rFonts w:ascii="Calibri" w:hAnsi="Calibri"/>
                  <w:color w:val="000000"/>
                  <w:sz w:val="16"/>
                  <w:szCs w:val="16"/>
                  <w:rPrChange w:id="388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BFBFBF"/>
            <w:noWrap/>
            <w:vAlign w:val="bottom"/>
            <w:hideMark/>
          </w:tcPr>
          <w:p w:rsidR="00AC393F" w:rsidRPr="00AC393F" w:rsidRDefault="00AC393F" w:rsidP="00AC393F">
            <w:pPr>
              <w:ind w:firstLine="0"/>
              <w:jc w:val="left"/>
              <w:rPr>
                <w:ins w:id="3882" w:author="Ademar Oliva Xavier Jr." w:date="2014-05-21T10:29:00Z"/>
                <w:rFonts w:ascii="Calibri" w:hAnsi="Calibri"/>
                <w:color w:val="000000"/>
                <w:sz w:val="16"/>
                <w:szCs w:val="16"/>
                <w:rPrChange w:id="3883" w:author="Ademar Oliva Xavier Jr." w:date="2014-05-21T10:31:00Z">
                  <w:rPr>
                    <w:ins w:id="3884" w:author="Ademar Oliva Xavier Jr." w:date="2014-05-21T10:29:00Z"/>
                    <w:rFonts w:ascii="Calibri" w:hAnsi="Calibri"/>
                    <w:color w:val="000000"/>
                    <w:szCs w:val="22"/>
                  </w:rPr>
                </w:rPrChange>
              </w:rPr>
            </w:pPr>
            <w:ins w:id="3885" w:author="Ademar Oliva Xavier Jr." w:date="2014-05-21T10:29:00Z">
              <w:r w:rsidRPr="00AC393F">
                <w:rPr>
                  <w:rFonts w:ascii="Calibri" w:hAnsi="Calibri"/>
                  <w:color w:val="000000"/>
                  <w:sz w:val="16"/>
                  <w:szCs w:val="16"/>
                  <w:rPrChange w:id="388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BFBFBF"/>
            <w:noWrap/>
            <w:vAlign w:val="bottom"/>
            <w:hideMark/>
          </w:tcPr>
          <w:p w:rsidR="00AC393F" w:rsidRPr="00AC393F" w:rsidRDefault="00AC393F" w:rsidP="00AC393F">
            <w:pPr>
              <w:ind w:firstLine="0"/>
              <w:jc w:val="left"/>
              <w:rPr>
                <w:ins w:id="3887" w:author="Ademar Oliva Xavier Jr." w:date="2014-05-21T10:29:00Z"/>
                <w:rFonts w:ascii="Calibri" w:hAnsi="Calibri"/>
                <w:color w:val="000000"/>
                <w:sz w:val="16"/>
                <w:szCs w:val="16"/>
                <w:rPrChange w:id="3888" w:author="Ademar Oliva Xavier Jr." w:date="2014-05-21T10:31:00Z">
                  <w:rPr>
                    <w:ins w:id="3889" w:author="Ademar Oliva Xavier Jr." w:date="2014-05-21T10:29:00Z"/>
                    <w:rFonts w:ascii="Calibri" w:hAnsi="Calibri"/>
                    <w:color w:val="000000"/>
                    <w:szCs w:val="22"/>
                  </w:rPr>
                </w:rPrChange>
              </w:rPr>
            </w:pPr>
            <w:ins w:id="3890" w:author="Ademar Oliva Xavier Jr." w:date="2014-05-21T10:29:00Z">
              <w:r w:rsidRPr="00AC393F">
                <w:rPr>
                  <w:rFonts w:ascii="Calibri" w:hAnsi="Calibri"/>
                  <w:color w:val="000000"/>
                  <w:sz w:val="16"/>
                  <w:szCs w:val="16"/>
                  <w:rPrChange w:id="389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BFBFBF"/>
            <w:noWrap/>
            <w:vAlign w:val="bottom"/>
            <w:hideMark/>
          </w:tcPr>
          <w:p w:rsidR="00AC393F" w:rsidRPr="00AC393F" w:rsidRDefault="00AC393F" w:rsidP="00AC393F">
            <w:pPr>
              <w:ind w:firstLine="0"/>
              <w:jc w:val="left"/>
              <w:rPr>
                <w:ins w:id="3892" w:author="Ademar Oliva Xavier Jr." w:date="2014-05-21T10:29:00Z"/>
                <w:rFonts w:ascii="Calibri" w:hAnsi="Calibri"/>
                <w:color w:val="000000"/>
                <w:sz w:val="16"/>
                <w:szCs w:val="16"/>
                <w:rPrChange w:id="3893" w:author="Ademar Oliva Xavier Jr." w:date="2014-05-21T10:31:00Z">
                  <w:rPr>
                    <w:ins w:id="3894" w:author="Ademar Oliva Xavier Jr." w:date="2014-05-21T10:29:00Z"/>
                    <w:rFonts w:ascii="Calibri" w:hAnsi="Calibri"/>
                    <w:color w:val="000000"/>
                    <w:szCs w:val="22"/>
                  </w:rPr>
                </w:rPrChange>
              </w:rPr>
            </w:pPr>
            <w:ins w:id="3895" w:author="Ademar Oliva Xavier Jr." w:date="2014-05-21T10:29:00Z">
              <w:r w:rsidRPr="00AC393F">
                <w:rPr>
                  <w:rFonts w:ascii="Calibri" w:hAnsi="Calibri"/>
                  <w:color w:val="000000"/>
                  <w:sz w:val="16"/>
                  <w:szCs w:val="16"/>
                  <w:rPrChange w:id="389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8" w:space="0" w:color="auto"/>
            </w:tcBorders>
            <w:shd w:val="clear" w:color="000000" w:fill="BFBFBF"/>
            <w:noWrap/>
            <w:vAlign w:val="bottom"/>
            <w:hideMark/>
          </w:tcPr>
          <w:p w:rsidR="00AC393F" w:rsidRPr="00AC393F" w:rsidRDefault="00AC393F" w:rsidP="00AC393F">
            <w:pPr>
              <w:ind w:firstLine="0"/>
              <w:jc w:val="left"/>
              <w:rPr>
                <w:ins w:id="3897" w:author="Ademar Oliva Xavier Jr." w:date="2014-05-21T10:29:00Z"/>
                <w:rFonts w:ascii="Calibri" w:hAnsi="Calibri"/>
                <w:color w:val="000000"/>
                <w:sz w:val="16"/>
                <w:szCs w:val="16"/>
                <w:rPrChange w:id="3898" w:author="Ademar Oliva Xavier Jr." w:date="2014-05-21T10:31:00Z">
                  <w:rPr>
                    <w:ins w:id="3899" w:author="Ademar Oliva Xavier Jr." w:date="2014-05-21T10:29:00Z"/>
                    <w:rFonts w:ascii="Calibri" w:hAnsi="Calibri"/>
                    <w:color w:val="000000"/>
                    <w:szCs w:val="22"/>
                  </w:rPr>
                </w:rPrChange>
              </w:rPr>
            </w:pPr>
            <w:ins w:id="3900" w:author="Ademar Oliva Xavier Jr." w:date="2014-05-21T10:29:00Z">
              <w:r w:rsidRPr="00AC393F">
                <w:rPr>
                  <w:rFonts w:ascii="Calibri" w:hAnsi="Calibri"/>
                  <w:color w:val="000000"/>
                  <w:sz w:val="16"/>
                  <w:szCs w:val="16"/>
                  <w:rPrChange w:id="3901" w:author="Ademar Oliva Xavier Jr." w:date="2014-05-21T10:31:00Z">
                    <w:rPr>
                      <w:rFonts w:ascii="Calibri" w:hAnsi="Calibri"/>
                      <w:color w:val="000000"/>
                      <w:szCs w:val="22"/>
                    </w:rPr>
                  </w:rPrChange>
                </w:rPr>
                <w:t> </w:t>
              </w:r>
            </w:ins>
          </w:p>
        </w:tc>
      </w:tr>
      <w:tr w:rsidR="00AC393F" w:rsidRPr="00AC393F" w:rsidTr="00AC393F">
        <w:trPr>
          <w:trHeight w:val="315"/>
          <w:ins w:id="3902" w:author="Ademar Oliva Xavier Jr." w:date="2014-05-21T10:29:00Z"/>
          <w:trPrChange w:id="3903" w:author="Ademar Oliva Xavier Jr." w:date="2014-05-21T10:30:00Z">
            <w:trPr>
              <w:gridBefore w:val="1"/>
              <w:trHeight w:val="315"/>
            </w:trPr>
          </w:trPrChange>
        </w:trPr>
        <w:tc>
          <w:tcPr>
            <w:tcW w:w="5000" w:type="pct"/>
            <w:gridSpan w:val="25"/>
            <w:tcBorders>
              <w:top w:val="single" w:sz="8" w:space="0" w:color="auto"/>
              <w:left w:val="single" w:sz="8" w:space="0" w:color="auto"/>
              <w:bottom w:val="single" w:sz="8" w:space="0" w:color="auto"/>
              <w:right w:val="single" w:sz="8" w:space="0" w:color="000000"/>
            </w:tcBorders>
            <w:shd w:val="clear" w:color="auto" w:fill="auto"/>
            <w:vAlign w:val="center"/>
            <w:hideMark/>
            <w:tcPrChange w:id="3904" w:author="Ademar Oliva Xavier Jr." w:date="2014-05-21T10:30:00Z">
              <w:tcPr>
                <w:tcW w:w="16740" w:type="dxa"/>
                <w:gridSpan w:val="50"/>
                <w:tcBorders>
                  <w:top w:val="single" w:sz="8" w:space="0" w:color="auto"/>
                  <w:left w:val="single" w:sz="8" w:space="0" w:color="auto"/>
                  <w:bottom w:val="single" w:sz="8" w:space="0" w:color="auto"/>
                  <w:right w:val="single" w:sz="8" w:space="0" w:color="000000"/>
                </w:tcBorders>
                <w:shd w:val="clear" w:color="auto" w:fill="auto"/>
                <w:vAlign w:val="center"/>
                <w:hideMark/>
              </w:tcPr>
            </w:tcPrChange>
          </w:tcPr>
          <w:p w:rsidR="00AC393F" w:rsidRPr="00AC393F" w:rsidRDefault="00AC393F" w:rsidP="00AC393F">
            <w:pPr>
              <w:ind w:firstLine="0"/>
              <w:jc w:val="center"/>
              <w:rPr>
                <w:ins w:id="3905" w:author="Ademar Oliva Xavier Jr." w:date="2014-05-21T10:29:00Z"/>
                <w:rFonts w:ascii="Arial" w:hAnsi="Arial" w:cs="Arial"/>
                <w:color w:val="000000"/>
                <w:sz w:val="16"/>
                <w:szCs w:val="16"/>
                <w:rPrChange w:id="3906" w:author="Ademar Oliva Xavier Jr." w:date="2014-05-21T10:31:00Z">
                  <w:rPr>
                    <w:ins w:id="3907" w:author="Ademar Oliva Xavier Jr." w:date="2014-05-21T10:29:00Z"/>
                    <w:rFonts w:ascii="Arial" w:hAnsi="Arial" w:cs="Arial"/>
                    <w:color w:val="000000"/>
                    <w:sz w:val="20"/>
                    <w:szCs w:val="20"/>
                  </w:rPr>
                </w:rPrChange>
              </w:rPr>
            </w:pPr>
            <w:proofErr w:type="spellStart"/>
            <w:ins w:id="3908" w:author="Ademar Oliva Xavier Jr." w:date="2014-05-21T10:29:00Z">
              <w:r w:rsidRPr="00AC393F">
                <w:rPr>
                  <w:rFonts w:ascii="Arial" w:hAnsi="Arial" w:cs="Arial"/>
                  <w:color w:val="000000"/>
                  <w:sz w:val="16"/>
                  <w:szCs w:val="16"/>
                  <w:rPrChange w:id="3909" w:author="Ademar Oliva Xavier Jr." w:date="2014-05-21T10:31:00Z">
                    <w:rPr>
                      <w:rFonts w:ascii="Arial" w:hAnsi="Arial" w:cs="Arial"/>
                      <w:color w:val="000000"/>
                      <w:sz w:val="20"/>
                      <w:szCs w:val="20"/>
                    </w:rPr>
                  </w:rPrChange>
                </w:rPr>
                <w:lastRenderedPageBreak/>
                <w:t>WorkFlow</w:t>
              </w:r>
              <w:proofErr w:type="spellEnd"/>
            </w:ins>
          </w:p>
        </w:tc>
      </w:tr>
      <w:tr w:rsidR="00AC393F" w:rsidRPr="00AC393F" w:rsidTr="00AC393F">
        <w:trPr>
          <w:trHeight w:val="300"/>
          <w:ins w:id="3910" w:author="Ademar Oliva Xavier Jr." w:date="2014-05-21T10:29:00Z"/>
          <w:trPrChange w:id="3911" w:author="Ademar Oliva Xavier Jr." w:date="2014-05-21T10:30:00Z">
            <w:trPr>
              <w:gridBefore w:val="1"/>
              <w:trHeight w:val="300"/>
            </w:trPr>
          </w:trPrChange>
        </w:trPr>
        <w:tc>
          <w:tcPr>
            <w:tcW w:w="1703" w:type="pct"/>
            <w:tcBorders>
              <w:top w:val="nil"/>
              <w:left w:val="single" w:sz="8" w:space="0" w:color="auto"/>
              <w:bottom w:val="single" w:sz="4" w:space="0" w:color="auto"/>
              <w:right w:val="nil"/>
            </w:tcBorders>
            <w:shd w:val="clear" w:color="auto" w:fill="auto"/>
            <w:vAlign w:val="center"/>
            <w:hideMark/>
            <w:tcPrChange w:id="3912" w:author="Ademar Oliva Xavier Jr." w:date="2014-05-21T10:30:00Z">
              <w:tcPr>
                <w:tcW w:w="5700" w:type="dxa"/>
                <w:gridSpan w:val="14"/>
                <w:tcBorders>
                  <w:top w:val="nil"/>
                  <w:left w:val="single" w:sz="8" w:space="0" w:color="auto"/>
                  <w:bottom w:val="single" w:sz="4" w:space="0" w:color="auto"/>
                  <w:right w:val="nil"/>
                </w:tcBorders>
                <w:shd w:val="clear" w:color="auto" w:fill="auto"/>
                <w:vAlign w:val="center"/>
                <w:hideMark/>
              </w:tcPr>
            </w:tcPrChange>
          </w:tcPr>
          <w:p w:rsidR="00AC393F" w:rsidRPr="00AC393F" w:rsidRDefault="00AC393F" w:rsidP="00AC393F">
            <w:pPr>
              <w:ind w:firstLine="0"/>
              <w:jc w:val="left"/>
              <w:rPr>
                <w:ins w:id="3913" w:author="Ademar Oliva Xavier Jr." w:date="2014-05-21T10:29:00Z"/>
                <w:rFonts w:ascii="Arial" w:hAnsi="Arial" w:cs="Arial"/>
                <w:color w:val="000000"/>
                <w:sz w:val="16"/>
                <w:szCs w:val="16"/>
                <w:rPrChange w:id="3914" w:author="Ademar Oliva Xavier Jr." w:date="2014-05-21T10:31:00Z">
                  <w:rPr>
                    <w:ins w:id="3915" w:author="Ademar Oliva Xavier Jr." w:date="2014-05-21T10:29:00Z"/>
                    <w:rFonts w:ascii="Arial" w:hAnsi="Arial" w:cs="Arial"/>
                    <w:color w:val="000000"/>
                    <w:sz w:val="20"/>
                    <w:szCs w:val="20"/>
                  </w:rPr>
                </w:rPrChange>
              </w:rPr>
            </w:pPr>
            <w:ins w:id="3916" w:author="Ademar Oliva Xavier Jr." w:date="2014-05-21T10:29:00Z">
              <w:r w:rsidRPr="00AC393F">
                <w:rPr>
                  <w:rFonts w:ascii="Arial" w:hAnsi="Arial" w:cs="Arial"/>
                  <w:color w:val="000000"/>
                  <w:sz w:val="16"/>
                  <w:szCs w:val="16"/>
                  <w:rPrChange w:id="3917" w:author="Ademar Oliva Xavier Jr." w:date="2014-05-21T10:31:00Z">
                    <w:rPr>
                      <w:rFonts w:ascii="Arial" w:hAnsi="Arial" w:cs="Arial"/>
                      <w:color w:val="000000"/>
                      <w:sz w:val="20"/>
                      <w:szCs w:val="20"/>
                    </w:rPr>
                  </w:rPrChange>
                </w:rPr>
                <w:t>Normalização do Banco de Dados/Tabelas</w:t>
              </w:r>
            </w:ins>
          </w:p>
        </w:tc>
        <w:tc>
          <w:tcPr>
            <w:tcW w:w="137" w:type="pct"/>
            <w:tcBorders>
              <w:top w:val="nil"/>
              <w:left w:val="single" w:sz="8" w:space="0" w:color="auto"/>
              <w:bottom w:val="single" w:sz="4" w:space="0" w:color="auto"/>
              <w:right w:val="single" w:sz="4" w:space="0" w:color="auto"/>
            </w:tcBorders>
            <w:shd w:val="clear" w:color="000000" w:fill="B8CCE4"/>
            <w:noWrap/>
            <w:vAlign w:val="bottom"/>
            <w:hideMark/>
            <w:tcPrChange w:id="3918" w:author="Ademar Oliva Xavier Jr." w:date="2014-05-21T10:30:00Z">
              <w:tcPr>
                <w:tcW w:w="460" w:type="dxa"/>
                <w:gridSpan w:val="3"/>
                <w:tcBorders>
                  <w:top w:val="nil"/>
                  <w:left w:val="single" w:sz="8" w:space="0" w:color="auto"/>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3919" w:author="Ademar Oliva Xavier Jr." w:date="2014-05-21T10:29:00Z"/>
                <w:rFonts w:ascii="Calibri" w:hAnsi="Calibri"/>
                <w:color w:val="000000"/>
                <w:sz w:val="16"/>
                <w:szCs w:val="16"/>
                <w:rPrChange w:id="3920" w:author="Ademar Oliva Xavier Jr." w:date="2014-05-21T10:31:00Z">
                  <w:rPr>
                    <w:ins w:id="3921" w:author="Ademar Oliva Xavier Jr." w:date="2014-05-21T10:29:00Z"/>
                    <w:rFonts w:ascii="Calibri" w:hAnsi="Calibri"/>
                    <w:color w:val="000000"/>
                    <w:szCs w:val="22"/>
                  </w:rPr>
                </w:rPrChange>
              </w:rPr>
            </w:pPr>
            <w:ins w:id="3922" w:author="Ademar Oliva Xavier Jr." w:date="2014-05-21T10:29:00Z">
              <w:r w:rsidRPr="00AC393F">
                <w:rPr>
                  <w:rFonts w:ascii="Calibri" w:hAnsi="Calibri"/>
                  <w:color w:val="000000"/>
                  <w:sz w:val="16"/>
                  <w:szCs w:val="16"/>
                  <w:rPrChange w:id="39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Change w:id="3924" w:author="Ademar Oliva Xavier Jr." w:date="2014-05-21T10:30:00Z">
              <w:tcPr>
                <w:tcW w:w="460" w:type="dxa"/>
                <w:gridSpan w:val="2"/>
                <w:tcBorders>
                  <w:top w:val="nil"/>
                  <w:left w:val="nil"/>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3925" w:author="Ademar Oliva Xavier Jr." w:date="2014-05-21T10:29:00Z"/>
                <w:rFonts w:ascii="Calibri" w:hAnsi="Calibri"/>
                <w:color w:val="000000"/>
                <w:sz w:val="16"/>
                <w:szCs w:val="16"/>
                <w:rPrChange w:id="3926" w:author="Ademar Oliva Xavier Jr." w:date="2014-05-21T10:31:00Z">
                  <w:rPr>
                    <w:ins w:id="3927" w:author="Ademar Oliva Xavier Jr." w:date="2014-05-21T10:29:00Z"/>
                    <w:rFonts w:ascii="Calibri" w:hAnsi="Calibri"/>
                    <w:color w:val="000000"/>
                    <w:szCs w:val="22"/>
                  </w:rPr>
                </w:rPrChange>
              </w:rPr>
            </w:pPr>
            <w:ins w:id="3928" w:author="Ademar Oliva Xavier Jr." w:date="2014-05-21T10:29:00Z">
              <w:r w:rsidRPr="00AC393F">
                <w:rPr>
                  <w:rFonts w:ascii="Calibri" w:hAnsi="Calibri"/>
                  <w:color w:val="000000"/>
                  <w:sz w:val="16"/>
                  <w:szCs w:val="16"/>
                  <w:rPrChange w:id="39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30"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31" w:author="Ademar Oliva Xavier Jr." w:date="2014-05-21T10:29:00Z"/>
                <w:rFonts w:ascii="Calibri" w:hAnsi="Calibri"/>
                <w:color w:val="000000"/>
                <w:sz w:val="16"/>
                <w:szCs w:val="16"/>
                <w:rPrChange w:id="3932" w:author="Ademar Oliva Xavier Jr." w:date="2014-05-21T10:31:00Z">
                  <w:rPr>
                    <w:ins w:id="3933" w:author="Ademar Oliva Xavier Jr." w:date="2014-05-21T10:29:00Z"/>
                    <w:rFonts w:ascii="Calibri" w:hAnsi="Calibri"/>
                    <w:color w:val="000000"/>
                    <w:szCs w:val="22"/>
                  </w:rPr>
                </w:rPrChange>
              </w:rPr>
            </w:pPr>
            <w:ins w:id="3934" w:author="Ademar Oliva Xavier Jr." w:date="2014-05-21T10:29:00Z">
              <w:r w:rsidRPr="00AC393F">
                <w:rPr>
                  <w:rFonts w:ascii="Calibri" w:hAnsi="Calibri"/>
                  <w:color w:val="000000"/>
                  <w:sz w:val="16"/>
                  <w:szCs w:val="16"/>
                  <w:rPrChange w:id="39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36"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37" w:author="Ademar Oliva Xavier Jr." w:date="2014-05-21T10:29:00Z"/>
                <w:rFonts w:ascii="Calibri" w:hAnsi="Calibri"/>
                <w:color w:val="000000"/>
                <w:sz w:val="16"/>
                <w:szCs w:val="16"/>
                <w:rPrChange w:id="3938" w:author="Ademar Oliva Xavier Jr." w:date="2014-05-21T10:31:00Z">
                  <w:rPr>
                    <w:ins w:id="3939" w:author="Ademar Oliva Xavier Jr." w:date="2014-05-21T10:29:00Z"/>
                    <w:rFonts w:ascii="Calibri" w:hAnsi="Calibri"/>
                    <w:color w:val="000000"/>
                    <w:szCs w:val="22"/>
                  </w:rPr>
                </w:rPrChange>
              </w:rPr>
            </w:pPr>
            <w:ins w:id="3940" w:author="Ademar Oliva Xavier Jr." w:date="2014-05-21T10:29:00Z">
              <w:r w:rsidRPr="00AC393F">
                <w:rPr>
                  <w:rFonts w:ascii="Calibri" w:hAnsi="Calibri"/>
                  <w:color w:val="000000"/>
                  <w:sz w:val="16"/>
                  <w:szCs w:val="16"/>
                  <w:rPrChange w:id="39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42"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43" w:author="Ademar Oliva Xavier Jr." w:date="2014-05-21T10:29:00Z"/>
                <w:rFonts w:ascii="Calibri" w:hAnsi="Calibri"/>
                <w:color w:val="000000"/>
                <w:sz w:val="16"/>
                <w:szCs w:val="16"/>
                <w:rPrChange w:id="3944" w:author="Ademar Oliva Xavier Jr." w:date="2014-05-21T10:31:00Z">
                  <w:rPr>
                    <w:ins w:id="3945" w:author="Ademar Oliva Xavier Jr." w:date="2014-05-21T10:29:00Z"/>
                    <w:rFonts w:ascii="Calibri" w:hAnsi="Calibri"/>
                    <w:color w:val="000000"/>
                    <w:szCs w:val="22"/>
                  </w:rPr>
                </w:rPrChange>
              </w:rPr>
            </w:pPr>
            <w:ins w:id="3946" w:author="Ademar Oliva Xavier Jr." w:date="2014-05-21T10:29:00Z">
              <w:r w:rsidRPr="00AC393F">
                <w:rPr>
                  <w:rFonts w:ascii="Calibri" w:hAnsi="Calibri"/>
                  <w:color w:val="000000"/>
                  <w:sz w:val="16"/>
                  <w:szCs w:val="16"/>
                  <w:rPrChange w:id="39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48"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49" w:author="Ademar Oliva Xavier Jr." w:date="2014-05-21T10:29:00Z"/>
                <w:rFonts w:ascii="Calibri" w:hAnsi="Calibri"/>
                <w:color w:val="000000"/>
                <w:sz w:val="16"/>
                <w:szCs w:val="16"/>
                <w:rPrChange w:id="3950" w:author="Ademar Oliva Xavier Jr." w:date="2014-05-21T10:31:00Z">
                  <w:rPr>
                    <w:ins w:id="3951" w:author="Ademar Oliva Xavier Jr." w:date="2014-05-21T10:29:00Z"/>
                    <w:rFonts w:ascii="Calibri" w:hAnsi="Calibri"/>
                    <w:color w:val="000000"/>
                    <w:szCs w:val="22"/>
                  </w:rPr>
                </w:rPrChange>
              </w:rPr>
            </w:pPr>
            <w:ins w:id="3952" w:author="Ademar Oliva Xavier Jr." w:date="2014-05-21T10:29:00Z">
              <w:r w:rsidRPr="00AC393F">
                <w:rPr>
                  <w:rFonts w:ascii="Calibri" w:hAnsi="Calibri"/>
                  <w:color w:val="000000"/>
                  <w:sz w:val="16"/>
                  <w:szCs w:val="16"/>
                  <w:rPrChange w:id="39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54"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55" w:author="Ademar Oliva Xavier Jr." w:date="2014-05-21T10:29:00Z"/>
                <w:rFonts w:ascii="Calibri" w:hAnsi="Calibri"/>
                <w:color w:val="000000"/>
                <w:sz w:val="16"/>
                <w:szCs w:val="16"/>
                <w:rPrChange w:id="3956" w:author="Ademar Oliva Xavier Jr." w:date="2014-05-21T10:31:00Z">
                  <w:rPr>
                    <w:ins w:id="3957" w:author="Ademar Oliva Xavier Jr." w:date="2014-05-21T10:29:00Z"/>
                    <w:rFonts w:ascii="Calibri" w:hAnsi="Calibri"/>
                    <w:color w:val="000000"/>
                    <w:szCs w:val="22"/>
                  </w:rPr>
                </w:rPrChange>
              </w:rPr>
            </w:pPr>
            <w:ins w:id="3958" w:author="Ademar Oliva Xavier Jr." w:date="2014-05-21T10:29:00Z">
              <w:r w:rsidRPr="00AC393F">
                <w:rPr>
                  <w:rFonts w:ascii="Calibri" w:hAnsi="Calibri"/>
                  <w:color w:val="000000"/>
                  <w:sz w:val="16"/>
                  <w:szCs w:val="16"/>
                  <w:rPrChange w:id="39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3960" w:author="Ademar Oliva Xavier Jr." w:date="2014-05-21T10:30:00Z">
              <w:tcPr>
                <w:tcW w:w="460" w:type="dxa"/>
                <w:gridSpan w:val="2"/>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3961" w:author="Ademar Oliva Xavier Jr." w:date="2014-05-21T10:29:00Z"/>
                <w:rFonts w:ascii="Calibri" w:hAnsi="Calibri"/>
                <w:color w:val="000000"/>
                <w:sz w:val="16"/>
                <w:szCs w:val="16"/>
                <w:rPrChange w:id="3962" w:author="Ademar Oliva Xavier Jr." w:date="2014-05-21T10:31:00Z">
                  <w:rPr>
                    <w:ins w:id="3963" w:author="Ademar Oliva Xavier Jr." w:date="2014-05-21T10:29:00Z"/>
                    <w:rFonts w:ascii="Calibri" w:hAnsi="Calibri"/>
                    <w:color w:val="000000"/>
                    <w:szCs w:val="22"/>
                  </w:rPr>
                </w:rPrChange>
              </w:rPr>
            </w:pPr>
            <w:ins w:id="3964" w:author="Ademar Oliva Xavier Jr." w:date="2014-05-21T10:29:00Z">
              <w:r w:rsidRPr="00AC393F">
                <w:rPr>
                  <w:rFonts w:ascii="Calibri" w:hAnsi="Calibri"/>
                  <w:color w:val="000000"/>
                  <w:sz w:val="16"/>
                  <w:szCs w:val="16"/>
                  <w:rPrChange w:id="39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6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67" w:author="Ademar Oliva Xavier Jr." w:date="2014-05-21T10:29:00Z"/>
                <w:rFonts w:ascii="Calibri" w:hAnsi="Calibri"/>
                <w:color w:val="000000"/>
                <w:sz w:val="16"/>
                <w:szCs w:val="16"/>
                <w:rPrChange w:id="3968" w:author="Ademar Oliva Xavier Jr." w:date="2014-05-21T10:31:00Z">
                  <w:rPr>
                    <w:ins w:id="3969" w:author="Ademar Oliva Xavier Jr." w:date="2014-05-21T10:29:00Z"/>
                    <w:rFonts w:ascii="Calibri" w:hAnsi="Calibri"/>
                    <w:color w:val="000000"/>
                    <w:szCs w:val="22"/>
                  </w:rPr>
                </w:rPrChange>
              </w:rPr>
            </w:pPr>
            <w:ins w:id="3970" w:author="Ademar Oliva Xavier Jr." w:date="2014-05-21T10:29:00Z">
              <w:r w:rsidRPr="00AC393F">
                <w:rPr>
                  <w:rFonts w:ascii="Calibri" w:hAnsi="Calibri"/>
                  <w:color w:val="000000"/>
                  <w:sz w:val="16"/>
                  <w:szCs w:val="16"/>
                  <w:rPrChange w:id="39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7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73" w:author="Ademar Oliva Xavier Jr." w:date="2014-05-21T10:29:00Z"/>
                <w:rFonts w:ascii="Calibri" w:hAnsi="Calibri"/>
                <w:color w:val="000000"/>
                <w:sz w:val="16"/>
                <w:szCs w:val="16"/>
                <w:rPrChange w:id="3974" w:author="Ademar Oliva Xavier Jr." w:date="2014-05-21T10:31:00Z">
                  <w:rPr>
                    <w:ins w:id="3975" w:author="Ademar Oliva Xavier Jr." w:date="2014-05-21T10:29:00Z"/>
                    <w:rFonts w:ascii="Calibri" w:hAnsi="Calibri"/>
                    <w:color w:val="000000"/>
                    <w:szCs w:val="22"/>
                  </w:rPr>
                </w:rPrChange>
              </w:rPr>
            </w:pPr>
            <w:ins w:id="3976" w:author="Ademar Oliva Xavier Jr." w:date="2014-05-21T10:29:00Z">
              <w:r w:rsidRPr="00AC393F">
                <w:rPr>
                  <w:rFonts w:ascii="Calibri" w:hAnsi="Calibri"/>
                  <w:color w:val="000000"/>
                  <w:sz w:val="16"/>
                  <w:szCs w:val="16"/>
                  <w:rPrChange w:id="39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7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79" w:author="Ademar Oliva Xavier Jr." w:date="2014-05-21T10:29:00Z"/>
                <w:rFonts w:ascii="Calibri" w:hAnsi="Calibri"/>
                <w:color w:val="000000"/>
                <w:sz w:val="16"/>
                <w:szCs w:val="16"/>
                <w:rPrChange w:id="3980" w:author="Ademar Oliva Xavier Jr." w:date="2014-05-21T10:31:00Z">
                  <w:rPr>
                    <w:ins w:id="3981" w:author="Ademar Oliva Xavier Jr." w:date="2014-05-21T10:29:00Z"/>
                    <w:rFonts w:ascii="Calibri" w:hAnsi="Calibri"/>
                    <w:color w:val="000000"/>
                    <w:szCs w:val="22"/>
                  </w:rPr>
                </w:rPrChange>
              </w:rPr>
            </w:pPr>
            <w:ins w:id="3982" w:author="Ademar Oliva Xavier Jr." w:date="2014-05-21T10:29:00Z">
              <w:r w:rsidRPr="00AC393F">
                <w:rPr>
                  <w:rFonts w:ascii="Calibri" w:hAnsi="Calibri"/>
                  <w:color w:val="000000"/>
                  <w:sz w:val="16"/>
                  <w:szCs w:val="16"/>
                  <w:rPrChange w:id="39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8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85" w:author="Ademar Oliva Xavier Jr." w:date="2014-05-21T10:29:00Z"/>
                <w:rFonts w:ascii="Calibri" w:hAnsi="Calibri"/>
                <w:color w:val="000000"/>
                <w:sz w:val="16"/>
                <w:szCs w:val="16"/>
                <w:rPrChange w:id="3986" w:author="Ademar Oliva Xavier Jr." w:date="2014-05-21T10:31:00Z">
                  <w:rPr>
                    <w:ins w:id="3987" w:author="Ademar Oliva Xavier Jr." w:date="2014-05-21T10:29:00Z"/>
                    <w:rFonts w:ascii="Calibri" w:hAnsi="Calibri"/>
                    <w:color w:val="000000"/>
                    <w:szCs w:val="22"/>
                  </w:rPr>
                </w:rPrChange>
              </w:rPr>
            </w:pPr>
            <w:ins w:id="3988" w:author="Ademar Oliva Xavier Jr." w:date="2014-05-21T10:29:00Z">
              <w:r w:rsidRPr="00AC393F">
                <w:rPr>
                  <w:rFonts w:ascii="Calibri" w:hAnsi="Calibri"/>
                  <w:color w:val="000000"/>
                  <w:sz w:val="16"/>
                  <w:szCs w:val="16"/>
                  <w:rPrChange w:id="39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9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91" w:author="Ademar Oliva Xavier Jr." w:date="2014-05-21T10:29:00Z"/>
                <w:rFonts w:ascii="Calibri" w:hAnsi="Calibri"/>
                <w:color w:val="000000"/>
                <w:sz w:val="16"/>
                <w:szCs w:val="16"/>
                <w:rPrChange w:id="3992" w:author="Ademar Oliva Xavier Jr." w:date="2014-05-21T10:31:00Z">
                  <w:rPr>
                    <w:ins w:id="3993" w:author="Ademar Oliva Xavier Jr." w:date="2014-05-21T10:29:00Z"/>
                    <w:rFonts w:ascii="Calibri" w:hAnsi="Calibri"/>
                    <w:color w:val="000000"/>
                    <w:szCs w:val="22"/>
                  </w:rPr>
                </w:rPrChange>
              </w:rPr>
            </w:pPr>
            <w:ins w:id="3994" w:author="Ademar Oliva Xavier Jr." w:date="2014-05-21T10:29:00Z">
              <w:r w:rsidRPr="00AC393F">
                <w:rPr>
                  <w:rFonts w:ascii="Calibri" w:hAnsi="Calibri"/>
                  <w:color w:val="000000"/>
                  <w:sz w:val="16"/>
                  <w:szCs w:val="16"/>
                  <w:rPrChange w:id="39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399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3997" w:author="Ademar Oliva Xavier Jr." w:date="2014-05-21T10:29:00Z"/>
                <w:rFonts w:ascii="Calibri" w:hAnsi="Calibri"/>
                <w:color w:val="000000"/>
                <w:sz w:val="16"/>
                <w:szCs w:val="16"/>
                <w:rPrChange w:id="3998" w:author="Ademar Oliva Xavier Jr." w:date="2014-05-21T10:31:00Z">
                  <w:rPr>
                    <w:ins w:id="3999" w:author="Ademar Oliva Xavier Jr." w:date="2014-05-21T10:29:00Z"/>
                    <w:rFonts w:ascii="Calibri" w:hAnsi="Calibri"/>
                    <w:color w:val="000000"/>
                    <w:szCs w:val="22"/>
                  </w:rPr>
                </w:rPrChange>
              </w:rPr>
            </w:pPr>
            <w:ins w:id="4000" w:author="Ademar Oliva Xavier Jr." w:date="2014-05-21T10:29:00Z">
              <w:r w:rsidRPr="00AC393F">
                <w:rPr>
                  <w:rFonts w:ascii="Calibri" w:hAnsi="Calibri"/>
                  <w:color w:val="000000"/>
                  <w:sz w:val="16"/>
                  <w:szCs w:val="16"/>
                  <w:rPrChange w:id="40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0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03" w:author="Ademar Oliva Xavier Jr." w:date="2014-05-21T10:29:00Z"/>
                <w:rFonts w:ascii="Calibri" w:hAnsi="Calibri"/>
                <w:color w:val="000000"/>
                <w:sz w:val="16"/>
                <w:szCs w:val="16"/>
                <w:rPrChange w:id="4004" w:author="Ademar Oliva Xavier Jr." w:date="2014-05-21T10:31:00Z">
                  <w:rPr>
                    <w:ins w:id="4005" w:author="Ademar Oliva Xavier Jr." w:date="2014-05-21T10:29:00Z"/>
                    <w:rFonts w:ascii="Calibri" w:hAnsi="Calibri"/>
                    <w:color w:val="000000"/>
                    <w:szCs w:val="22"/>
                  </w:rPr>
                </w:rPrChange>
              </w:rPr>
            </w:pPr>
            <w:ins w:id="4006" w:author="Ademar Oliva Xavier Jr." w:date="2014-05-21T10:29:00Z">
              <w:r w:rsidRPr="00AC393F">
                <w:rPr>
                  <w:rFonts w:ascii="Calibri" w:hAnsi="Calibri"/>
                  <w:color w:val="000000"/>
                  <w:sz w:val="16"/>
                  <w:szCs w:val="16"/>
                  <w:rPrChange w:id="40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0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09" w:author="Ademar Oliva Xavier Jr." w:date="2014-05-21T10:29:00Z"/>
                <w:rFonts w:ascii="Calibri" w:hAnsi="Calibri"/>
                <w:color w:val="000000"/>
                <w:sz w:val="16"/>
                <w:szCs w:val="16"/>
                <w:rPrChange w:id="4010" w:author="Ademar Oliva Xavier Jr." w:date="2014-05-21T10:31:00Z">
                  <w:rPr>
                    <w:ins w:id="4011" w:author="Ademar Oliva Xavier Jr." w:date="2014-05-21T10:29:00Z"/>
                    <w:rFonts w:ascii="Calibri" w:hAnsi="Calibri"/>
                    <w:color w:val="000000"/>
                    <w:szCs w:val="22"/>
                  </w:rPr>
                </w:rPrChange>
              </w:rPr>
            </w:pPr>
            <w:ins w:id="4012" w:author="Ademar Oliva Xavier Jr." w:date="2014-05-21T10:29:00Z">
              <w:r w:rsidRPr="00AC393F">
                <w:rPr>
                  <w:rFonts w:ascii="Calibri" w:hAnsi="Calibri"/>
                  <w:color w:val="000000"/>
                  <w:sz w:val="16"/>
                  <w:szCs w:val="16"/>
                  <w:rPrChange w:id="40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1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15" w:author="Ademar Oliva Xavier Jr." w:date="2014-05-21T10:29:00Z"/>
                <w:rFonts w:ascii="Calibri" w:hAnsi="Calibri"/>
                <w:color w:val="000000"/>
                <w:sz w:val="16"/>
                <w:szCs w:val="16"/>
                <w:rPrChange w:id="4016" w:author="Ademar Oliva Xavier Jr." w:date="2014-05-21T10:31:00Z">
                  <w:rPr>
                    <w:ins w:id="4017" w:author="Ademar Oliva Xavier Jr." w:date="2014-05-21T10:29:00Z"/>
                    <w:rFonts w:ascii="Calibri" w:hAnsi="Calibri"/>
                    <w:color w:val="000000"/>
                    <w:szCs w:val="22"/>
                  </w:rPr>
                </w:rPrChange>
              </w:rPr>
            </w:pPr>
            <w:ins w:id="4018" w:author="Ademar Oliva Xavier Jr." w:date="2014-05-21T10:29:00Z">
              <w:r w:rsidRPr="00AC393F">
                <w:rPr>
                  <w:rFonts w:ascii="Calibri" w:hAnsi="Calibri"/>
                  <w:color w:val="000000"/>
                  <w:sz w:val="16"/>
                  <w:szCs w:val="16"/>
                  <w:rPrChange w:id="40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2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21" w:author="Ademar Oliva Xavier Jr." w:date="2014-05-21T10:29:00Z"/>
                <w:rFonts w:ascii="Calibri" w:hAnsi="Calibri"/>
                <w:color w:val="000000"/>
                <w:sz w:val="16"/>
                <w:szCs w:val="16"/>
                <w:rPrChange w:id="4022" w:author="Ademar Oliva Xavier Jr." w:date="2014-05-21T10:31:00Z">
                  <w:rPr>
                    <w:ins w:id="4023" w:author="Ademar Oliva Xavier Jr." w:date="2014-05-21T10:29:00Z"/>
                    <w:rFonts w:ascii="Calibri" w:hAnsi="Calibri"/>
                    <w:color w:val="000000"/>
                    <w:szCs w:val="22"/>
                  </w:rPr>
                </w:rPrChange>
              </w:rPr>
            </w:pPr>
            <w:ins w:id="4024" w:author="Ademar Oliva Xavier Jr." w:date="2014-05-21T10:29:00Z">
              <w:r w:rsidRPr="00AC393F">
                <w:rPr>
                  <w:rFonts w:ascii="Calibri" w:hAnsi="Calibri"/>
                  <w:color w:val="000000"/>
                  <w:sz w:val="16"/>
                  <w:szCs w:val="16"/>
                  <w:rPrChange w:id="40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2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27" w:author="Ademar Oliva Xavier Jr." w:date="2014-05-21T10:29:00Z"/>
                <w:rFonts w:ascii="Calibri" w:hAnsi="Calibri"/>
                <w:color w:val="000000"/>
                <w:sz w:val="16"/>
                <w:szCs w:val="16"/>
                <w:rPrChange w:id="4028" w:author="Ademar Oliva Xavier Jr." w:date="2014-05-21T10:31:00Z">
                  <w:rPr>
                    <w:ins w:id="4029" w:author="Ademar Oliva Xavier Jr." w:date="2014-05-21T10:29:00Z"/>
                    <w:rFonts w:ascii="Calibri" w:hAnsi="Calibri"/>
                    <w:color w:val="000000"/>
                    <w:szCs w:val="22"/>
                  </w:rPr>
                </w:rPrChange>
              </w:rPr>
            </w:pPr>
            <w:ins w:id="4030" w:author="Ademar Oliva Xavier Jr." w:date="2014-05-21T10:29:00Z">
              <w:r w:rsidRPr="00AC393F">
                <w:rPr>
                  <w:rFonts w:ascii="Calibri" w:hAnsi="Calibri"/>
                  <w:color w:val="000000"/>
                  <w:sz w:val="16"/>
                  <w:szCs w:val="16"/>
                  <w:rPrChange w:id="40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3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33" w:author="Ademar Oliva Xavier Jr." w:date="2014-05-21T10:29:00Z"/>
                <w:rFonts w:ascii="Calibri" w:hAnsi="Calibri"/>
                <w:color w:val="000000"/>
                <w:sz w:val="16"/>
                <w:szCs w:val="16"/>
                <w:rPrChange w:id="4034" w:author="Ademar Oliva Xavier Jr." w:date="2014-05-21T10:31:00Z">
                  <w:rPr>
                    <w:ins w:id="4035" w:author="Ademar Oliva Xavier Jr." w:date="2014-05-21T10:29:00Z"/>
                    <w:rFonts w:ascii="Calibri" w:hAnsi="Calibri"/>
                    <w:color w:val="000000"/>
                    <w:szCs w:val="22"/>
                  </w:rPr>
                </w:rPrChange>
              </w:rPr>
            </w:pPr>
            <w:ins w:id="4036" w:author="Ademar Oliva Xavier Jr." w:date="2014-05-21T10:29:00Z">
              <w:r w:rsidRPr="00AC393F">
                <w:rPr>
                  <w:rFonts w:ascii="Calibri" w:hAnsi="Calibri"/>
                  <w:color w:val="000000"/>
                  <w:sz w:val="16"/>
                  <w:szCs w:val="16"/>
                  <w:rPrChange w:id="40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3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39" w:author="Ademar Oliva Xavier Jr." w:date="2014-05-21T10:29:00Z"/>
                <w:rFonts w:ascii="Calibri" w:hAnsi="Calibri"/>
                <w:color w:val="000000"/>
                <w:sz w:val="16"/>
                <w:szCs w:val="16"/>
                <w:rPrChange w:id="4040" w:author="Ademar Oliva Xavier Jr." w:date="2014-05-21T10:31:00Z">
                  <w:rPr>
                    <w:ins w:id="4041" w:author="Ademar Oliva Xavier Jr." w:date="2014-05-21T10:29:00Z"/>
                    <w:rFonts w:ascii="Calibri" w:hAnsi="Calibri"/>
                    <w:color w:val="000000"/>
                    <w:szCs w:val="22"/>
                  </w:rPr>
                </w:rPrChange>
              </w:rPr>
            </w:pPr>
            <w:ins w:id="4042" w:author="Ademar Oliva Xavier Jr." w:date="2014-05-21T10:29:00Z">
              <w:r w:rsidRPr="00AC393F">
                <w:rPr>
                  <w:rFonts w:ascii="Calibri" w:hAnsi="Calibri"/>
                  <w:color w:val="000000"/>
                  <w:sz w:val="16"/>
                  <w:szCs w:val="16"/>
                  <w:rPrChange w:id="40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4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45" w:author="Ademar Oliva Xavier Jr." w:date="2014-05-21T10:29:00Z"/>
                <w:rFonts w:ascii="Calibri" w:hAnsi="Calibri"/>
                <w:color w:val="000000"/>
                <w:sz w:val="16"/>
                <w:szCs w:val="16"/>
                <w:rPrChange w:id="4046" w:author="Ademar Oliva Xavier Jr." w:date="2014-05-21T10:31:00Z">
                  <w:rPr>
                    <w:ins w:id="4047" w:author="Ademar Oliva Xavier Jr." w:date="2014-05-21T10:29:00Z"/>
                    <w:rFonts w:ascii="Calibri" w:hAnsi="Calibri"/>
                    <w:color w:val="000000"/>
                    <w:szCs w:val="22"/>
                  </w:rPr>
                </w:rPrChange>
              </w:rPr>
            </w:pPr>
            <w:ins w:id="4048" w:author="Ademar Oliva Xavier Jr." w:date="2014-05-21T10:29:00Z">
              <w:r w:rsidRPr="00AC393F">
                <w:rPr>
                  <w:rFonts w:ascii="Calibri" w:hAnsi="Calibri"/>
                  <w:color w:val="000000"/>
                  <w:sz w:val="16"/>
                  <w:szCs w:val="16"/>
                  <w:rPrChange w:id="40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05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051" w:author="Ademar Oliva Xavier Jr." w:date="2014-05-21T10:29:00Z"/>
                <w:rFonts w:ascii="Calibri" w:hAnsi="Calibri"/>
                <w:color w:val="000000"/>
                <w:sz w:val="16"/>
                <w:szCs w:val="16"/>
                <w:rPrChange w:id="4052" w:author="Ademar Oliva Xavier Jr." w:date="2014-05-21T10:31:00Z">
                  <w:rPr>
                    <w:ins w:id="4053" w:author="Ademar Oliva Xavier Jr." w:date="2014-05-21T10:29:00Z"/>
                    <w:rFonts w:ascii="Calibri" w:hAnsi="Calibri"/>
                    <w:color w:val="000000"/>
                    <w:szCs w:val="22"/>
                  </w:rPr>
                </w:rPrChange>
              </w:rPr>
            </w:pPr>
            <w:ins w:id="4054" w:author="Ademar Oliva Xavier Jr." w:date="2014-05-21T10:29:00Z">
              <w:r w:rsidRPr="00AC393F">
                <w:rPr>
                  <w:rFonts w:ascii="Calibri" w:hAnsi="Calibri"/>
                  <w:color w:val="000000"/>
                  <w:sz w:val="16"/>
                  <w:szCs w:val="16"/>
                  <w:rPrChange w:id="40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4056" w:author="Ademar Oliva Xavier Jr." w:date="2014-05-21T10:30:00Z">
              <w:tcPr>
                <w:tcW w:w="460" w:type="dxa"/>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4057" w:author="Ademar Oliva Xavier Jr." w:date="2014-05-21T10:29:00Z"/>
                <w:rFonts w:ascii="Calibri" w:hAnsi="Calibri"/>
                <w:color w:val="000000"/>
                <w:sz w:val="16"/>
                <w:szCs w:val="16"/>
                <w:rPrChange w:id="4058" w:author="Ademar Oliva Xavier Jr." w:date="2014-05-21T10:31:00Z">
                  <w:rPr>
                    <w:ins w:id="4059" w:author="Ademar Oliva Xavier Jr." w:date="2014-05-21T10:29:00Z"/>
                    <w:rFonts w:ascii="Calibri" w:hAnsi="Calibri"/>
                    <w:color w:val="000000"/>
                    <w:szCs w:val="22"/>
                  </w:rPr>
                </w:rPrChange>
              </w:rPr>
            </w:pPr>
            <w:ins w:id="4060" w:author="Ademar Oliva Xavier Jr." w:date="2014-05-21T10:29:00Z">
              <w:r w:rsidRPr="00AC393F">
                <w:rPr>
                  <w:rFonts w:ascii="Calibri" w:hAnsi="Calibri"/>
                  <w:color w:val="000000"/>
                  <w:sz w:val="16"/>
                  <w:szCs w:val="16"/>
                  <w:rPrChange w:id="4061" w:author="Ademar Oliva Xavier Jr." w:date="2014-05-21T10:31:00Z">
                    <w:rPr>
                      <w:rFonts w:ascii="Calibri" w:hAnsi="Calibri"/>
                      <w:color w:val="000000"/>
                      <w:szCs w:val="22"/>
                    </w:rPr>
                  </w:rPrChange>
                </w:rPr>
                <w:t> </w:t>
              </w:r>
            </w:ins>
          </w:p>
        </w:tc>
      </w:tr>
      <w:tr w:rsidR="00AC393F" w:rsidRPr="00AC393F" w:rsidTr="00AC393F">
        <w:trPr>
          <w:trHeight w:val="300"/>
          <w:ins w:id="4062"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4063" w:author="Ademar Oliva Xavier Jr." w:date="2014-05-21T10:29:00Z"/>
                <w:rFonts w:ascii="Arial" w:hAnsi="Arial" w:cs="Arial"/>
                <w:color w:val="000000"/>
                <w:sz w:val="16"/>
                <w:szCs w:val="16"/>
                <w:rPrChange w:id="4064" w:author="Ademar Oliva Xavier Jr." w:date="2014-05-21T10:31:00Z">
                  <w:rPr>
                    <w:ins w:id="4065" w:author="Ademar Oliva Xavier Jr." w:date="2014-05-21T10:29:00Z"/>
                    <w:rFonts w:ascii="Arial" w:hAnsi="Arial" w:cs="Arial"/>
                    <w:color w:val="000000"/>
                    <w:sz w:val="20"/>
                    <w:szCs w:val="20"/>
                  </w:rPr>
                </w:rPrChange>
              </w:rPr>
            </w:pPr>
            <w:ins w:id="4066" w:author="Ademar Oliva Xavier Jr." w:date="2014-05-21T10:29:00Z">
              <w:r w:rsidRPr="00AC393F">
                <w:rPr>
                  <w:rFonts w:ascii="Arial" w:hAnsi="Arial" w:cs="Arial"/>
                  <w:color w:val="000000"/>
                  <w:sz w:val="16"/>
                  <w:szCs w:val="16"/>
                  <w:rPrChange w:id="4067" w:author="Ademar Oliva Xavier Jr." w:date="2014-05-21T10:31:00Z">
                    <w:rPr>
                      <w:rFonts w:ascii="Arial" w:hAnsi="Arial" w:cs="Arial"/>
                      <w:color w:val="000000"/>
                      <w:sz w:val="20"/>
                      <w:szCs w:val="20"/>
                    </w:rPr>
                  </w:rPrChange>
                </w:rPr>
                <w:t>Configuração das Regras de Negócio via Workflow</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068" w:author="Ademar Oliva Xavier Jr." w:date="2014-05-21T10:29:00Z"/>
                <w:rFonts w:ascii="Calibri" w:hAnsi="Calibri"/>
                <w:color w:val="000000"/>
                <w:sz w:val="16"/>
                <w:szCs w:val="16"/>
                <w:rPrChange w:id="4069" w:author="Ademar Oliva Xavier Jr." w:date="2014-05-21T10:31:00Z">
                  <w:rPr>
                    <w:ins w:id="4070" w:author="Ademar Oliva Xavier Jr." w:date="2014-05-21T10:29:00Z"/>
                    <w:rFonts w:ascii="Calibri" w:hAnsi="Calibri"/>
                    <w:color w:val="000000"/>
                    <w:szCs w:val="22"/>
                  </w:rPr>
                </w:rPrChange>
              </w:rPr>
            </w:pPr>
            <w:ins w:id="4071" w:author="Ademar Oliva Xavier Jr." w:date="2014-05-21T10:29:00Z">
              <w:r w:rsidRPr="00AC393F">
                <w:rPr>
                  <w:rFonts w:ascii="Calibri" w:hAnsi="Calibri"/>
                  <w:color w:val="000000"/>
                  <w:sz w:val="16"/>
                  <w:szCs w:val="16"/>
                  <w:rPrChange w:id="40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73" w:author="Ademar Oliva Xavier Jr." w:date="2014-05-21T10:29:00Z"/>
                <w:rFonts w:ascii="Calibri" w:hAnsi="Calibri"/>
                <w:color w:val="000000"/>
                <w:sz w:val="16"/>
                <w:szCs w:val="16"/>
                <w:rPrChange w:id="4074" w:author="Ademar Oliva Xavier Jr." w:date="2014-05-21T10:31:00Z">
                  <w:rPr>
                    <w:ins w:id="4075" w:author="Ademar Oliva Xavier Jr." w:date="2014-05-21T10:29:00Z"/>
                    <w:rFonts w:ascii="Calibri" w:hAnsi="Calibri"/>
                    <w:color w:val="000000"/>
                    <w:szCs w:val="22"/>
                  </w:rPr>
                </w:rPrChange>
              </w:rPr>
            </w:pPr>
            <w:ins w:id="4076" w:author="Ademar Oliva Xavier Jr." w:date="2014-05-21T10:29:00Z">
              <w:r w:rsidRPr="00AC393F">
                <w:rPr>
                  <w:rFonts w:ascii="Calibri" w:hAnsi="Calibri"/>
                  <w:color w:val="000000"/>
                  <w:sz w:val="16"/>
                  <w:szCs w:val="16"/>
                  <w:rPrChange w:id="40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78" w:author="Ademar Oliva Xavier Jr." w:date="2014-05-21T10:29:00Z"/>
                <w:rFonts w:ascii="Calibri" w:hAnsi="Calibri"/>
                <w:color w:val="000000"/>
                <w:sz w:val="16"/>
                <w:szCs w:val="16"/>
                <w:rPrChange w:id="4079" w:author="Ademar Oliva Xavier Jr." w:date="2014-05-21T10:31:00Z">
                  <w:rPr>
                    <w:ins w:id="4080" w:author="Ademar Oliva Xavier Jr." w:date="2014-05-21T10:29:00Z"/>
                    <w:rFonts w:ascii="Calibri" w:hAnsi="Calibri"/>
                    <w:color w:val="000000"/>
                    <w:szCs w:val="22"/>
                  </w:rPr>
                </w:rPrChange>
              </w:rPr>
            </w:pPr>
            <w:ins w:id="4081" w:author="Ademar Oliva Xavier Jr." w:date="2014-05-21T10:29:00Z">
              <w:r w:rsidRPr="00AC393F">
                <w:rPr>
                  <w:rFonts w:ascii="Calibri" w:hAnsi="Calibri"/>
                  <w:color w:val="000000"/>
                  <w:sz w:val="16"/>
                  <w:szCs w:val="16"/>
                  <w:rPrChange w:id="40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83" w:author="Ademar Oliva Xavier Jr." w:date="2014-05-21T10:29:00Z"/>
                <w:rFonts w:ascii="Calibri" w:hAnsi="Calibri"/>
                <w:color w:val="000000"/>
                <w:sz w:val="16"/>
                <w:szCs w:val="16"/>
                <w:rPrChange w:id="4084" w:author="Ademar Oliva Xavier Jr." w:date="2014-05-21T10:31:00Z">
                  <w:rPr>
                    <w:ins w:id="4085" w:author="Ademar Oliva Xavier Jr." w:date="2014-05-21T10:29:00Z"/>
                    <w:rFonts w:ascii="Calibri" w:hAnsi="Calibri"/>
                    <w:color w:val="000000"/>
                    <w:szCs w:val="22"/>
                  </w:rPr>
                </w:rPrChange>
              </w:rPr>
            </w:pPr>
            <w:ins w:id="4086" w:author="Ademar Oliva Xavier Jr." w:date="2014-05-21T10:29:00Z">
              <w:r w:rsidRPr="00AC393F">
                <w:rPr>
                  <w:rFonts w:ascii="Calibri" w:hAnsi="Calibri"/>
                  <w:color w:val="000000"/>
                  <w:sz w:val="16"/>
                  <w:szCs w:val="16"/>
                  <w:rPrChange w:id="40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88" w:author="Ademar Oliva Xavier Jr." w:date="2014-05-21T10:29:00Z"/>
                <w:rFonts w:ascii="Calibri" w:hAnsi="Calibri"/>
                <w:color w:val="000000"/>
                <w:sz w:val="16"/>
                <w:szCs w:val="16"/>
                <w:rPrChange w:id="4089" w:author="Ademar Oliva Xavier Jr." w:date="2014-05-21T10:31:00Z">
                  <w:rPr>
                    <w:ins w:id="4090" w:author="Ademar Oliva Xavier Jr." w:date="2014-05-21T10:29:00Z"/>
                    <w:rFonts w:ascii="Calibri" w:hAnsi="Calibri"/>
                    <w:color w:val="000000"/>
                    <w:szCs w:val="22"/>
                  </w:rPr>
                </w:rPrChange>
              </w:rPr>
            </w:pPr>
            <w:ins w:id="4091" w:author="Ademar Oliva Xavier Jr." w:date="2014-05-21T10:29:00Z">
              <w:r w:rsidRPr="00AC393F">
                <w:rPr>
                  <w:rFonts w:ascii="Calibri" w:hAnsi="Calibri"/>
                  <w:color w:val="000000"/>
                  <w:sz w:val="16"/>
                  <w:szCs w:val="16"/>
                  <w:rPrChange w:id="40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93" w:author="Ademar Oliva Xavier Jr." w:date="2014-05-21T10:29:00Z"/>
                <w:rFonts w:ascii="Calibri" w:hAnsi="Calibri"/>
                <w:color w:val="000000"/>
                <w:sz w:val="16"/>
                <w:szCs w:val="16"/>
                <w:rPrChange w:id="4094" w:author="Ademar Oliva Xavier Jr." w:date="2014-05-21T10:31:00Z">
                  <w:rPr>
                    <w:ins w:id="4095" w:author="Ademar Oliva Xavier Jr." w:date="2014-05-21T10:29:00Z"/>
                    <w:rFonts w:ascii="Calibri" w:hAnsi="Calibri"/>
                    <w:color w:val="000000"/>
                    <w:szCs w:val="22"/>
                  </w:rPr>
                </w:rPrChange>
              </w:rPr>
            </w:pPr>
            <w:ins w:id="4096" w:author="Ademar Oliva Xavier Jr." w:date="2014-05-21T10:29:00Z">
              <w:r w:rsidRPr="00AC393F">
                <w:rPr>
                  <w:rFonts w:ascii="Calibri" w:hAnsi="Calibri"/>
                  <w:color w:val="000000"/>
                  <w:sz w:val="16"/>
                  <w:szCs w:val="16"/>
                  <w:rPrChange w:id="40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098" w:author="Ademar Oliva Xavier Jr." w:date="2014-05-21T10:29:00Z"/>
                <w:rFonts w:ascii="Calibri" w:hAnsi="Calibri"/>
                <w:color w:val="000000"/>
                <w:sz w:val="16"/>
                <w:szCs w:val="16"/>
                <w:rPrChange w:id="4099" w:author="Ademar Oliva Xavier Jr." w:date="2014-05-21T10:31:00Z">
                  <w:rPr>
                    <w:ins w:id="4100" w:author="Ademar Oliva Xavier Jr." w:date="2014-05-21T10:29:00Z"/>
                    <w:rFonts w:ascii="Calibri" w:hAnsi="Calibri"/>
                    <w:color w:val="000000"/>
                    <w:szCs w:val="22"/>
                  </w:rPr>
                </w:rPrChange>
              </w:rPr>
            </w:pPr>
            <w:ins w:id="4101" w:author="Ademar Oliva Xavier Jr." w:date="2014-05-21T10:29:00Z">
              <w:r w:rsidRPr="00AC393F">
                <w:rPr>
                  <w:rFonts w:ascii="Calibri" w:hAnsi="Calibri"/>
                  <w:color w:val="000000"/>
                  <w:sz w:val="16"/>
                  <w:szCs w:val="16"/>
                  <w:rPrChange w:id="41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4103" w:author="Ademar Oliva Xavier Jr." w:date="2014-05-21T10:29:00Z"/>
                <w:rFonts w:ascii="Calibri" w:hAnsi="Calibri"/>
                <w:color w:val="000000"/>
                <w:sz w:val="16"/>
                <w:szCs w:val="16"/>
                <w:rPrChange w:id="4104" w:author="Ademar Oliva Xavier Jr." w:date="2014-05-21T10:31:00Z">
                  <w:rPr>
                    <w:ins w:id="4105" w:author="Ademar Oliva Xavier Jr." w:date="2014-05-21T10:29:00Z"/>
                    <w:rFonts w:ascii="Calibri" w:hAnsi="Calibri"/>
                    <w:color w:val="000000"/>
                    <w:szCs w:val="22"/>
                  </w:rPr>
                </w:rPrChange>
              </w:rPr>
            </w:pPr>
            <w:ins w:id="4106" w:author="Ademar Oliva Xavier Jr." w:date="2014-05-21T10:29:00Z">
              <w:r w:rsidRPr="00AC393F">
                <w:rPr>
                  <w:rFonts w:ascii="Calibri" w:hAnsi="Calibri"/>
                  <w:color w:val="000000"/>
                  <w:sz w:val="16"/>
                  <w:szCs w:val="16"/>
                  <w:rPrChange w:id="41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08" w:author="Ademar Oliva Xavier Jr." w:date="2014-05-21T10:29:00Z"/>
                <w:rFonts w:ascii="Calibri" w:hAnsi="Calibri"/>
                <w:color w:val="000000"/>
                <w:sz w:val="16"/>
                <w:szCs w:val="16"/>
                <w:rPrChange w:id="4109" w:author="Ademar Oliva Xavier Jr." w:date="2014-05-21T10:31:00Z">
                  <w:rPr>
                    <w:ins w:id="4110" w:author="Ademar Oliva Xavier Jr." w:date="2014-05-21T10:29:00Z"/>
                    <w:rFonts w:ascii="Calibri" w:hAnsi="Calibri"/>
                    <w:color w:val="000000"/>
                    <w:szCs w:val="22"/>
                  </w:rPr>
                </w:rPrChange>
              </w:rPr>
            </w:pPr>
            <w:ins w:id="4111" w:author="Ademar Oliva Xavier Jr." w:date="2014-05-21T10:29:00Z">
              <w:r w:rsidRPr="00AC393F">
                <w:rPr>
                  <w:rFonts w:ascii="Calibri" w:hAnsi="Calibri"/>
                  <w:color w:val="000000"/>
                  <w:sz w:val="16"/>
                  <w:szCs w:val="16"/>
                  <w:rPrChange w:id="41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13" w:author="Ademar Oliva Xavier Jr." w:date="2014-05-21T10:29:00Z"/>
                <w:rFonts w:ascii="Calibri" w:hAnsi="Calibri"/>
                <w:color w:val="000000"/>
                <w:sz w:val="16"/>
                <w:szCs w:val="16"/>
                <w:rPrChange w:id="4114" w:author="Ademar Oliva Xavier Jr." w:date="2014-05-21T10:31:00Z">
                  <w:rPr>
                    <w:ins w:id="4115" w:author="Ademar Oliva Xavier Jr." w:date="2014-05-21T10:29:00Z"/>
                    <w:rFonts w:ascii="Calibri" w:hAnsi="Calibri"/>
                    <w:color w:val="000000"/>
                    <w:szCs w:val="22"/>
                  </w:rPr>
                </w:rPrChange>
              </w:rPr>
            </w:pPr>
            <w:ins w:id="4116" w:author="Ademar Oliva Xavier Jr." w:date="2014-05-21T10:29:00Z">
              <w:r w:rsidRPr="00AC393F">
                <w:rPr>
                  <w:rFonts w:ascii="Calibri" w:hAnsi="Calibri"/>
                  <w:color w:val="000000"/>
                  <w:sz w:val="16"/>
                  <w:szCs w:val="16"/>
                  <w:rPrChange w:id="41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18" w:author="Ademar Oliva Xavier Jr." w:date="2014-05-21T10:29:00Z"/>
                <w:rFonts w:ascii="Calibri" w:hAnsi="Calibri"/>
                <w:color w:val="000000"/>
                <w:sz w:val="16"/>
                <w:szCs w:val="16"/>
                <w:rPrChange w:id="4119" w:author="Ademar Oliva Xavier Jr." w:date="2014-05-21T10:31:00Z">
                  <w:rPr>
                    <w:ins w:id="4120" w:author="Ademar Oliva Xavier Jr." w:date="2014-05-21T10:29:00Z"/>
                    <w:rFonts w:ascii="Calibri" w:hAnsi="Calibri"/>
                    <w:color w:val="000000"/>
                    <w:szCs w:val="22"/>
                  </w:rPr>
                </w:rPrChange>
              </w:rPr>
            </w:pPr>
            <w:ins w:id="4121" w:author="Ademar Oliva Xavier Jr." w:date="2014-05-21T10:29:00Z">
              <w:r w:rsidRPr="00AC393F">
                <w:rPr>
                  <w:rFonts w:ascii="Calibri" w:hAnsi="Calibri"/>
                  <w:color w:val="000000"/>
                  <w:sz w:val="16"/>
                  <w:szCs w:val="16"/>
                  <w:rPrChange w:id="41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23" w:author="Ademar Oliva Xavier Jr." w:date="2014-05-21T10:29:00Z"/>
                <w:rFonts w:ascii="Calibri" w:hAnsi="Calibri"/>
                <w:color w:val="000000"/>
                <w:sz w:val="16"/>
                <w:szCs w:val="16"/>
                <w:rPrChange w:id="4124" w:author="Ademar Oliva Xavier Jr." w:date="2014-05-21T10:31:00Z">
                  <w:rPr>
                    <w:ins w:id="4125" w:author="Ademar Oliva Xavier Jr." w:date="2014-05-21T10:29:00Z"/>
                    <w:rFonts w:ascii="Calibri" w:hAnsi="Calibri"/>
                    <w:color w:val="000000"/>
                    <w:szCs w:val="22"/>
                  </w:rPr>
                </w:rPrChange>
              </w:rPr>
            </w:pPr>
            <w:ins w:id="4126" w:author="Ademar Oliva Xavier Jr." w:date="2014-05-21T10:29:00Z">
              <w:r w:rsidRPr="00AC393F">
                <w:rPr>
                  <w:rFonts w:ascii="Calibri" w:hAnsi="Calibri"/>
                  <w:color w:val="000000"/>
                  <w:sz w:val="16"/>
                  <w:szCs w:val="16"/>
                  <w:rPrChange w:id="41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28" w:author="Ademar Oliva Xavier Jr." w:date="2014-05-21T10:29:00Z"/>
                <w:rFonts w:ascii="Calibri" w:hAnsi="Calibri"/>
                <w:color w:val="000000"/>
                <w:sz w:val="16"/>
                <w:szCs w:val="16"/>
                <w:rPrChange w:id="4129" w:author="Ademar Oliva Xavier Jr." w:date="2014-05-21T10:31:00Z">
                  <w:rPr>
                    <w:ins w:id="4130" w:author="Ademar Oliva Xavier Jr." w:date="2014-05-21T10:29:00Z"/>
                    <w:rFonts w:ascii="Calibri" w:hAnsi="Calibri"/>
                    <w:color w:val="000000"/>
                    <w:szCs w:val="22"/>
                  </w:rPr>
                </w:rPrChange>
              </w:rPr>
            </w:pPr>
            <w:ins w:id="4131" w:author="Ademar Oliva Xavier Jr." w:date="2014-05-21T10:29:00Z">
              <w:r w:rsidRPr="00AC393F">
                <w:rPr>
                  <w:rFonts w:ascii="Calibri" w:hAnsi="Calibri"/>
                  <w:color w:val="000000"/>
                  <w:sz w:val="16"/>
                  <w:szCs w:val="16"/>
                  <w:rPrChange w:id="41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33" w:author="Ademar Oliva Xavier Jr." w:date="2014-05-21T10:29:00Z"/>
                <w:rFonts w:ascii="Calibri" w:hAnsi="Calibri"/>
                <w:color w:val="000000"/>
                <w:sz w:val="16"/>
                <w:szCs w:val="16"/>
                <w:rPrChange w:id="4134" w:author="Ademar Oliva Xavier Jr." w:date="2014-05-21T10:31:00Z">
                  <w:rPr>
                    <w:ins w:id="4135" w:author="Ademar Oliva Xavier Jr." w:date="2014-05-21T10:29:00Z"/>
                    <w:rFonts w:ascii="Calibri" w:hAnsi="Calibri"/>
                    <w:color w:val="000000"/>
                    <w:szCs w:val="22"/>
                  </w:rPr>
                </w:rPrChange>
              </w:rPr>
            </w:pPr>
            <w:ins w:id="4136" w:author="Ademar Oliva Xavier Jr." w:date="2014-05-21T10:29:00Z">
              <w:r w:rsidRPr="00AC393F">
                <w:rPr>
                  <w:rFonts w:ascii="Calibri" w:hAnsi="Calibri"/>
                  <w:color w:val="000000"/>
                  <w:sz w:val="16"/>
                  <w:szCs w:val="16"/>
                  <w:rPrChange w:id="41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38" w:author="Ademar Oliva Xavier Jr." w:date="2014-05-21T10:29:00Z"/>
                <w:rFonts w:ascii="Calibri" w:hAnsi="Calibri"/>
                <w:color w:val="000000"/>
                <w:sz w:val="16"/>
                <w:szCs w:val="16"/>
                <w:rPrChange w:id="4139" w:author="Ademar Oliva Xavier Jr." w:date="2014-05-21T10:31:00Z">
                  <w:rPr>
                    <w:ins w:id="4140" w:author="Ademar Oliva Xavier Jr." w:date="2014-05-21T10:29:00Z"/>
                    <w:rFonts w:ascii="Calibri" w:hAnsi="Calibri"/>
                    <w:color w:val="000000"/>
                    <w:szCs w:val="22"/>
                  </w:rPr>
                </w:rPrChange>
              </w:rPr>
            </w:pPr>
            <w:ins w:id="4141" w:author="Ademar Oliva Xavier Jr." w:date="2014-05-21T10:29:00Z">
              <w:r w:rsidRPr="00AC393F">
                <w:rPr>
                  <w:rFonts w:ascii="Calibri" w:hAnsi="Calibri"/>
                  <w:color w:val="000000"/>
                  <w:sz w:val="16"/>
                  <w:szCs w:val="16"/>
                  <w:rPrChange w:id="414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43" w:author="Ademar Oliva Xavier Jr." w:date="2014-05-21T10:29:00Z"/>
                <w:rFonts w:ascii="Calibri" w:hAnsi="Calibri"/>
                <w:color w:val="000000"/>
                <w:sz w:val="16"/>
                <w:szCs w:val="16"/>
                <w:rPrChange w:id="4144" w:author="Ademar Oliva Xavier Jr." w:date="2014-05-21T10:31:00Z">
                  <w:rPr>
                    <w:ins w:id="4145" w:author="Ademar Oliva Xavier Jr." w:date="2014-05-21T10:29:00Z"/>
                    <w:rFonts w:ascii="Calibri" w:hAnsi="Calibri"/>
                    <w:color w:val="000000"/>
                    <w:szCs w:val="22"/>
                  </w:rPr>
                </w:rPrChange>
              </w:rPr>
            </w:pPr>
            <w:ins w:id="4146" w:author="Ademar Oliva Xavier Jr." w:date="2014-05-21T10:29:00Z">
              <w:r w:rsidRPr="00AC393F">
                <w:rPr>
                  <w:rFonts w:ascii="Calibri" w:hAnsi="Calibri"/>
                  <w:color w:val="000000"/>
                  <w:sz w:val="16"/>
                  <w:szCs w:val="16"/>
                  <w:rPrChange w:id="41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48" w:author="Ademar Oliva Xavier Jr." w:date="2014-05-21T10:29:00Z"/>
                <w:rFonts w:ascii="Calibri" w:hAnsi="Calibri"/>
                <w:color w:val="000000"/>
                <w:sz w:val="16"/>
                <w:szCs w:val="16"/>
                <w:rPrChange w:id="4149" w:author="Ademar Oliva Xavier Jr." w:date="2014-05-21T10:31:00Z">
                  <w:rPr>
                    <w:ins w:id="4150" w:author="Ademar Oliva Xavier Jr." w:date="2014-05-21T10:29:00Z"/>
                    <w:rFonts w:ascii="Calibri" w:hAnsi="Calibri"/>
                    <w:color w:val="000000"/>
                    <w:szCs w:val="22"/>
                  </w:rPr>
                </w:rPrChange>
              </w:rPr>
            </w:pPr>
            <w:ins w:id="4151" w:author="Ademar Oliva Xavier Jr." w:date="2014-05-21T10:29:00Z">
              <w:r w:rsidRPr="00AC393F">
                <w:rPr>
                  <w:rFonts w:ascii="Calibri" w:hAnsi="Calibri"/>
                  <w:color w:val="000000"/>
                  <w:sz w:val="16"/>
                  <w:szCs w:val="16"/>
                  <w:rPrChange w:id="415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53" w:author="Ademar Oliva Xavier Jr." w:date="2014-05-21T10:29:00Z"/>
                <w:rFonts w:ascii="Calibri" w:hAnsi="Calibri"/>
                <w:color w:val="000000"/>
                <w:sz w:val="16"/>
                <w:szCs w:val="16"/>
                <w:rPrChange w:id="4154" w:author="Ademar Oliva Xavier Jr." w:date="2014-05-21T10:31:00Z">
                  <w:rPr>
                    <w:ins w:id="4155" w:author="Ademar Oliva Xavier Jr." w:date="2014-05-21T10:29:00Z"/>
                    <w:rFonts w:ascii="Calibri" w:hAnsi="Calibri"/>
                    <w:color w:val="000000"/>
                    <w:szCs w:val="22"/>
                  </w:rPr>
                </w:rPrChange>
              </w:rPr>
            </w:pPr>
            <w:ins w:id="4156" w:author="Ademar Oliva Xavier Jr." w:date="2014-05-21T10:29:00Z">
              <w:r w:rsidRPr="00AC393F">
                <w:rPr>
                  <w:rFonts w:ascii="Calibri" w:hAnsi="Calibri"/>
                  <w:color w:val="000000"/>
                  <w:sz w:val="16"/>
                  <w:szCs w:val="16"/>
                  <w:rPrChange w:id="41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58" w:author="Ademar Oliva Xavier Jr." w:date="2014-05-21T10:29:00Z"/>
                <w:rFonts w:ascii="Calibri" w:hAnsi="Calibri"/>
                <w:color w:val="000000"/>
                <w:sz w:val="16"/>
                <w:szCs w:val="16"/>
                <w:rPrChange w:id="4159" w:author="Ademar Oliva Xavier Jr." w:date="2014-05-21T10:31:00Z">
                  <w:rPr>
                    <w:ins w:id="4160" w:author="Ademar Oliva Xavier Jr." w:date="2014-05-21T10:29:00Z"/>
                    <w:rFonts w:ascii="Calibri" w:hAnsi="Calibri"/>
                    <w:color w:val="000000"/>
                    <w:szCs w:val="22"/>
                  </w:rPr>
                </w:rPrChange>
              </w:rPr>
            </w:pPr>
            <w:ins w:id="4161" w:author="Ademar Oliva Xavier Jr." w:date="2014-05-21T10:29:00Z">
              <w:r w:rsidRPr="00AC393F">
                <w:rPr>
                  <w:rFonts w:ascii="Calibri" w:hAnsi="Calibri"/>
                  <w:color w:val="000000"/>
                  <w:sz w:val="16"/>
                  <w:szCs w:val="16"/>
                  <w:rPrChange w:id="41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63" w:author="Ademar Oliva Xavier Jr." w:date="2014-05-21T10:29:00Z"/>
                <w:rFonts w:ascii="Calibri" w:hAnsi="Calibri"/>
                <w:color w:val="000000"/>
                <w:sz w:val="16"/>
                <w:szCs w:val="16"/>
                <w:rPrChange w:id="4164" w:author="Ademar Oliva Xavier Jr." w:date="2014-05-21T10:31:00Z">
                  <w:rPr>
                    <w:ins w:id="4165" w:author="Ademar Oliva Xavier Jr." w:date="2014-05-21T10:29:00Z"/>
                    <w:rFonts w:ascii="Calibri" w:hAnsi="Calibri"/>
                    <w:color w:val="000000"/>
                    <w:szCs w:val="22"/>
                  </w:rPr>
                </w:rPrChange>
              </w:rPr>
            </w:pPr>
            <w:ins w:id="4166" w:author="Ademar Oliva Xavier Jr." w:date="2014-05-21T10:29:00Z">
              <w:r w:rsidRPr="00AC393F">
                <w:rPr>
                  <w:rFonts w:ascii="Calibri" w:hAnsi="Calibri"/>
                  <w:color w:val="000000"/>
                  <w:sz w:val="16"/>
                  <w:szCs w:val="16"/>
                  <w:rPrChange w:id="41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68" w:author="Ademar Oliva Xavier Jr." w:date="2014-05-21T10:29:00Z"/>
                <w:rFonts w:ascii="Calibri" w:hAnsi="Calibri"/>
                <w:color w:val="000000"/>
                <w:sz w:val="16"/>
                <w:szCs w:val="16"/>
                <w:rPrChange w:id="4169" w:author="Ademar Oliva Xavier Jr." w:date="2014-05-21T10:31:00Z">
                  <w:rPr>
                    <w:ins w:id="4170" w:author="Ademar Oliva Xavier Jr." w:date="2014-05-21T10:29:00Z"/>
                    <w:rFonts w:ascii="Calibri" w:hAnsi="Calibri"/>
                    <w:color w:val="000000"/>
                    <w:szCs w:val="22"/>
                  </w:rPr>
                </w:rPrChange>
              </w:rPr>
            </w:pPr>
            <w:ins w:id="4171" w:author="Ademar Oliva Xavier Jr." w:date="2014-05-21T10:29:00Z">
              <w:r w:rsidRPr="00AC393F">
                <w:rPr>
                  <w:rFonts w:ascii="Calibri" w:hAnsi="Calibri"/>
                  <w:color w:val="000000"/>
                  <w:sz w:val="16"/>
                  <w:szCs w:val="16"/>
                  <w:rPrChange w:id="41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73" w:author="Ademar Oliva Xavier Jr." w:date="2014-05-21T10:29:00Z"/>
                <w:rFonts w:ascii="Calibri" w:hAnsi="Calibri"/>
                <w:color w:val="000000"/>
                <w:sz w:val="16"/>
                <w:szCs w:val="16"/>
                <w:rPrChange w:id="4174" w:author="Ademar Oliva Xavier Jr." w:date="2014-05-21T10:31:00Z">
                  <w:rPr>
                    <w:ins w:id="4175" w:author="Ademar Oliva Xavier Jr." w:date="2014-05-21T10:29:00Z"/>
                    <w:rFonts w:ascii="Calibri" w:hAnsi="Calibri"/>
                    <w:color w:val="000000"/>
                    <w:szCs w:val="22"/>
                  </w:rPr>
                </w:rPrChange>
              </w:rPr>
            </w:pPr>
            <w:ins w:id="4176" w:author="Ademar Oliva Xavier Jr." w:date="2014-05-21T10:29:00Z">
              <w:r w:rsidRPr="00AC393F">
                <w:rPr>
                  <w:rFonts w:ascii="Calibri" w:hAnsi="Calibri"/>
                  <w:color w:val="000000"/>
                  <w:sz w:val="16"/>
                  <w:szCs w:val="16"/>
                  <w:rPrChange w:id="41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78" w:author="Ademar Oliva Xavier Jr." w:date="2014-05-21T10:29:00Z"/>
                <w:rFonts w:ascii="Calibri" w:hAnsi="Calibri"/>
                <w:color w:val="000000"/>
                <w:sz w:val="16"/>
                <w:szCs w:val="16"/>
                <w:rPrChange w:id="4179" w:author="Ademar Oliva Xavier Jr." w:date="2014-05-21T10:31:00Z">
                  <w:rPr>
                    <w:ins w:id="4180" w:author="Ademar Oliva Xavier Jr." w:date="2014-05-21T10:29:00Z"/>
                    <w:rFonts w:ascii="Calibri" w:hAnsi="Calibri"/>
                    <w:color w:val="000000"/>
                    <w:szCs w:val="22"/>
                  </w:rPr>
                </w:rPrChange>
              </w:rPr>
            </w:pPr>
            <w:ins w:id="4181" w:author="Ademar Oliva Xavier Jr." w:date="2014-05-21T10:29:00Z">
              <w:r w:rsidRPr="00AC393F">
                <w:rPr>
                  <w:rFonts w:ascii="Calibri" w:hAnsi="Calibri"/>
                  <w:color w:val="000000"/>
                  <w:sz w:val="16"/>
                  <w:szCs w:val="16"/>
                  <w:rPrChange w:id="41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4183" w:author="Ademar Oliva Xavier Jr." w:date="2014-05-21T10:29:00Z"/>
                <w:rFonts w:ascii="Calibri" w:hAnsi="Calibri"/>
                <w:color w:val="000000"/>
                <w:sz w:val="16"/>
                <w:szCs w:val="16"/>
                <w:rPrChange w:id="4184" w:author="Ademar Oliva Xavier Jr." w:date="2014-05-21T10:31:00Z">
                  <w:rPr>
                    <w:ins w:id="4185" w:author="Ademar Oliva Xavier Jr." w:date="2014-05-21T10:29:00Z"/>
                    <w:rFonts w:ascii="Calibri" w:hAnsi="Calibri"/>
                    <w:color w:val="000000"/>
                    <w:szCs w:val="22"/>
                  </w:rPr>
                </w:rPrChange>
              </w:rPr>
            </w:pPr>
            <w:ins w:id="4186" w:author="Ademar Oliva Xavier Jr." w:date="2014-05-21T10:29:00Z">
              <w:r w:rsidRPr="00AC393F">
                <w:rPr>
                  <w:rFonts w:ascii="Calibri" w:hAnsi="Calibri"/>
                  <w:color w:val="000000"/>
                  <w:sz w:val="16"/>
                  <w:szCs w:val="16"/>
                  <w:rPrChange w:id="4187" w:author="Ademar Oliva Xavier Jr." w:date="2014-05-21T10:31:00Z">
                    <w:rPr>
                      <w:rFonts w:ascii="Calibri" w:hAnsi="Calibri"/>
                      <w:color w:val="000000"/>
                      <w:szCs w:val="22"/>
                    </w:rPr>
                  </w:rPrChange>
                </w:rPr>
                <w:t> </w:t>
              </w:r>
            </w:ins>
          </w:p>
        </w:tc>
      </w:tr>
      <w:tr w:rsidR="006600BE" w:rsidRPr="00AC393F" w:rsidTr="00AC393F">
        <w:trPr>
          <w:trHeight w:val="300"/>
          <w:ins w:id="4188"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4189" w:author="Ademar Oliva Xavier Jr." w:date="2014-05-21T10:29:00Z"/>
                <w:rFonts w:ascii="Arial" w:hAnsi="Arial" w:cs="Arial"/>
                <w:color w:val="000000"/>
                <w:sz w:val="16"/>
                <w:szCs w:val="16"/>
                <w:rPrChange w:id="4190" w:author="Ademar Oliva Xavier Jr." w:date="2014-05-21T10:31:00Z">
                  <w:rPr>
                    <w:ins w:id="4191" w:author="Ademar Oliva Xavier Jr." w:date="2014-05-21T10:29:00Z"/>
                    <w:rFonts w:ascii="Arial" w:hAnsi="Arial" w:cs="Arial"/>
                    <w:color w:val="000000"/>
                    <w:sz w:val="20"/>
                    <w:szCs w:val="20"/>
                  </w:rPr>
                </w:rPrChange>
              </w:rPr>
            </w:pPr>
            <w:ins w:id="4192" w:author="Ademar Oliva Xavier Jr." w:date="2014-05-21T10:29:00Z">
              <w:r w:rsidRPr="00AC393F">
                <w:rPr>
                  <w:rFonts w:ascii="Arial" w:hAnsi="Arial" w:cs="Arial"/>
                  <w:color w:val="000000"/>
                  <w:sz w:val="16"/>
                  <w:szCs w:val="16"/>
                  <w:rPrChange w:id="4193" w:author="Ademar Oliva Xavier Jr." w:date="2014-05-21T10:31:00Z">
                    <w:rPr>
                      <w:rFonts w:ascii="Arial" w:hAnsi="Arial" w:cs="Arial"/>
                      <w:color w:val="000000"/>
                      <w:sz w:val="20"/>
                      <w:szCs w:val="20"/>
                    </w:rPr>
                  </w:rPrChange>
                </w:rPr>
                <w:t>Implantação do Sistema/Workflow</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94" w:author="Ademar Oliva Xavier Jr." w:date="2014-05-21T10:29:00Z"/>
                <w:rFonts w:ascii="Calibri" w:hAnsi="Calibri"/>
                <w:color w:val="000000"/>
                <w:sz w:val="16"/>
                <w:szCs w:val="16"/>
                <w:rPrChange w:id="4195" w:author="Ademar Oliva Xavier Jr." w:date="2014-05-21T10:31:00Z">
                  <w:rPr>
                    <w:ins w:id="4196" w:author="Ademar Oliva Xavier Jr." w:date="2014-05-21T10:29:00Z"/>
                    <w:rFonts w:ascii="Calibri" w:hAnsi="Calibri"/>
                    <w:color w:val="000000"/>
                    <w:szCs w:val="22"/>
                  </w:rPr>
                </w:rPrChange>
              </w:rPr>
            </w:pPr>
            <w:ins w:id="4197" w:author="Ademar Oliva Xavier Jr." w:date="2014-05-21T10:29:00Z">
              <w:r w:rsidRPr="00AC393F">
                <w:rPr>
                  <w:rFonts w:ascii="Calibri" w:hAnsi="Calibri"/>
                  <w:color w:val="000000"/>
                  <w:sz w:val="16"/>
                  <w:szCs w:val="16"/>
                  <w:rPrChange w:id="41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199" w:author="Ademar Oliva Xavier Jr." w:date="2014-05-21T10:29:00Z"/>
                <w:rFonts w:ascii="Calibri" w:hAnsi="Calibri"/>
                <w:color w:val="000000"/>
                <w:sz w:val="16"/>
                <w:szCs w:val="16"/>
                <w:rPrChange w:id="4200" w:author="Ademar Oliva Xavier Jr." w:date="2014-05-21T10:31:00Z">
                  <w:rPr>
                    <w:ins w:id="4201" w:author="Ademar Oliva Xavier Jr." w:date="2014-05-21T10:29:00Z"/>
                    <w:rFonts w:ascii="Calibri" w:hAnsi="Calibri"/>
                    <w:color w:val="000000"/>
                    <w:szCs w:val="22"/>
                  </w:rPr>
                </w:rPrChange>
              </w:rPr>
            </w:pPr>
            <w:ins w:id="4202" w:author="Ademar Oliva Xavier Jr." w:date="2014-05-21T10:29:00Z">
              <w:r w:rsidRPr="00AC393F">
                <w:rPr>
                  <w:rFonts w:ascii="Calibri" w:hAnsi="Calibri"/>
                  <w:color w:val="000000"/>
                  <w:sz w:val="16"/>
                  <w:szCs w:val="16"/>
                  <w:rPrChange w:id="42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04" w:author="Ademar Oliva Xavier Jr." w:date="2014-05-21T10:29:00Z"/>
                <w:rFonts w:ascii="Calibri" w:hAnsi="Calibri"/>
                <w:color w:val="000000"/>
                <w:sz w:val="16"/>
                <w:szCs w:val="16"/>
                <w:rPrChange w:id="4205" w:author="Ademar Oliva Xavier Jr." w:date="2014-05-21T10:31:00Z">
                  <w:rPr>
                    <w:ins w:id="4206" w:author="Ademar Oliva Xavier Jr." w:date="2014-05-21T10:29:00Z"/>
                    <w:rFonts w:ascii="Calibri" w:hAnsi="Calibri"/>
                    <w:color w:val="000000"/>
                    <w:szCs w:val="22"/>
                  </w:rPr>
                </w:rPrChange>
              </w:rPr>
            </w:pPr>
            <w:ins w:id="4207" w:author="Ademar Oliva Xavier Jr." w:date="2014-05-21T10:29:00Z">
              <w:r w:rsidRPr="00AC393F">
                <w:rPr>
                  <w:rFonts w:ascii="Calibri" w:hAnsi="Calibri"/>
                  <w:color w:val="000000"/>
                  <w:sz w:val="16"/>
                  <w:szCs w:val="16"/>
                  <w:rPrChange w:id="42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09" w:author="Ademar Oliva Xavier Jr." w:date="2014-05-21T10:29:00Z"/>
                <w:rFonts w:ascii="Calibri" w:hAnsi="Calibri"/>
                <w:color w:val="000000"/>
                <w:sz w:val="16"/>
                <w:szCs w:val="16"/>
                <w:rPrChange w:id="4210" w:author="Ademar Oliva Xavier Jr." w:date="2014-05-21T10:31:00Z">
                  <w:rPr>
                    <w:ins w:id="4211" w:author="Ademar Oliva Xavier Jr." w:date="2014-05-21T10:29:00Z"/>
                    <w:rFonts w:ascii="Calibri" w:hAnsi="Calibri"/>
                    <w:color w:val="000000"/>
                    <w:szCs w:val="22"/>
                  </w:rPr>
                </w:rPrChange>
              </w:rPr>
            </w:pPr>
            <w:ins w:id="4212" w:author="Ademar Oliva Xavier Jr." w:date="2014-05-21T10:29:00Z">
              <w:r w:rsidRPr="00AC393F">
                <w:rPr>
                  <w:rFonts w:ascii="Calibri" w:hAnsi="Calibri"/>
                  <w:color w:val="000000"/>
                  <w:sz w:val="16"/>
                  <w:szCs w:val="16"/>
                  <w:rPrChange w:id="42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14" w:author="Ademar Oliva Xavier Jr." w:date="2014-05-21T10:29:00Z"/>
                <w:rFonts w:ascii="Calibri" w:hAnsi="Calibri"/>
                <w:color w:val="000000"/>
                <w:sz w:val="16"/>
                <w:szCs w:val="16"/>
                <w:rPrChange w:id="4215" w:author="Ademar Oliva Xavier Jr." w:date="2014-05-21T10:31:00Z">
                  <w:rPr>
                    <w:ins w:id="4216" w:author="Ademar Oliva Xavier Jr." w:date="2014-05-21T10:29:00Z"/>
                    <w:rFonts w:ascii="Calibri" w:hAnsi="Calibri"/>
                    <w:color w:val="000000"/>
                    <w:szCs w:val="22"/>
                  </w:rPr>
                </w:rPrChange>
              </w:rPr>
            </w:pPr>
            <w:ins w:id="4217" w:author="Ademar Oliva Xavier Jr." w:date="2014-05-21T10:29:00Z">
              <w:r w:rsidRPr="00AC393F">
                <w:rPr>
                  <w:rFonts w:ascii="Calibri" w:hAnsi="Calibri"/>
                  <w:color w:val="000000"/>
                  <w:sz w:val="16"/>
                  <w:szCs w:val="16"/>
                  <w:rPrChange w:id="42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19" w:author="Ademar Oliva Xavier Jr." w:date="2014-05-21T10:29:00Z"/>
                <w:rFonts w:ascii="Calibri" w:hAnsi="Calibri"/>
                <w:color w:val="000000"/>
                <w:sz w:val="16"/>
                <w:szCs w:val="16"/>
                <w:rPrChange w:id="4220" w:author="Ademar Oliva Xavier Jr." w:date="2014-05-21T10:31:00Z">
                  <w:rPr>
                    <w:ins w:id="4221" w:author="Ademar Oliva Xavier Jr." w:date="2014-05-21T10:29:00Z"/>
                    <w:rFonts w:ascii="Calibri" w:hAnsi="Calibri"/>
                    <w:color w:val="000000"/>
                    <w:szCs w:val="22"/>
                  </w:rPr>
                </w:rPrChange>
              </w:rPr>
            </w:pPr>
            <w:ins w:id="4222" w:author="Ademar Oliva Xavier Jr." w:date="2014-05-21T10:29:00Z">
              <w:r w:rsidRPr="00AC393F">
                <w:rPr>
                  <w:rFonts w:ascii="Calibri" w:hAnsi="Calibri"/>
                  <w:color w:val="000000"/>
                  <w:sz w:val="16"/>
                  <w:szCs w:val="16"/>
                  <w:rPrChange w:id="42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224" w:author="Ademar Oliva Xavier Jr." w:date="2014-05-21T10:29:00Z"/>
                <w:rFonts w:ascii="Calibri" w:hAnsi="Calibri"/>
                <w:color w:val="000000"/>
                <w:sz w:val="16"/>
                <w:szCs w:val="16"/>
                <w:rPrChange w:id="4225" w:author="Ademar Oliva Xavier Jr." w:date="2014-05-21T10:31:00Z">
                  <w:rPr>
                    <w:ins w:id="4226" w:author="Ademar Oliva Xavier Jr." w:date="2014-05-21T10:29:00Z"/>
                    <w:rFonts w:ascii="Calibri" w:hAnsi="Calibri"/>
                    <w:color w:val="000000"/>
                    <w:szCs w:val="22"/>
                  </w:rPr>
                </w:rPrChange>
              </w:rPr>
            </w:pPr>
            <w:ins w:id="4227" w:author="Ademar Oliva Xavier Jr." w:date="2014-05-21T10:29:00Z">
              <w:r w:rsidRPr="00AC393F">
                <w:rPr>
                  <w:rFonts w:ascii="Calibri" w:hAnsi="Calibri"/>
                  <w:color w:val="000000"/>
                  <w:sz w:val="16"/>
                  <w:szCs w:val="16"/>
                  <w:rPrChange w:id="42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8CCE4"/>
            <w:noWrap/>
            <w:vAlign w:val="bottom"/>
            <w:hideMark/>
          </w:tcPr>
          <w:p w:rsidR="00AC393F" w:rsidRPr="00AC393F" w:rsidRDefault="00AC393F" w:rsidP="00AC393F">
            <w:pPr>
              <w:ind w:firstLine="0"/>
              <w:jc w:val="left"/>
              <w:rPr>
                <w:ins w:id="4229" w:author="Ademar Oliva Xavier Jr." w:date="2014-05-21T10:29:00Z"/>
                <w:rFonts w:ascii="Calibri" w:hAnsi="Calibri"/>
                <w:color w:val="000000"/>
                <w:sz w:val="16"/>
                <w:szCs w:val="16"/>
                <w:rPrChange w:id="4230" w:author="Ademar Oliva Xavier Jr." w:date="2014-05-21T10:31:00Z">
                  <w:rPr>
                    <w:ins w:id="4231" w:author="Ademar Oliva Xavier Jr." w:date="2014-05-21T10:29:00Z"/>
                    <w:rFonts w:ascii="Calibri" w:hAnsi="Calibri"/>
                    <w:color w:val="000000"/>
                    <w:szCs w:val="22"/>
                  </w:rPr>
                </w:rPrChange>
              </w:rPr>
            </w:pPr>
            <w:ins w:id="4232" w:author="Ademar Oliva Xavier Jr." w:date="2014-05-21T10:29:00Z">
              <w:r w:rsidRPr="00AC393F">
                <w:rPr>
                  <w:rFonts w:ascii="Calibri" w:hAnsi="Calibri"/>
                  <w:color w:val="000000"/>
                  <w:sz w:val="16"/>
                  <w:szCs w:val="16"/>
                  <w:rPrChange w:id="4233" w:author="Ademar Oliva Xavier Jr." w:date="2014-05-21T10:31:00Z">
                    <w:rPr>
                      <w:rFonts w:ascii="Calibri" w:hAnsi="Calibri"/>
                      <w:color w:val="000000"/>
                      <w:szCs w:val="22"/>
                    </w:rPr>
                  </w:rPrChange>
                </w:rPr>
                <w:t> </w:t>
              </w:r>
            </w:ins>
          </w:p>
        </w:tc>
        <w:tc>
          <w:tcPr>
            <w:tcW w:w="137" w:type="pct"/>
            <w:tcBorders>
              <w:top w:val="nil"/>
              <w:left w:val="nil"/>
              <w:bottom w:val="nil"/>
              <w:right w:val="nil"/>
            </w:tcBorders>
            <w:shd w:val="clear" w:color="auto" w:fill="auto"/>
            <w:noWrap/>
            <w:vAlign w:val="bottom"/>
            <w:hideMark/>
          </w:tcPr>
          <w:p w:rsidR="00AC393F" w:rsidRPr="00AC393F" w:rsidRDefault="00AC393F" w:rsidP="00AC393F">
            <w:pPr>
              <w:ind w:firstLine="0"/>
              <w:jc w:val="left"/>
              <w:rPr>
                <w:ins w:id="4234" w:author="Ademar Oliva Xavier Jr." w:date="2014-05-21T10:29:00Z"/>
                <w:rFonts w:ascii="Calibri" w:hAnsi="Calibri"/>
                <w:color w:val="000000"/>
                <w:sz w:val="16"/>
                <w:szCs w:val="16"/>
                <w:rPrChange w:id="4235" w:author="Ademar Oliva Xavier Jr." w:date="2014-05-21T10:31:00Z">
                  <w:rPr>
                    <w:ins w:id="4236" w:author="Ademar Oliva Xavier Jr." w:date="2014-05-21T10:29:00Z"/>
                    <w:rFonts w:ascii="Calibri" w:hAnsi="Calibri"/>
                    <w:color w:val="000000"/>
                    <w:szCs w:val="22"/>
                  </w:rPr>
                </w:rPrChange>
              </w:rPr>
            </w:pPr>
          </w:p>
        </w:tc>
        <w:tc>
          <w:tcPr>
            <w:tcW w:w="137" w:type="pct"/>
            <w:tcBorders>
              <w:top w:val="nil"/>
              <w:left w:val="single" w:sz="4"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37" w:author="Ademar Oliva Xavier Jr." w:date="2014-05-21T10:29:00Z"/>
                <w:rFonts w:ascii="Calibri" w:hAnsi="Calibri"/>
                <w:color w:val="000000"/>
                <w:sz w:val="16"/>
                <w:szCs w:val="16"/>
                <w:rPrChange w:id="4238" w:author="Ademar Oliva Xavier Jr." w:date="2014-05-21T10:31:00Z">
                  <w:rPr>
                    <w:ins w:id="4239" w:author="Ademar Oliva Xavier Jr." w:date="2014-05-21T10:29:00Z"/>
                    <w:rFonts w:ascii="Calibri" w:hAnsi="Calibri"/>
                    <w:color w:val="000000"/>
                    <w:szCs w:val="22"/>
                  </w:rPr>
                </w:rPrChange>
              </w:rPr>
            </w:pPr>
            <w:ins w:id="4240" w:author="Ademar Oliva Xavier Jr." w:date="2014-05-21T10:29:00Z">
              <w:r w:rsidRPr="00AC393F">
                <w:rPr>
                  <w:rFonts w:ascii="Calibri" w:hAnsi="Calibri"/>
                  <w:color w:val="000000"/>
                  <w:sz w:val="16"/>
                  <w:szCs w:val="16"/>
                  <w:rPrChange w:id="42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42" w:author="Ademar Oliva Xavier Jr." w:date="2014-05-21T10:29:00Z"/>
                <w:rFonts w:ascii="Calibri" w:hAnsi="Calibri"/>
                <w:color w:val="000000"/>
                <w:sz w:val="16"/>
                <w:szCs w:val="16"/>
                <w:rPrChange w:id="4243" w:author="Ademar Oliva Xavier Jr." w:date="2014-05-21T10:31:00Z">
                  <w:rPr>
                    <w:ins w:id="4244" w:author="Ademar Oliva Xavier Jr." w:date="2014-05-21T10:29:00Z"/>
                    <w:rFonts w:ascii="Calibri" w:hAnsi="Calibri"/>
                    <w:color w:val="000000"/>
                    <w:szCs w:val="22"/>
                  </w:rPr>
                </w:rPrChange>
              </w:rPr>
            </w:pPr>
            <w:ins w:id="4245" w:author="Ademar Oliva Xavier Jr." w:date="2014-05-21T10:29:00Z">
              <w:r w:rsidRPr="00AC393F">
                <w:rPr>
                  <w:rFonts w:ascii="Calibri" w:hAnsi="Calibri"/>
                  <w:color w:val="000000"/>
                  <w:sz w:val="16"/>
                  <w:szCs w:val="16"/>
                  <w:rPrChange w:id="42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47" w:author="Ademar Oliva Xavier Jr." w:date="2014-05-21T10:29:00Z"/>
                <w:rFonts w:ascii="Calibri" w:hAnsi="Calibri"/>
                <w:color w:val="000000"/>
                <w:sz w:val="16"/>
                <w:szCs w:val="16"/>
                <w:rPrChange w:id="4248" w:author="Ademar Oliva Xavier Jr." w:date="2014-05-21T10:31:00Z">
                  <w:rPr>
                    <w:ins w:id="4249" w:author="Ademar Oliva Xavier Jr." w:date="2014-05-21T10:29:00Z"/>
                    <w:rFonts w:ascii="Calibri" w:hAnsi="Calibri"/>
                    <w:color w:val="000000"/>
                    <w:szCs w:val="22"/>
                  </w:rPr>
                </w:rPrChange>
              </w:rPr>
            </w:pPr>
            <w:ins w:id="4250" w:author="Ademar Oliva Xavier Jr." w:date="2014-05-21T10:29:00Z">
              <w:r w:rsidRPr="00AC393F">
                <w:rPr>
                  <w:rFonts w:ascii="Calibri" w:hAnsi="Calibri"/>
                  <w:color w:val="000000"/>
                  <w:sz w:val="16"/>
                  <w:szCs w:val="16"/>
                  <w:rPrChange w:id="42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52" w:author="Ademar Oliva Xavier Jr." w:date="2014-05-21T10:29:00Z"/>
                <w:rFonts w:ascii="Calibri" w:hAnsi="Calibri"/>
                <w:color w:val="000000"/>
                <w:sz w:val="16"/>
                <w:szCs w:val="16"/>
                <w:rPrChange w:id="4253" w:author="Ademar Oliva Xavier Jr." w:date="2014-05-21T10:31:00Z">
                  <w:rPr>
                    <w:ins w:id="4254" w:author="Ademar Oliva Xavier Jr." w:date="2014-05-21T10:29:00Z"/>
                    <w:rFonts w:ascii="Calibri" w:hAnsi="Calibri"/>
                    <w:color w:val="000000"/>
                    <w:szCs w:val="22"/>
                  </w:rPr>
                </w:rPrChange>
              </w:rPr>
            </w:pPr>
            <w:ins w:id="4255" w:author="Ademar Oliva Xavier Jr." w:date="2014-05-21T10:29:00Z">
              <w:r w:rsidRPr="00AC393F">
                <w:rPr>
                  <w:rFonts w:ascii="Calibri" w:hAnsi="Calibri"/>
                  <w:color w:val="000000"/>
                  <w:sz w:val="16"/>
                  <w:szCs w:val="16"/>
                  <w:rPrChange w:id="42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57" w:author="Ademar Oliva Xavier Jr." w:date="2014-05-21T10:29:00Z"/>
                <w:rFonts w:ascii="Calibri" w:hAnsi="Calibri"/>
                <w:color w:val="000000"/>
                <w:sz w:val="16"/>
                <w:szCs w:val="16"/>
                <w:rPrChange w:id="4258" w:author="Ademar Oliva Xavier Jr." w:date="2014-05-21T10:31:00Z">
                  <w:rPr>
                    <w:ins w:id="4259" w:author="Ademar Oliva Xavier Jr." w:date="2014-05-21T10:29:00Z"/>
                    <w:rFonts w:ascii="Calibri" w:hAnsi="Calibri"/>
                    <w:color w:val="000000"/>
                    <w:szCs w:val="22"/>
                  </w:rPr>
                </w:rPrChange>
              </w:rPr>
            </w:pPr>
            <w:ins w:id="4260" w:author="Ademar Oliva Xavier Jr." w:date="2014-05-21T10:29:00Z">
              <w:r w:rsidRPr="00AC393F">
                <w:rPr>
                  <w:rFonts w:ascii="Calibri" w:hAnsi="Calibri"/>
                  <w:color w:val="000000"/>
                  <w:sz w:val="16"/>
                  <w:szCs w:val="16"/>
                  <w:rPrChange w:id="42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62" w:author="Ademar Oliva Xavier Jr." w:date="2014-05-21T10:29:00Z"/>
                <w:rFonts w:ascii="Calibri" w:hAnsi="Calibri"/>
                <w:color w:val="000000"/>
                <w:sz w:val="16"/>
                <w:szCs w:val="16"/>
                <w:rPrChange w:id="4263" w:author="Ademar Oliva Xavier Jr." w:date="2014-05-21T10:31:00Z">
                  <w:rPr>
                    <w:ins w:id="4264" w:author="Ademar Oliva Xavier Jr." w:date="2014-05-21T10:29:00Z"/>
                    <w:rFonts w:ascii="Calibri" w:hAnsi="Calibri"/>
                    <w:color w:val="000000"/>
                    <w:szCs w:val="22"/>
                  </w:rPr>
                </w:rPrChange>
              </w:rPr>
            </w:pPr>
            <w:ins w:id="4265" w:author="Ademar Oliva Xavier Jr." w:date="2014-05-21T10:29:00Z">
              <w:r w:rsidRPr="00AC393F">
                <w:rPr>
                  <w:rFonts w:ascii="Calibri" w:hAnsi="Calibri"/>
                  <w:color w:val="000000"/>
                  <w:sz w:val="16"/>
                  <w:szCs w:val="16"/>
                  <w:rPrChange w:id="42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67" w:author="Ademar Oliva Xavier Jr." w:date="2014-05-21T10:29:00Z"/>
                <w:rFonts w:ascii="Calibri" w:hAnsi="Calibri"/>
                <w:color w:val="000000"/>
                <w:sz w:val="16"/>
                <w:szCs w:val="16"/>
                <w:rPrChange w:id="4268" w:author="Ademar Oliva Xavier Jr." w:date="2014-05-21T10:31:00Z">
                  <w:rPr>
                    <w:ins w:id="4269" w:author="Ademar Oliva Xavier Jr." w:date="2014-05-21T10:29:00Z"/>
                    <w:rFonts w:ascii="Calibri" w:hAnsi="Calibri"/>
                    <w:color w:val="000000"/>
                    <w:szCs w:val="22"/>
                  </w:rPr>
                </w:rPrChange>
              </w:rPr>
            </w:pPr>
            <w:ins w:id="4270" w:author="Ademar Oliva Xavier Jr." w:date="2014-05-21T10:29:00Z">
              <w:r w:rsidRPr="00AC393F">
                <w:rPr>
                  <w:rFonts w:ascii="Calibri" w:hAnsi="Calibri"/>
                  <w:color w:val="000000"/>
                  <w:sz w:val="16"/>
                  <w:szCs w:val="16"/>
                  <w:rPrChange w:id="42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72" w:author="Ademar Oliva Xavier Jr." w:date="2014-05-21T10:29:00Z"/>
                <w:rFonts w:ascii="Calibri" w:hAnsi="Calibri"/>
                <w:color w:val="000000"/>
                <w:sz w:val="16"/>
                <w:szCs w:val="16"/>
                <w:rPrChange w:id="4273" w:author="Ademar Oliva Xavier Jr." w:date="2014-05-21T10:31:00Z">
                  <w:rPr>
                    <w:ins w:id="4274" w:author="Ademar Oliva Xavier Jr." w:date="2014-05-21T10:29:00Z"/>
                    <w:rFonts w:ascii="Calibri" w:hAnsi="Calibri"/>
                    <w:color w:val="000000"/>
                    <w:szCs w:val="22"/>
                  </w:rPr>
                </w:rPrChange>
              </w:rPr>
            </w:pPr>
            <w:ins w:id="4275" w:author="Ademar Oliva Xavier Jr." w:date="2014-05-21T10:29:00Z">
              <w:r w:rsidRPr="00AC393F">
                <w:rPr>
                  <w:rFonts w:ascii="Calibri" w:hAnsi="Calibri"/>
                  <w:color w:val="000000"/>
                  <w:sz w:val="16"/>
                  <w:szCs w:val="16"/>
                  <w:rPrChange w:id="42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77" w:author="Ademar Oliva Xavier Jr." w:date="2014-05-21T10:29:00Z"/>
                <w:rFonts w:ascii="Calibri" w:hAnsi="Calibri"/>
                <w:color w:val="000000"/>
                <w:sz w:val="16"/>
                <w:szCs w:val="16"/>
                <w:rPrChange w:id="4278" w:author="Ademar Oliva Xavier Jr." w:date="2014-05-21T10:31:00Z">
                  <w:rPr>
                    <w:ins w:id="4279" w:author="Ademar Oliva Xavier Jr." w:date="2014-05-21T10:29:00Z"/>
                    <w:rFonts w:ascii="Calibri" w:hAnsi="Calibri"/>
                    <w:color w:val="000000"/>
                    <w:szCs w:val="22"/>
                  </w:rPr>
                </w:rPrChange>
              </w:rPr>
            </w:pPr>
            <w:ins w:id="4280" w:author="Ademar Oliva Xavier Jr." w:date="2014-05-21T10:29:00Z">
              <w:r w:rsidRPr="00AC393F">
                <w:rPr>
                  <w:rFonts w:ascii="Calibri" w:hAnsi="Calibri"/>
                  <w:color w:val="000000"/>
                  <w:sz w:val="16"/>
                  <w:szCs w:val="16"/>
                  <w:rPrChange w:id="42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82" w:author="Ademar Oliva Xavier Jr." w:date="2014-05-21T10:29:00Z"/>
                <w:rFonts w:ascii="Calibri" w:hAnsi="Calibri"/>
                <w:color w:val="000000"/>
                <w:sz w:val="16"/>
                <w:szCs w:val="16"/>
                <w:rPrChange w:id="4283" w:author="Ademar Oliva Xavier Jr." w:date="2014-05-21T10:31:00Z">
                  <w:rPr>
                    <w:ins w:id="4284" w:author="Ademar Oliva Xavier Jr." w:date="2014-05-21T10:29:00Z"/>
                    <w:rFonts w:ascii="Calibri" w:hAnsi="Calibri"/>
                    <w:color w:val="000000"/>
                    <w:szCs w:val="22"/>
                  </w:rPr>
                </w:rPrChange>
              </w:rPr>
            </w:pPr>
            <w:ins w:id="4285" w:author="Ademar Oliva Xavier Jr." w:date="2014-05-21T10:29:00Z">
              <w:r w:rsidRPr="00AC393F">
                <w:rPr>
                  <w:rFonts w:ascii="Calibri" w:hAnsi="Calibri"/>
                  <w:color w:val="000000"/>
                  <w:sz w:val="16"/>
                  <w:szCs w:val="16"/>
                  <w:rPrChange w:id="42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87" w:author="Ademar Oliva Xavier Jr." w:date="2014-05-21T10:29:00Z"/>
                <w:rFonts w:ascii="Calibri" w:hAnsi="Calibri"/>
                <w:color w:val="000000"/>
                <w:sz w:val="16"/>
                <w:szCs w:val="16"/>
                <w:rPrChange w:id="4288" w:author="Ademar Oliva Xavier Jr." w:date="2014-05-21T10:31:00Z">
                  <w:rPr>
                    <w:ins w:id="4289" w:author="Ademar Oliva Xavier Jr." w:date="2014-05-21T10:29:00Z"/>
                    <w:rFonts w:ascii="Calibri" w:hAnsi="Calibri"/>
                    <w:color w:val="000000"/>
                    <w:szCs w:val="22"/>
                  </w:rPr>
                </w:rPrChange>
              </w:rPr>
            </w:pPr>
            <w:ins w:id="4290" w:author="Ademar Oliva Xavier Jr." w:date="2014-05-21T10:29:00Z">
              <w:r w:rsidRPr="00AC393F">
                <w:rPr>
                  <w:rFonts w:ascii="Calibri" w:hAnsi="Calibri"/>
                  <w:color w:val="000000"/>
                  <w:sz w:val="16"/>
                  <w:szCs w:val="16"/>
                  <w:rPrChange w:id="42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92" w:author="Ademar Oliva Xavier Jr." w:date="2014-05-21T10:29:00Z"/>
                <w:rFonts w:ascii="Calibri" w:hAnsi="Calibri"/>
                <w:color w:val="000000"/>
                <w:sz w:val="16"/>
                <w:szCs w:val="16"/>
                <w:rPrChange w:id="4293" w:author="Ademar Oliva Xavier Jr." w:date="2014-05-21T10:31:00Z">
                  <w:rPr>
                    <w:ins w:id="4294" w:author="Ademar Oliva Xavier Jr." w:date="2014-05-21T10:29:00Z"/>
                    <w:rFonts w:ascii="Calibri" w:hAnsi="Calibri"/>
                    <w:color w:val="000000"/>
                    <w:szCs w:val="22"/>
                  </w:rPr>
                </w:rPrChange>
              </w:rPr>
            </w:pPr>
            <w:ins w:id="4295" w:author="Ademar Oliva Xavier Jr." w:date="2014-05-21T10:29:00Z">
              <w:r w:rsidRPr="00AC393F">
                <w:rPr>
                  <w:rFonts w:ascii="Calibri" w:hAnsi="Calibri"/>
                  <w:color w:val="000000"/>
                  <w:sz w:val="16"/>
                  <w:szCs w:val="16"/>
                  <w:rPrChange w:id="42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297" w:author="Ademar Oliva Xavier Jr." w:date="2014-05-21T10:29:00Z"/>
                <w:rFonts w:ascii="Calibri" w:hAnsi="Calibri"/>
                <w:color w:val="000000"/>
                <w:sz w:val="16"/>
                <w:szCs w:val="16"/>
                <w:rPrChange w:id="4298" w:author="Ademar Oliva Xavier Jr." w:date="2014-05-21T10:31:00Z">
                  <w:rPr>
                    <w:ins w:id="4299" w:author="Ademar Oliva Xavier Jr." w:date="2014-05-21T10:29:00Z"/>
                    <w:rFonts w:ascii="Calibri" w:hAnsi="Calibri"/>
                    <w:color w:val="000000"/>
                    <w:szCs w:val="22"/>
                  </w:rPr>
                </w:rPrChange>
              </w:rPr>
            </w:pPr>
            <w:ins w:id="4300" w:author="Ademar Oliva Xavier Jr." w:date="2014-05-21T10:29:00Z">
              <w:r w:rsidRPr="00AC393F">
                <w:rPr>
                  <w:rFonts w:ascii="Calibri" w:hAnsi="Calibri"/>
                  <w:color w:val="000000"/>
                  <w:sz w:val="16"/>
                  <w:szCs w:val="16"/>
                  <w:rPrChange w:id="43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02" w:author="Ademar Oliva Xavier Jr." w:date="2014-05-21T10:29:00Z"/>
                <w:rFonts w:ascii="Calibri" w:hAnsi="Calibri"/>
                <w:color w:val="000000"/>
                <w:sz w:val="16"/>
                <w:szCs w:val="16"/>
                <w:rPrChange w:id="4303" w:author="Ademar Oliva Xavier Jr." w:date="2014-05-21T10:31:00Z">
                  <w:rPr>
                    <w:ins w:id="4304" w:author="Ademar Oliva Xavier Jr." w:date="2014-05-21T10:29:00Z"/>
                    <w:rFonts w:ascii="Calibri" w:hAnsi="Calibri"/>
                    <w:color w:val="000000"/>
                    <w:szCs w:val="22"/>
                  </w:rPr>
                </w:rPrChange>
              </w:rPr>
            </w:pPr>
            <w:ins w:id="4305" w:author="Ademar Oliva Xavier Jr." w:date="2014-05-21T10:29:00Z">
              <w:r w:rsidRPr="00AC393F">
                <w:rPr>
                  <w:rFonts w:ascii="Calibri" w:hAnsi="Calibri"/>
                  <w:color w:val="000000"/>
                  <w:sz w:val="16"/>
                  <w:szCs w:val="16"/>
                  <w:rPrChange w:id="43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4307" w:author="Ademar Oliva Xavier Jr." w:date="2014-05-21T10:29:00Z"/>
                <w:rFonts w:ascii="Calibri" w:hAnsi="Calibri"/>
                <w:color w:val="000000"/>
                <w:sz w:val="16"/>
                <w:szCs w:val="16"/>
                <w:rPrChange w:id="4308" w:author="Ademar Oliva Xavier Jr." w:date="2014-05-21T10:31:00Z">
                  <w:rPr>
                    <w:ins w:id="4309" w:author="Ademar Oliva Xavier Jr." w:date="2014-05-21T10:29:00Z"/>
                    <w:rFonts w:ascii="Calibri" w:hAnsi="Calibri"/>
                    <w:color w:val="000000"/>
                    <w:szCs w:val="22"/>
                  </w:rPr>
                </w:rPrChange>
              </w:rPr>
            </w:pPr>
            <w:ins w:id="4310" w:author="Ademar Oliva Xavier Jr." w:date="2014-05-21T10:29:00Z">
              <w:r w:rsidRPr="00AC393F">
                <w:rPr>
                  <w:rFonts w:ascii="Calibri" w:hAnsi="Calibri"/>
                  <w:color w:val="000000"/>
                  <w:sz w:val="16"/>
                  <w:szCs w:val="16"/>
                  <w:rPrChange w:id="4311" w:author="Ademar Oliva Xavier Jr." w:date="2014-05-21T10:31:00Z">
                    <w:rPr>
                      <w:rFonts w:ascii="Calibri" w:hAnsi="Calibri"/>
                      <w:color w:val="000000"/>
                      <w:szCs w:val="22"/>
                    </w:rPr>
                  </w:rPrChange>
                </w:rPr>
                <w:t> </w:t>
              </w:r>
            </w:ins>
          </w:p>
        </w:tc>
      </w:tr>
      <w:tr w:rsidR="006600BE" w:rsidRPr="00AC393F" w:rsidTr="00AC393F">
        <w:trPr>
          <w:trHeight w:val="315"/>
          <w:ins w:id="4312" w:author="Ademar Oliva Xavier Jr." w:date="2014-05-21T10:29:00Z"/>
        </w:trPr>
        <w:tc>
          <w:tcPr>
            <w:tcW w:w="1703" w:type="pct"/>
            <w:tcBorders>
              <w:top w:val="nil"/>
              <w:left w:val="single" w:sz="8" w:space="0" w:color="auto"/>
              <w:bottom w:val="single" w:sz="4" w:space="0" w:color="auto"/>
              <w:right w:val="nil"/>
            </w:tcBorders>
            <w:shd w:val="clear" w:color="auto" w:fill="auto"/>
            <w:vAlign w:val="center"/>
            <w:hideMark/>
          </w:tcPr>
          <w:p w:rsidR="00AC393F" w:rsidRPr="00AC393F" w:rsidRDefault="00AC393F" w:rsidP="00AC393F">
            <w:pPr>
              <w:ind w:firstLine="0"/>
              <w:jc w:val="left"/>
              <w:rPr>
                <w:ins w:id="4313" w:author="Ademar Oliva Xavier Jr." w:date="2014-05-21T10:29:00Z"/>
                <w:rFonts w:ascii="Arial" w:hAnsi="Arial" w:cs="Arial"/>
                <w:color w:val="000000"/>
                <w:sz w:val="16"/>
                <w:szCs w:val="16"/>
                <w:rPrChange w:id="4314" w:author="Ademar Oliva Xavier Jr." w:date="2014-05-21T10:31:00Z">
                  <w:rPr>
                    <w:ins w:id="4315" w:author="Ademar Oliva Xavier Jr." w:date="2014-05-21T10:29:00Z"/>
                    <w:rFonts w:ascii="Arial" w:hAnsi="Arial" w:cs="Arial"/>
                    <w:color w:val="000000"/>
                    <w:sz w:val="20"/>
                    <w:szCs w:val="20"/>
                  </w:rPr>
                </w:rPrChange>
              </w:rPr>
            </w:pPr>
            <w:ins w:id="4316" w:author="Ademar Oliva Xavier Jr." w:date="2014-05-21T10:29:00Z">
              <w:r w:rsidRPr="00AC393F">
                <w:rPr>
                  <w:rFonts w:ascii="Arial" w:hAnsi="Arial" w:cs="Arial"/>
                  <w:color w:val="000000"/>
                  <w:sz w:val="16"/>
                  <w:szCs w:val="16"/>
                  <w:rPrChange w:id="4317" w:author="Ademar Oliva Xavier Jr." w:date="2014-05-21T10:31:00Z">
                    <w:rPr>
                      <w:rFonts w:ascii="Arial" w:hAnsi="Arial" w:cs="Arial"/>
                      <w:color w:val="000000"/>
                      <w:sz w:val="20"/>
                      <w:szCs w:val="20"/>
                    </w:rPr>
                  </w:rPrChange>
                </w:rPr>
                <w:t>Treinamento</w:t>
              </w:r>
            </w:ins>
          </w:p>
        </w:tc>
        <w:tc>
          <w:tcPr>
            <w:tcW w:w="137" w:type="pct"/>
            <w:tcBorders>
              <w:top w:val="nil"/>
              <w:left w:val="single" w:sz="8" w:space="0" w:color="auto"/>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18" w:author="Ademar Oliva Xavier Jr." w:date="2014-05-21T10:29:00Z"/>
                <w:rFonts w:ascii="Calibri" w:hAnsi="Calibri"/>
                <w:color w:val="000000"/>
                <w:sz w:val="16"/>
                <w:szCs w:val="16"/>
                <w:rPrChange w:id="4319" w:author="Ademar Oliva Xavier Jr." w:date="2014-05-21T10:31:00Z">
                  <w:rPr>
                    <w:ins w:id="4320" w:author="Ademar Oliva Xavier Jr." w:date="2014-05-21T10:29:00Z"/>
                    <w:rFonts w:ascii="Calibri" w:hAnsi="Calibri"/>
                    <w:color w:val="000000"/>
                    <w:szCs w:val="22"/>
                  </w:rPr>
                </w:rPrChange>
              </w:rPr>
            </w:pPr>
            <w:ins w:id="4321" w:author="Ademar Oliva Xavier Jr." w:date="2014-05-21T10:29:00Z">
              <w:r w:rsidRPr="00AC393F">
                <w:rPr>
                  <w:rFonts w:ascii="Calibri" w:hAnsi="Calibri"/>
                  <w:color w:val="000000"/>
                  <w:sz w:val="16"/>
                  <w:szCs w:val="16"/>
                  <w:rPrChange w:id="4322"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23" w:author="Ademar Oliva Xavier Jr." w:date="2014-05-21T10:29:00Z"/>
                <w:rFonts w:ascii="Calibri" w:hAnsi="Calibri"/>
                <w:color w:val="000000"/>
                <w:sz w:val="16"/>
                <w:szCs w:val="16"/>
                <w:rPrChange w:id="4324" w:author="Ademar Oliva Xavier Jr." w:date="2014-05-21T10:31:00Z">
                  <w:rPr>
                    <w:ins w:id="4325" w:author="Ademar Oliva Xavier Jr." w:date="2014-05-21T10:29:00Z"/>
                    <w:rFonts w:ascii="Calibri" w:hAnsi="Calibri"/>
                    <w:color w:val="000000"/>
                    <w:szCs w:val="22"/>
                  </w:rPr>
                </w:rPrChange>
              </w:rPr>
            </w:pPr>
            <w:ins w:id="4326" w:author="Ademar Oliva Xavier Jr." w:date="2014-05-21T10:29:00Z">
              <w:r w:rsidRPr="00AC393F">
                <w:rPr>
                  <w:rFonts w:ascii="Calibri" w:hAnsi="Calibri"/>
                  <w:color w:val="000000"/>
                  <w:sz w:val="16"/>
                  <w:szCs w:val="16"/>
                  <w:rPrChange w:id="4327"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28" w:author="Ademar Oliva Xavier Jr." w:date="2014-05-21T10:29:00Z"/>
                <w:rFonts w:ascii="Calibri" w:hAnsi="Calibri"/>
                <w:color w:val="000000"/>
                <w:sz w:val="16"/>
                <w:szCs w:val="16"/>
                <w:rPrChange w:id="4329" w:author="Ademar Oliva Xavier Jr." w:date="2014-05-21T10:31:00Z">
                  <w:rPr>
                    <w:ins w:id="4330" w:author="Ademar Oliva Xavier Jr." w:date="2014-05-21T10:29:00Z"/>
                    <w:rFonts w:ascii="Calibri" w:hAnsi="Calibri"/>
                    <w:color w:val="000000"/>
                    <w:szCs w:val="22"/>
                  </w:rPr>
                </w:rPrChange>
              </w:rPr>
            </w:pPr>
            <w:ins w:id="4331" w:author="Ademar Oliva Xavier Jr." w:date="2014-05-21T10:29:00Z">
              <w:r w:rsidRPr="00AC393F">
                <w:rPr>
                  <w:rFonts w:ascii="Calibri" w:hAnsi="Calibri"/>
                  <w:color w:val="000000"/>
                  <w:sz w:val="16"/>
                  <w:szCs w:val="16"/>
                  <w:rPrChange w:id="4332"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33" w:author="Ademar Oliva Xavier Jr." w:date="2014-05-21T10:29:00Z"/>
                <w:rFonts w:ascii="Calibri" w:hAnsi="Calibri"/>
                <w:color w:val="000000"/>
                <w:sz w:val="16"/>
                <w:szCs w:val="16"/>
                <w:rPrChange w:id="4334" w:author="Ademar Oliva Xavier Jr." w:date="2014-05-21T10:31:00Z">
                  <w:rPr>
                    <w:ins w:id="4335" w:author="Ademar Oliva Xavier Jr." w:date="2014-05-21T10:29:00Z"/>
                    <w:rFonts w:ascii="Calibri" w:hAnsi="Calibri"/>
                    <w:color w:val="000000"/>
                    <w:szCs w:val="22"/>
                  </w:rPr>
                </w:rPrChange>
              </w:rPr>
            </w:pPr>
            <w:ins w:id="4336" w:author="Ademar Oliva Xavier Jr." w:date="2014-05-21T10:29:00Z">
              <w:r w:rsidRPr="00AC393F">
                <w:rPr>
                  <w:rFonts w:ascii="Calibri" w:hAnsi="Calibri"/>
                  <w:color w:val="000000"/>
                  <w:sz w:val="16"/>
                  <w:szCs w:val="16"/>
                  <w:rPrChange w:id="4337"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38" w:author="Ademar Oliva Xavier Jr." w:date="2014-05-21T10:29:00Z"/>
                <w:rFonts w:ascii="Calibri" w:hAnsi="Calibri"/>
                <w:color w:val="000000"/>
                <w:sz w:val="16"/>
                <w:szCs w:val="16"/>
                <w:rPrChange w:id="4339" w:author="Ademar Oliva Xavier Jr." w:date="2014-05-21T10:31:00Z">
                  <w:rPr>
                    <w:ins w:id="4340" w:author="Ademar Oliva Xavier Jr." w:date="2014-05-21T10:29:00Z"/>
                    <w:rFonts w:ascii="Calibri" w:hAnsi="Calibri"/>
                    <w:color w:val="000000"/>
                    <w:szCs w:val="22"/>
                  </w:rPr>
                </w:rPrChange>
              </w:rPr>
            </w:pPr>
            <w:ins w:id="4341" w:author="Ademar Oliva Xavier Jr." w:date="2014-05-21T10:29:00Z">
              <w:r w:rsidRPr="00AC393F">
                <w:rPr>
                  <w:rFonts w:ascii="Calibri" w:hAnsi="Calibri"/>
                  <w:color w:val="000000"/>
                  <w:sz w:val="16"/>
                  <w:szCs w:val="16"/>
                  <w:rPrChange w:id="4342"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43" w:author="Ademar Oliva Xavier Jr." w:date="2014-05-21T10:29:00Z"/>
                <w:rFonts w:ascii="Calibri" w:hAnsi="Calibri"/>
                <w:color w:val="000000"/>
                <w:sz w:val="16"/>
                <w:szCs w:val="16"/>
                <w:rPrChange w:id="4344" w:author="Ademar Oliva Xavier Jr." w:date="2014-05-21T10:31:00Z">
                  <w:rPr>
                    <w:ins w:id="4345" w:author="Ademar Oliva Xavier Jr." w:date="2014-05-21T10:29:00Z"/>
                    <w:rFonts w:ascii="Calibri" w:hAnsi="Calibri"/>
                    <w:color w:val="000000"/>
                    <w:szCs w:val="22"/>
                  </w:rPr>
                </w:rPrChange>
              </w:rPr>
            </w:pPr>
            <w:ins w:id="4346" w:author="Ademar Oliva Xavier Jr." w:date="2014-05-21T10:29:00Z">
              <w:r w:rsidRPr="00AC393F">
                <w:rPr>
                  <w:rFonts w:ascii="Calibri" w:hAnsi="Calibri"/>
                  <w:color w:val="000000"/>
                  <w:sz w:val="16"/>
                  <w:szCs w:val="16"/>
                  <w:rPrChange w:id="4347"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4348" w:author="Ademar Oliva Xavier Jr." w:date="2014-05-21T10:29:00Z"/>
                <w:rFonts w:ascii="Calibri" w:hAnsi="Calibri"/>
                <w:color w:val="000000"/>
                <w:sz w:val="16"/>
                <w:szCs w:val="16"/>
                <w:rPrChange w:id="4349" w:author="Ademar Oliva Xavier Jr." w:date="2014-05-21T10:31:00Z">
                  <w:rPr>
                    <w:ins w:id="4350" w:author="Ademar Oliva Xavier Jr." w:date="2014-05-21T10:29:00Z"/>
                    <w:rFonts w:ascii="Calibri" w:hAnsi="Calibri"/>
                    <w:color w:val="000000"/>
                    <w:szCs w:val="22"/>
                  </w:rPr>
                </w:rPrChange>
              </w:rPr>
            </w:pPr>
            <w:ins w:id="4351" w:author="Ademar Oliva Xavier Jr." w:date="2014-05-21T10:29:00Z">
              <w:r w:rsidRPr="00AC393F">
                <w:rPr>
                  <w:rFonts w:ascii="Calibri" w:hAnsi="Calibri"/>
                  <w:color w:val="000000"/>
                  <w:sz w:val="16"/>
                  <w:szCs w:val="16"/>
                  <w:rPrChange w:id="4352"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8" w:space="0" w:color="auto"/>
            </w:tcBorders>
            <w:shd w:val="clear" w:color="auto" w:fill="auto"/>
            <w:noWrap/>
            <w:vAlign w:val="bottom"/>
            <w:hideMark/>
          </w:tcPr>
          <w:p w:rsidR="00AC393F" w:rsidRPr="00AC393F" w:rsidRDefault="00AC393F" w:rsidP="00AC393F">
            <w:pPr>
              <w:ind w:firstLine="0"/>
              <w:jc w:val="left"/>
              <w:rPr>
                <w:ins w:id="4353" w:author="Ademar Oliva Xavier Jr." w:date="2014-05-21T10:29:00Z"/>
                <w:rFonts w:ascii="Calibri" w:hAnsi="Calibri"/>
                <w:color w:val="000000"/>
                <w:sz w:val="16"/>
                <w:szCs w:val="16"/>
                <w:rPrChange w:id="4354" w:author="Ademar Oliva Xavier Jr." w:date="2014-05-21T10:31:00Z">
                  <w:rPr>
                    <w:ins w:id="4355" w:author="Ademar Oliva Xavier Jr." w:date="2014-05-21T10:29:00Z"/>
                    <w:rFonts w:ascii="Calibri" w:hAnsi="Calibri"/>
                    <w:color w:val="000000"/>
                    <w:szCs w:val="22"/>
                  </w:rPr>
                </w:rPrChange>
              </w:rPr>
            </w:pPr>
            <w:ins w:id="4356" w:author="Ademar Oliva Xavier Jr." w:date="2014-05-21T10:29:00Z">
              <w:r w:rsidRPr="00AC393F">
                <w:rPr>
                  <w:rFonts w:ascii="Calibri" w:hAnsi="Calibri"/>
                  <w:color w:val="000000"/>
                  <w:sz w:val="16"/>
                  <w:szCs w:val="16"/>
                  <w:rPrChange w:id="4357" w:author="Ademar Oliva Xavier Jr." w:date="2014-05-21T10:31:00Z">
                    <w:rPr>
                      <w:rFonts w:ascii="Calibri" w:hAnsi="Calibri"/>
                      <w:color w:val="000000"/>
                      <w:szCs w:val="22"/>
                    </w:rPr>
                  </w:rPrChange>
                </w:rPr>
                <w:t> </w:t>
              </w:r>
            </w:ins>
          </w:p>
        </w:tc>
        <w:tc>
          <w:tcPr>
            <w:tcW w:w="137" w:type="pct"/>
            <w:tcBorders>
              <w:top w:val="single" w:sz="4" w:space="0" w:color="auto"/>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358" w:author="Ademar Oliva Xavier Jr." w:date="2014-05-21T10:29:00Z"/>
                <w:rFonts w:ascii="Calibri" w:hAnsi="Calibri"/>
                <w:color w:val="000000"/>
                <w:sz w:val="16"/>
                <w:szCs w:val="16"/>
                <w:rPrChange w:id="4359" w:author="Ademar Oliva Xavier Jr." w:date="2014-05-21T10:31:00Z">
                  <w:rPr>
                    <w:ins w:id="4360" w:author="Ademar Oliva Xavier Jr." w:date="2014-05-21T10:29:00Z"/>
                    <w:rFonts w:ascii="Calibri" w:hAnsi="Calibri"/>
                    <w:color w:val="000000"/>
                    <w:szCs w:val="22"/>
                  </w:rPr>
                </w:rPrChange>
              </w:rPr>
            </w:pPr>
            <w:ins w:id="4361" w:author="Ademar Oliva Xavier Jr." w:date="2014-05-21T10:29:00Z">
              <w:r w:rsidRPr="00AC393F">
                <w:rPr>
                  <w:rFonts w:ascii="Calibri" w:hAnsi="Calibri"/>
                  <w:color w:val="000000"/>
                  <w:sz w:val="16"/>
                  <w:szCs w:val="16"/>
                  <w:rPrChange w:id="436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5D9F1"/>
            <w:noWrap/>
            <w:vAlign w:val="bottom"/>
            <w:hideMark/>
          </w:tcPr>
          <w:p w:rsidR="00AC393F" w:rsidRPr="00AC393F" w:rsidRDefault="00AC393F" w:rsidP="00AC393F">
            <w:pPr>
              <w:ind w:firstLine="0"/>
              <w:jc w:val="left"/>
              <w:rPr>
                <w:ins w:id="4363" w:author="Ademar Oliva Xavier Jr." w:date="2014-05-21T10:29:00Z"/>
                <w:rFonts w:ascii="Calibri" w:hAnsi="Calibri"/>
                <w:color w:val="000000"/>
                <w:sz w:val="16"/>
                <w:szCs w:val="16"/>
                <w:rPrChange w:id="4364" w:author="Ademar Oliva Xavier Jr." w:date="2014-05-21T10:31:00Z">
                  <w:rPr>
                    <w:ins w:id="4365" w:author="Ademar Oliva Xavier Jr." w:date="2014-05-21T10:29:00Z"/>
                    <w:rFonts w:ascii="Calibri" w:hAnsi="Calibri"/>
                    <w:color w:val="000000"/>
                    <w:szCs w:val="22"/>
                  </w:rPr>
                </w:rPrChange>
              </w:rPr>
            </w:pPr>
            <w:ins w:id="4366" w:author="Ademar Oliva Xavier Jr." w:date="2014-05-21T10:29:00Z">
              <w:r w:rsidRPr="00AC393F">
                <w:rPr>
                  <w:rFonts w:ascii="Calibri" w:hAnsi="Calibri"/>
                  <w:color w:val="000000"/>
                  <w:sz w:val="16"/>
                  <w:szCs w:val="16"/>
                  <w:rPrChange w:id="43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68" w:author="Ademar Oliva Xavier Jr." w:date="2014-05-21T10:29:00Z"/>
                <w:rFonts w:ascii="Calibri" w:hAnsi="Calibri"/>
                <w:color w:val="000000"/>
                <w:sz w:val="16"/>
                <w:szCs w:val="16"/>
                <w:rPrChange w:id="4369" w:author="Ademar Oliva Xavier Jr." w:date="2014-05-21T10:31:00Z">
                  <w:rPr>
                    <w:ins w:id="4370" w:author="Ademar Oliva Xavier Jr." w:date="2014-05-21T10:29:00Z"/>
                    <w:rFonts w:ascii="Calibri" w:hAnsi="Calibri"/>
                    <w:color w:val="000000"/>
                    <w:szCs w:val="22"/>
                  </w:rPr>
                </w:rPrChange>
              </w:rPr>
            </w:pPr>
            <w:ins w:id="4371" w:author="Ademar Oliva Xavier Jr." w:date="2014-05-21T10:29:00Z">
              <w:r w:rsidRPr="00AC393F">
                <w:rPr>
                  <w:rFonts w:ascii="Calibri" w:hAnsi="Calibri"/>
                  <w:color w:val="000000"/>
                  <w:sz w:val="16"/>
                  <w:szCs w:val="16"/>
                  <w:rPrChange w:id="437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73" w:author="Ademar Oliva Xavier Jr." w:date="2014-05-21T10:29:00Z"/>
                <w:rFonts w:ascii="Calibri" w:hAnsi="Calibri"/>
                <w:color w:val="000000"/>
                <w:sz w:val="16"/>
                <w:szCs w:val="16"/>
                <w:rPrChange w:id="4374" w:author="Ademar Oliva Xavier Jr." w:date="2014-05-21T10:31:00Z">
                  <w:rPr>
                    <w:ins w:id="4375" w:author="Ademar Oliva Xavier Jr." w:date="2014-05-21T10:29:00Z"/>
                    <w:rFonts w:ascii="Calibri" w:hAnsi="Calibri"/>
                    <w:color w:val="000000"/>
                    <w:szCs w:val="22"/>
                  </w:rPr>
                </w:rPrChange>
              </w:rPr>
            </w:pPr>
            <w:ins w:id="4376" w:author="Ademar Oliva Xavier Jr." w:date="2014-05-21T10:29:00Z">
              <w:r w:rsidRPr="00AC393F">
                <w:rPr>
                  <w:rFonts w:ascii="Calibri" w:hAnsi="Calibri"/>
                  <w:color w:val="000000"/>
                  <w:sz w:val="16"/>
                  <w:szCs w:val="16"/>
                  <w:rPrChange w:id="43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78" w:author="Ademar Oliva Xavier Jr." w:date="2014-05-21T10:29:00Z"/>
                <w:rFonts w:ascii="Calibri" w:hAnsi="Calibri"/>
                <w:color w:val="000000"/>
                <w:sz w:val="16"/>
                <w:szCs w:val="16"/>
                <w:rPrChange w:id="4379" w:author="Ademar Oliva Xavier Jr." w:date="2014-05-21T10:31:00Z">
                  <w:rPr>
                    <w:ins w:id="4380" w:author="Ademar Oliva Xavier Jr." w:date="2014-05-21T10:29:00Z"/>
                    <w:rFonts w:ascii="Calibri" w:hAnsi="Calibri"/>
                    <w:color w:val="000000"/>
                    <w:szCs w:val="22"/>
                  </w:rPr>
                </w:rPrChange>
              </w:rPr>
            </w:pPr>
            <w:ins w:id="4381" w:author="Ademar Oliva Xavier Jr." w:date="2014-05-21T10:29:00Z">
              <w:r w:rsidRPr="00AC393F">
                <w:rPr>
                  <w:rFonts w:ascii="Calibri" w:hAnsi="Calibri"/>
                  <w:color w:val="000000"/>
                  <w:sz w:val="16"/>
                  <w:szCs w:val="16"/>
                  <w:rPrChange w:id="438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83" w:author="Ademar Oliva Xavier Jr." w:date="2014-05-21T10:29:00Z"/>
                <w:rFonts w:ascii="Calibri" w:hAnsi="Calibri"/>
                <w:color w:val="000000"/>
                <w:sz w:val="16"/>
                <w:szCs w:val="16"/>
                <w:rPrChange w:id="4384" w:author="Ademar Oliva Xavier Jr." w:date="2014-05-21T10:31:00Z">
                  <w:rPr>
                    <w:ins w:id="4385" w:author="Ademar Oliva Xavier Jr." w:date="2014-05-21T10:29:00Z"/>
                    <w:rFonts w:ascii="Calibri" w:hAnsi="Calibri"/>
                    <w:color w:val="000000"/>
                    <w:szCs w:val="22"/>
                  </w:rPr>
                </w:rPrChange>
              </w:rPr>
            </w:pPr>
            <w:ins w:id="4386" w:author="Ademar Oliva Xavier Jr." w:date="2014-05-21T10:29:00Z">
              <w:r w:rsidRPr="00AC393F">
                <w:rPr>
                  <w:rFonts w:ascii="Calibri" w:hAnsi="Calibri"/>
                  <w:color w:val="000000"/>
                  <w:sz w:val="16"/>
                  <w:szCs w:val="16"/>
                  <w:rPrChange w:id="43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88" w:author="Ademar Oliva Xavier Jr." w:date="2014-05-21T10:29:00Z"/>
                <w:rFonts w:ascii="Calibri" w:hAnsi="Calibri"/>
                <w:color w:val="000000"/>
                <w:sz w:val="16"/>
                <w:szCs w:val="16"/>
                <w:rPrChange w:id="4389" w:author="Ademar Oliva Xavier Jr." w:date="2014-05-21T10:31:00Z">
                  <w:rPr>
                    <w:ins w:id="4390" w:author="Ademar Oliva Xavier Jr." w:date="2014-05-21T10:29:00Z"/>
                    <w:rFonts w:ascii="Calibri" w:hAnsi="Calibri"/>
                    <w:color w:val="000000"/>
                    <w:szCs w:val="22"/>
                  </w:rPr>
                </w:rPrChange>
              </w:rPr>
            </w:pPr>
            <w:ins w:id="4391" w:author="Ademar Oliva Xavier Jr." w:date="2014-05-21T10:29:00Z">
              <w:r w:rsidRPr="00AC393F">
                <w:rPr>
                  <w:rFonts w:ascii="Calibri" w:hAnsi="Calibri"/>
                  <w:color w:val="000000"/>
                  <w:sz w:val="16"/>
                  <w:szCs w:val="16"/>
                  <w:rPrChange w:id="439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93" w:author="Ademar Oliva Xavier Jr." w:date="2014-05-21T10:29:00Z"/>
                <w:rFonts w:ascii="Calibri" w:hAnsi="Calibri"/>
                <w:color w:val="000000"/>
                <w:sz w:val="16"/>
                <w:szCs w:val="16"/>
                <w:rPrChange w:id="4394" w:author="Ademar Oliva Xavier Jr." w:date="2014-05-21T10:31:00Z">
                  <w:rPr>
                    <w:ins w:id="4395" w:author="Ademar Oliva Xavier Jr." w:date="2014-05-21T10:29:00Z"/>
                    <w:rFonts w:ascii="Calibri" w:hAnsi="Calibri"/>
                    <w:color w:val="000000"/>
                    <w:szCs w:val="22"/>
                  </w:rPr>
                </w:rPrChange>
              </w:rPr>
            </w:pPr>
            <w:ins w:id="4396" w:author="Ademar Oliva Xavier Jr." w:date="2014-05-21T10:29:00Z">
              <w:r w:rsidRPr="00AC393F">
                <w:rPr>
                  <w:rFonts w:ascii="Calibri" w:hAnsi="Calibri"/>
                  <w:color w:val="000000"/>
                  <w:sz w:val="16"/>
                  <w:szCs w:val="16"/>
                  <w:rPrChange w:id="43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398" w:author="Ademar Oliva Xavier Jr." w:date="2014-05-21T10:29:00Z"/>
                <w:rFonts w:ascii="Calibri" w:hAnsi="Calibri"/>
                <w:color w:val="000000"/>
                <w:sz w:val="16"/>
                <w:szCs w:val="16"/>
                <w:rPrChange w:id="4399" w:author="Ademar Oliva Xavier Jr." w:date="2014-05-21T10:31:00Z">
                  <w:rPr>
                    <w:ins w:id="4400" w:author="Ademar Oliva Xavier Jr." w:date="2014-05-21T10:29:00Z"/>
                    <w:rFonts w:ascii="Calibri" w:hAnsi="Calibri"/>
                    <w:color w:val="000000"/>
                    <w:szCs w:val="22"/>
                  </w:rPr>
                </w:rPrChange>
              </w:rPr>
            </w:pPr>
            <w:ins w:id="4401" w:author="Ademar Oliva Xavier Jr." w:date="2014-05-21T10:29:00Z">
              <w:r w:rsidRPr="00AC393F">
                <w:rPr>
                  <w:rFonts w:ascii="Calibri" w:hAnsi="Calibri"/>
                  <w:color w:val="000000"/>
                  <w:sz w:val="16"/>
                  <w:szCs w:val="16"/>
                  <w:rPrChange w:id="440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03" w:author="Ademar Oliva Xavier Jr." w:date="2014-05-21T10:29:00Z"/>
                <w:rFonts w:ascii="Calibri" w:hAnsi="Calibri"/>
                <w:color w:val="000000"/>
                <w:sz w:val="16"/>
                <w:szCs w:val="16"/>
                <w:rPrChange w:id="4404" w:author="Ademar Oliva Xavier Jr." w:date="2014-05-21T10:31:00Z">
                  <w:rPr>
                    <w:ins w:id="4405" w:author="Ademar Oliva Xavier Jr." w:date="2014-05-21T10:29:00Z"/>
                    <w:rFonts w:ascii="Calibri" w:hAnsi="Calibri"/>
                    <w:color w:val="000000"/>
                    <w:szCs w:val="22"/>
                  </w:rPr>
                </w:rPrChange>
              </w:rPr>
            </w:pPr>
            <w:ins w:id="4406" w:author="Ademar Oliva Xavier Jr." w:date="2014-05-21T10:29:00Z">
              <w:r w:rsidRPr="00AC393F">
                <w:rPr>
                  <w:rFonts w:ascii="Calibri" w:hAnsi="Calibri"/>
                  <w:color w:val="000000"/>
                  <w:sz w:val="16"/>
                  <w:szCs w:val="16"/>
                  <w:rPrChange w:id="44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08" w:author="Ademar Oliva Xavier Jr." w:date="2014-05-21T10:29:00Z"/>
                <w:rFonts w:ascii="Calibri" w:hAnsi="Calibri"/>
                <w:color w:val="000000"/>
                <w:sz w:val="16"/>
                <w:szCs w:val="16"/>
                <w:rPrChange w:id="4409" w:author="Ademar Oliva Xavier Jr." w:date="2014-05-21T10:31:00Z">
                  <w:rPr>
                    <w:ins w:id="4410" w:author="Ademar Oliva Xavier Jr." w:date="2014-05-21T10:29:00Z"/>
                    <w:rFonts w:ascii="Calibri" w:hAnsi="Calibri"/>
                    <w:color w:val="000000"/>
                    <w:szCs w:val="22"/>
                  </w:rPr>
                </w:rPrChange>
              </w:rPr>
            </w:pPr>
            <w:ins w:id="4411" w:author="Ademar Oliva Xavier Jr." w:date="2014-05-21T10:29:00Z">
              <w:r w:rsidRPr="00AC393F">
                <w:rPr>
                  <w:rFonts w:ascii="Calibri" w:hAnsi="Calibri"/>
                  <w:color w:val="000000"/>
                  <w:sz w:val="16"/>
                  <w:szCs w:val="16"/>
                  <w:rPrChange w:id="441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13" w:author="Ademar Oliva Xavier Jr." w:date="2014-05-21T10:29:00Z"/>
                <w:rFonts w:ascii="Calibri" w:hAnsi="Calibri"/>
                <w:color w:val="000000"/>
                <w:sz w:val="16"/>
                <w:szCs w:val="16"/>
                <w:rPrChange w:id="4414" w:author="Ademar Oliva Xavier Jr." w:date="2014-05-21T10:31:00Z">
                  <w:rPr>
                    <w:ins w:id="4415" w:author="Ademar Oliva Xavier Jr." w:date="2014-05-21T10:29:00Z"/>
                    <w:rFonts w:ascii="Calibri" w:hAnsi="Calibri"/>
                    <w:color w:val="000000"/>
                    <w:szCs w:val="22"/>
                  </w:rPr>
                </w:rPrChange>
              </w:rPr>
            </w:pPr>
            <w:ins w:id="4416" w:author="Ademar Oliva Xavier Jr." w:date="2014-05-21T10:29:00Z">
              <w:r w:rsidRPr="00AC393F">
                <w:rPr>
                  <w:rFonts w:ascii="Calibri" w:hAnsi="Calibri"/>
                  <w:color w:val="000000"/>
                  <w:sz w:val="16"/>
                  <w:szCs w:val="16"/>
                  <w:rPrChange w:id="44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18" w:author="Ademar Oliva Xavier Jr." w:date="2014-05-21T10:29:00Z"/>
                <w:rFonts w:ascii="Calibri" w:hAnsi="Calibri"/>
                <w:color w:val="000000"/>
                <w:sz w:val="16"/>
                <w:szCs w:val="16"/>
                <w:rPrChange w:id="4419" w:author="Ademar Oliva Xavier Jr." w:date="2014-05-21T10:31:00Z">
                  <w:rPr>
                    <w:ins w:id="4420" w:author="Ademar Oliva Xavier Jr." w:date="2014-05-21T10:29:00Z"/>
                    <w:rFonts w:ascii="Calibri" w:hAnsi="Calibri"/>
                    <w:color w:val="000000"/>
                    <w:szCs w:val="22"/>
                  </w:rPr>
                </w:rPrChange>
              </w:rPr>
            </w:pPr>
            <w:ins w:id="4421" w:author="Ademar Oliva Xavier Jr." w:date="2014-05-21T10:29:00Z">
              <w:r w:rsidRPr="00AC393F">
                <w:rPr>
                  <w:rFonts w:ascii="Calibri" w:hAnsi="Calibri"/>
                  <w:color w:val="000000"/>
                  <w:sz w:val="16"/>
                  <w:szCs w:val="16"/>
                  <w:rPrChange w:id="442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23" w:author="Ademar Oliva Xavier Jr." w:date="2014-05-21T10:29:00Z"/>
                <w:rFonts w:ascii="Calibri" w:hAnsi="Calibri"/>
                <w:color w:val="000000"/>
                <w:sz w:val="16"/>
                <w:szCs w:val="16"/>
                <w:rPrChange w:id="4424" w:author="Ademar Oliva Xavier Jr." w:date="2014-05-21T10:31:00Z">
                  <w:rPr>
                    <w:ins w:id="4425" w:author="Ademar Oliva Xavier Jr." w:date="2014-05-21T10:29:00Z"/>
                    <w:rFonts w:ascii="Calibri" w:hAnsi="Calibri"/>
                    <w:color w:val="000000"/>
                    <w:szCs w:val="22"/>
                  </w:rPr>
                </w:rPrChange>
              </w:rPr>
            </w:pPr>
            <w:ins w:id="4426" w:author="Ademar Oliva Xavier Jr." w:date="2014-05-21T10:29:00Z">
              <w:r w:rsidRPr="00AC393F">
                <w:rPr>
                  <w:rFonts w:ascii="Calibri" w:hAnsi="Calibri"/>
                  <w:color w:val="000000"/>
                  <w:sz w:val="16"/>
                  <w:szCs w:val="16"/>
                  <w:rPrChange w:id="44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428" w:author="Ademar Oliva Xavier Jr." w:date="2014-05-21T10:29:00Z"/>
                <w:rFonts w:ascii="Calibri" w:hAnsi="Calibri"/>
                <w:color w:val="000000"/>
                <w:sz w:val="16"/>
                <w:szCs w:val="16"/>
                <w:rPrChange w:id="4429" w:author="Ademar Oliva Xavier Jr." w:date="2014-05-21T10:31:00Z">
                  <w:rPr>
                    <w:ins w:id="4430" w:author="Ademar Oliva Xavier Jr." w:date="2014-05-21T10:29:00Z"/>
                    <w:rFonts w:ascii="Calibri" w:hAnsi="Calibri"/>
                    <w:color w:val="000000"/>
                    <w:szCs w:val="22"/>
                  </w:rPr>
                </w:rPrChange>
              </w:rPr>
            </w:pPr>
            <w:ins w:id="4431" w:author="Ademar Oliva Xavier Jr." w:date="2014-05-21T10:29:00Z">
              <w:r w:rsidRPr="00AC393F">
                <w:rPr>
                  <w:rFonts w:ascii="Calibri" w:hAnsi="Calibri"/>
                  <w:color w:val="000000"/>
                  <w:sz w:val="16"/>
                  <w:szCs w:val="16"/>
                  <w:rPrChange w:id="4432"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4433" w:author="Ademar Oliva Xavier Jr." w:date="2014-05-21T10:29:00Z"/>
                <w:rFonts w:ascii="Calibri" w:hAnsi="Calibri"/>
                <w:color w:val="000000"/>
                <w:sz w:val="16"/>
                <w:szCs w:val="16"/>
                <w:rPrChange w:id="4434" w:author="Ademar Oliva Xavier Jr." w:date="2014-05-21T10:31:00Z">
                  <w:rPr>
                    <w:ins w:id="4435" w:author="Ademar Oliva Xavier Jr." w:date="2014-05-21T10:29:00Z"/>
                    <w:rFonts w:ascii="Calibri" w:hAnsi="Calibri"/>
                    <w:color w:val="000000"/>
                    <w:szCs w:val="22"/>
                  </w:rPr>
                </w:rPrChange>
              </w:rPr>
            </w:pPr>
            <w:ins w:id="4436" w:author="Ademar Oliva Xavier Jr." w:date="2014-05-21T10:29:00Z">
              <w:r w:rsidRPr="00AC393F">
                <w:rPr>
                  <w:rFonts w:ascii="Calibri" w:hAnsi="Calibri"/>
                  <w:color w:val="000000"/>
                  <w:sz w:val="16"/>
                  <w:szCs w:val="16"/>
                  <w:rPrChange w:id="4437" w:author="Ademar Oliva Xavier Jr." w:date="2014-05-21T10:31:00Z">
                    <w:rPr>
                      <w:rFonts w:ascii="Calibri" w:hAnsi="Calibri"/>
                      <w:color w:val="000000"/>
                      <w:szCs w:val="22"/>
                    </w:rPr>
                  </w:rPrChange>
                </w:rPr>
                <w:t> </w:t>
              </w:r>
            </w:ins>
          </w:p>
        </w:tc>
      </w:tr>
      <w:tr w:rsidR="00AC393F" w:rsidRPr="00AC393F" w:rsidTr="00AC393F">
        <w:trPr>
          <w:trHeight w:val="315"/>
          <w:ins w:id="4438" w:author="Ademar Oliva Xavier Jr." w:date="2014-05-21T10:29:00Z"/>
          <w:trPrChange w:id="4439" w:author="Ademar Oliva Xavier Jr." w:date="2014-05-21T10:30:00Z">
            <w:trPr>
              <w:gridBefore w:val="1"/>
              <w:trHeight w:val="315"/>
            </w:trPr>
          </w:trPrChange>
        </w:trPr>
        <w:tc>
          <w:tcPr>
            <w:tcW w:w="5000" w:type="pct"/>
            <w:gridSpan w:val="25"/>
            <w:tcBorders>
              <w:top w:val="single" w:sz="8" w:space="0" w:color="auto"/>
              <w:left w:val="single" w:sz="8" w:space="0" w:color="auto"/>
              <w:bottom w:val="single" w:sz="8" w:space="0" w:color="auto"/>
              <w:right w:val="single" w:sz="8" w:space="0" w:color="000000"/>
            </w:tcBorders>
            <w:shd w:val="clear" w:color="auto" w:fill="auto"/>
            <w:vAlign w:val="center"/>
            <w:hideMark/>
            <w:tcPrChange w:id="4440" w:author="Ademar Oliva Xavier Jr." w:date="2014-05-21T10:30:00Z">
              <w:tcPr>
                <w:tcW w:w="16740" w:type="dxa"/>
                <w:gridSpan w:val="50"/>
                <w:tcBorders>
                  <w:top w:val="single" w:sz="8" w:space="0" w:color="auto"/>
                  <w:left w:val="single" w:sz="8" w:space="0" w:color="auto"/>
                  <w:bottom w:val="single" w:sz="8" w:space="0" w:color="auto"/>
                  <w:right w:val="single" w:sz="8" w:space="0" w:color="000000"/>
                </w:tcBorders>
                <w:shd w:val="clear" w:color="auto" w:fill="auto"/>
                <w:vAlign w:val="center"/>
                <w:hideMark/>
              </w:tcPr>
            </w:tcPrChange>
          </w:tcPr>
          <w:p w:rsidR="00AC393F" w:rsidRPr="00AC393F" w:rsidRDefault="00AC393F" w:rsidP="00AC393F">
            <w:pPr>
              <w:ind w:firstLine="0"/>
              <w:jc w:val="center"/>
              <w:rPr>
                <w:ins w:id="4441" w:author="Ademar Oliva Xavier Jr." w:date="2014-05-21T10:29:00Z"/>
                <w:rFonts w:ascii="Arial" w:hAnsi="Arial" w:cs="Arial"/>
                <w:color w:val="000000"/>
                <w:sz w:val="16"/>
                <w:szCs w:val="16"/>
                <w:rPrChange w:id="4442" w:author="Ademar Oliva Xavier Jr." w:date="2014-05-21T10:31:00Z">
                  <w:rPr>
                    <w:ins w:id="4443" w:author="Ademar Oliva Xavier Jr." w:date="2014-05-21T10:29:00Z"/>
                    <w:rFonts w:ascii="Arial" w:hAnsi="Arial" w:cs="Arial"/>
                    <w:color w:val="000000"/>
                    <w:sz w:val="20"/>
                    <w:szCs w:val="20"/>
                  </w:rPr>
                </w:rPrChange>
              </w:rPr>
            </w:pPr>
            <w:ins w:id="4444" w:author="Ademar Oliva Xavier Jr." w:date="2014-05-21T10:29:00Z">
              <w:r w:rsidRPr="00AC393F">
                <w:rPr>
                  <w:rFonts w:ascii="Arial" w:hAnsi="Arial" w:cs="Arial"/>
                  <w:color w:val="000000"/>
                  <w:sz w:val="16"/>
                  <w:szCs w:val="16"/>
                  <w:rPrChange w:id="4445" w:author="Ademar Oliva Xavier Jr." w:date="2014-05-21T10:31:00Z">
                    <w:rPr>
                      <w:rFonts w:ascii="Arial" w:hAnsi="Arial" w:cs="Arial"/>
                      <w:color w:val="000000"/>
                      <w:sz w:val="20"/>
                      <w:szCs w:val="20"/>
                    </w:rPr>
                  </w:rPrChange>
                </w:rPr>
                <w:t>Portal</w:t>
              </w:r>
            </w:ins>
          </w:p>
        </w:tc>
      </w:tr>
      <w:tr w:rsidR="00AC393F" w:rsidRPr="00AC393F" w:rsidTr="00AC393F">
        <w:trPr>
          <w:trHeight w:val="300"/>
          <w:ins w:id="4446" w:author="Ademar Oliva Xavier Jr." w:date="2014-05-21T10:29:00Z"/>
          <w:trPrChange w:id="4447" w:author="Ademar Oliva Xavier Jr." w:date="2014-05-21T10:30:00Z">
            <w:trPr>
              <w:gridBefore w:val="1"/>
              <w:trHeight w:val="300"/>
            </w:trPr>
          </w:trPrChange>
        </w:trPr>
        <w:tc>
          <w:tcPr>
            <w:tcW w:w="1703" w:type="pct"/>
            <w:tcBorders>
              <w:top w:val="nil"/>
              <w:left w:val="single" w:sz="8" w:space="0" w:color="auto"/>
              <w:bottom w:val="nil"/>
              <w:right w:val="nil"/>
            </w:tcBorders>
            <w:shd w:val="clear" w:color="auto" w:fill="auto"/>
            <w:vAlign w:val="center"/>
            <w:hideMark/>
            <w:tcPrChange w:id="4448" w:author="Ademar Oliva Xavier Jr." w:date="2014-05-21T10:30:00Z">
              <w:tcPr>
                <w:tcW w:w="5700" w:type="dxa"/>
                <w:gridSpan w:val="14"/>
                <w:tcBorders>
                  <w:top w:val="nil"/>
                  <w:left w:val="single" w:sz="8" w:space="0" w:color="auto"/>
                  <w:bottom w:val="nil"/>
                  <w:right w:val="nil"/>
                </w:tcBorders>
                <w:shd w:val="clear" w:color="auto" w:fill="auto"/>
                <w:vAlign w:val="center"/>
                <w:hideMark/>
              </w:tcPr>
            </w:tcPrChange>
          </w:tcPr>
          <w:p w:rsidR="00AC393F" w:rsidRPr="00AC393F" w:rsidRDefault="00AC393F" w:rsidP="00AC393F">
            <w:pPr>
              <w:ind w:firstLine="0"/>
              <w:jc w:val="left"/>
              <w:rPr>
                <w:ins w:id="4449" w:author="Ademar Oliva Xavier Jr." w:date="2014-05-21T10:29:00Z"/>
                <w:rFonts w:ascii="Arial" w:hAnsi="Arial" w:cs="Arial"/>
                <w:color w:val="000000"/>
                <w:sz w:val="16"/>
                <w:szCs w:val="16"/>
                <w:rPrChange w:id="4450" w:author="Ademar Oliva Xavier Jr." w:date="2014-05-21T10:31:00Z">
                  <w:rPr>
                    <w:ins w:id="4451" w:author="Ademar Oliva Xavier Jr." w:date="2014-05-21T10:29:00Z"/>
                    <w:rFonts w:ascii="Arial" w:hAnsi="Arial" w:cs="Arial"/>
                    <w:color w:val="000000"/>
                    <w:sz w:val="20"/>
                    <w:szCs w:val="20"/>
                  </w:rPr>
                </w:rPrChange>
              </w:rPr>
            </w:pPr>
            <w:ins w:id="4452" w:author="Ademar Oliva Xavier Jr." w:date="2014-05-21T10:29:00Z">
              <w:r w:rsidRPr="00AC393F">
                <w:rPr>
                  <w:rFonts w:ascii="Arial" w:hAnsi="Arial" w:cs="Arial"/>
                  <w:color w:val="000000"/>
                  <w:sz w:val="16"/>
                  <w:szCs w:val="16"/>
                  <w:rPrChange w:id="4453" w:author="Ademar Oliva Xavier Jr." w:date="2014-05-21T10:31:00Z">
                    <w:rPr>
                      <w:rFonts w:ascii="Arial" w:hAnsi="Arial" w:cs="Arial"/>
                      <w:color w:val="000000"/>
                      <w:sz w:val="20"/>
                      <w:szCs w:val="20"/>
                    </w:rPr>
                  </w:rPrChange>
                </w:rPr>
                <w:t>Projeto do Banco de Dados</w:t>
              </w:r>
            </w:ins>
          </w:p>
        </w:tc>
        <w:tc>
          <w:tcPr>
            <w:tcW w:w="137" w:type="pct"/>
            <w:tcBorders>
              <w:top w:val="nil"/>
              <w:left w:val="single" w:sz="8" w:space="0" w:color="auto"/>
              <w:bottom w:val="single" w:sz="4" w:space="0" w:color="auto"/>
              <w:right w:val="single" w:sz="4" w:space="0" w:color="auto"/>
            </w:tcBorders>
            <w:shd w:val="clear" w:color="000000" w:fill="B8CCE4"/>
            <w:noWrap/>
            <w:vAlign w:val="bottom"/>
            <w:hideMark/>
            <w:tcPrChange w:id="4454" w:author="Ademar Oliva Xavier Jr." w:date="2014-05-21T10:30:00Z">
              <w:tcPr>
                <w:tcW w:w="460" w:type="dxa"/>
                <w:gridSpan w:val="3"/>
                <w:tcBorders>
                  <w:top w:val="nil"/>
                  <w:left w:val="single" w:sz="8" w:space="0" w:color="auto"/>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4455" w:author="Ademar Oliva Xavier Jr." w:date="2014-05-21T10:29:00Z"/>
                <w:rFonts w:ascii="Calibri" w:hAnsi="Calibri"/>
                <w:color w:val="000000"/>
                <w:sz w:val="16"/>
                <w:szCs w:val="16"/>
                <w:rPrChange w:id="4456" w:author="Ademar Oliva Xavier Jr." w:date="2014-05-21T10:31:00Z">
                  <w:rPr>
                    <w:ins w:id="4457" w:author="Ademar Oliva Xavier Jr." w:date="2014-05-21T10:29:00Z"/>
                    <w:rFonts w:ascii="Calibri" w:hAnsi="Calibri"/>
                    <w:color w:val="000000"/>
                    <w:szCs w:val="22"/>
                  </w:rPr>
                </w:rPrChange>
              </w:rPr>
            </w:pPr>
            <w:ins w:id="4458" w:author="Ademar Oliva Xavier Jr." w:date="2014-05-21T10:29:00Z">
              <w:r w:rsidRPr="00AC393F">
                <w:rPr>
                  <w:rFonts w:ascii="Calibri" w:hAnsi="Calibri"/>
                  <w:color w:val="000000"/>
                  <w:sz w:val="16"/>
                  <w:szCs w:val="16"/>
                  <w:rPrChange w:id="44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Change w:id="4460" w:author="Ademar Oliva Xavier Jr." w:date="2014-05-21T10:30:00Z">
              <w:tcPr>
                <w:tcW w:w="460" w:type="dxa"/>
                <w:gridSpan w:val="2"/>
                <w:tcBorders>
                  <w:top w:val="nil"/>
                  <w:left w:val="nil"/>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4461" w:author="Ademar Oliva Xavier Jr." w:date="2014-05-21T10:29:00Z"/>
                <w:rFonts w:ascii="Calibri" w:hAnsi="Calibri"/>
                <w:color w:val="000000"/>
                <w:sz w:val="16"/>
                <w:szCs w:val="16"/>
                <w:rPrChange w:id="4462" w:author="Ademar Oliva Xavier Jr." w:date="2014-05-21T10:31:00Z">
                  <w:rPr>
                    <w:ins w:id="4463" w:author="Ademar Oliva Xavier Jr." w:date="2014-05-21T10:29:00Z"/>
                    <w:rFonts w:ascii="Calibri" w:hAnsi="Calibri"/>
                    <w:color w:val="000000"/>
                    <w:szCs w:val="22"/>
                  </w:rPr>
                </w:rPrChange>
              </w:rPr>
            </w:pPr>
            <w:ins w:id="4464" w:author="Ademar Oliva Xavier Jr." w:date="2014-05-21T10:29:00Z">
              <w:r w:rsidRPr="00AC393F">
                <w:rPr>
                  <w:rFonts w:ascii="Calibri" w:hAnsi="Calibri"/>
                  <w:color w:val="000000"/>
                  <w:sz w:val="16"/>
                  <w:szCs w:val="16"/>
                  <w:rPrChange w:id="44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466"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467" w:author="Ademar Oliva Xavier Jr." w:date="2014-05-21T10:29:00Z"/>
                <w:rFonts w:ascii="Calibri" w:hAnsi="Calibri"/>
                <w:color w:val="000000"/>
                <w:sz w:val="16"/>
                <w:szCs w:val="16"/>
                <w:rPrChange w:id="4468" w:author="Ademar Oliva Xavier Jr." w:date="2014-05-21T10:31:00Z">
                  <w:rPr>
                    <w:ins w:id="4469" w:author="Ademar Oliva Xavier Jr." w:date="2014-05-21T10:29:00Z"/>
                    <w:rFonts w:ascii="Calibri" w:hAnsi="Calibri"/>
                    <w:color w:val="000000"/>
                    <w:szCs w:val="22"/>
                  </w:rPr>
                </w:rPrChange>
              </w:rPr>
            </w:pPr>
            <w:ins w:id="4470" w:author="Ademar Oliva Xavier Jr." w:date="2014-05-21T10:29:00Z">
              <w:r w:rsidRPr="00AC393F">
                <w:rPr>
                  <w:rFonts w:ascii="Calibri" w:hAnsi="Calibri"/>
                  <w:color w:val="000000"/>
                  <w:sz w:val="16"/>
                  <w:szCs w:val="16"/>
                  <w:rPrChange w:id="44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472"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473" w:author="Ademar Oliva Xavier Jr." w:date="2014-05-21T10:29:00Z"/>
                <w:rFonts w:ascii="Calibri" w:hAnsi="Calibri"/>
                <w:color w:val="000000"/>
                <w:sz w:val="16"/>
                <w:szCs w:val="16"/>
                <w:rPrChange w:id="4474" w:author="Ademar Oliva Xavier Jr." w:date="2014-05-21T10:31:00Z">
                  <w:rPr>
                    <w:ins w:id="4475" w:author="Ademar Oliva Xavier Jr." w:date="2014-05-21T10:29:00Z"/>
                    <w:rFonts w:ascii="Calibri" w:hAnsi="Calibri"/>
                    <w:color w:val="000000"/>
                    <w:szCs w:val="22"/>
                  </w:rPr>
                </w:rPrChange>
              </w:rPr>
            </w:pPr>
            <w:ins w:id="4476" w:author="Ademar Oliva Xavier Jr." w:date="2014-05-21T10:29:00Z">
              <w:r w:rsidRPr="00AC393F">
                <w:rPr>
                  <w:rFonts w:ascii="Calibri" w:hAnsi="Calibri"/>
                  <w:color w:val="000000"/>
                  <w:sz w:val="16"/>
                  <w:szCs w:val="16"/>
                  <w:rPrChange w:id="44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478"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479" w:author="Ademar Oliva Xavier Jr." w:date="2014-05-21T10:29:00Z"/>
                <w:rFonts w:ascii="Calibri" w:hAnsi="Calibri"/>
                <w:color w:val="000000"/>
                <w:sz w:val="16"/>
                <w:szCs w:val="16"/>
                <w:rPrChange w:id="4480" w:author="Ademar Oliva Xavier Jr." w:date="2014-05-21T10:31:00Z">
                  <w:rPr>
                    <w:ins w:id="4481" w:author="Ademar Oliva Xavier Jr." w:date="2014-05-21T10:29:00Z"/>
                    <w:rFonts w:ascii="Calibri" w:hAnsi="Calibri"/>
                    <w:color w:val="000000"/>
                    <w:szCs w:val="22"/>
                  </w:rPr>
                </w:rPrChange>
              </w:rPr>
            </w:pPr>
            <w:ins w:id="4482" w:author="Ademar Oliva Xavier Jr." w:date="2014-05-21T10:29:00Z">
              <w:r w:rsidRPr="00AC393F">
                <w:rPr>
                  <w:rFonts w:ascii="Calibri" w:hAnsi="Calibri"/>
                  <w:color w:val="000000"/>
                  <w:sz w:val="16"/>
                  <w:szCs w:val="16"/>
                  <w:rPrChange w:id="44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484"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485" w:author="Ademar Oliva Xavier Jr." w:date="2014-05-21T10:29:00Z"/>
                <w:rFonts w:ascii="Calibri" w:hAnsi="Calibri"/>
                <w:color w:val="000000"/>
                <w:sz w:val="16"/>
                <w:szCs w:val="16"/>
                <w:rPrChange w:id="4486" w:author="Ademar Oliva Xavier Jr." w:date="2014-05-21T10:31:00Z">
                  <w:rPr>
                    <w:ins w:id="4487" w:author="Ademar Oliva Xavier Jr." w:date="2014-05-21T10:29:00Z"/>
                    <w:rFonts w:ascii="Calibri" w:hAnsi="Calibri"/>
                    <w:color w:val="000000"/>
                    <w:szCs w:val="22"/>
                  </w:rPr>
                </w:rPrChange>
              </w:rPr>
            </w:pPr>
            <w:ins w:id="4488" w:author="Ademar Oliva Xavier Jr." w:date="2014-05-21T10:29:00Z">
              <w:r w:rsidRPr="00AC393F">
                <w:rPr>
                  <w:rFonts w:ascii="Calibri" w:hAnsi="Calibri"/>
                  <w:color w:val="000000"/>
                  <w:sz w:val="16"/>
                  <w:szCs w:val="16"/>
                  <w:rPrChange w:id="44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490"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491" w:author="Ademar Oliva Xavier Jr." w:date="2014-05-21T10:29:00Z"/>
                <w:rFonts w:ascii="Calibri" w:hAnsi="Calibri"/>
                <w:color w:val="000000"/>
                <w:sz w:val="16"/>
                <w:szCs w:val="16"/>
                <w:rPrChange w:id="4492" w:author="Ademar Oliva Xavier Jr." w:date="2014-05-21T10:31:00Z">
                  <w:rPr>
                    <w:ins w:id="4493" w:author="Ademar Oliva Xavier Jr." w:date="2014-05-21T10:29:00Z"/>
                    <w:rFonts w:ascii="Calibri" w:hAnsi="Calibri"/>
                    <w:color w:val="000000"/>
                    <w:szCs w:val="22"/>
                  </w:rPr>
                </w:rPrChange>
              </w:rPr>
            </w:pPr>
            <w:ins w:id="4494" w:author="Ademar Oliva Xavier Jr." w:date="2014-05-21T10:29:00Z">
              <w:r w:rsidRPr="00AC393F">
                <w:rPr>
                  <w:rFonts w:ascii="Calibri" w:hAnsi="Calibri"/>
                  <w:color w:val="000000"/>
                  <w:sz w:val="16"/>
                  <w:szCs w:val="16"/>
                  <w:rPrChange w:id="44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4496" w:author="Ademar Oliva Xavier Jr." w:date="2014-05-21T10:30:00Z">
              <w:tcPr>
                <w:tcW w:w="460" w:type="dxa"/>
                <w:gridSpan w:val="2"/>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4497" w:author="Ademar Oliva Xavier Jr." w:date="2014-05-21T10:29:00Z"/>
                <w:rFonts w:ascii="Calibri" w:hAnsi="Calibri"/>
                <w:color w:val="000000"/>
                <w:sz w:val="16"/>
                <w:szCs w:val="16"/>
                <w:rPrChange w:id="4498" w:author="Ademar Oliva Xavier Jr." w:date="2014-05-21T10:31:00Z">
                  <w:rPr>
                    <w:ins w:id="4499" w:author="Ademar Oliva Xavier Jr." w:date="2014-05-21T10:29:00Z"/>
                    <w:rFonts w:ascii="Calibri" w:hAnsi="Calibri"/>
                    <w:color w:val="000000"/>
                    <w:szCs w:val="22"/>
                  </w:rPr>
                </w:rPrChange>
              </w:rPr>
            </w:pPr>
            <w:ins w:id="4500" w:author="Ademar Oliva Xavier Jr." w:date="2014-05-21T10:29:00Z">
              <w:r w:rsidRPr="00AC393F">
                <w:rPr>
                  <w:rFonts w:ascii="Calibri" w:hAnsi="Calibri"/>
                  <w:color w:val="000000"/>
                  <w:sz w:val="16"/>
                  <w:szCs w:val="16"/>
                  <w:rPrChange w:id="45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0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03" w:author="Ademar Oliva Xavier Jr." w:date="2014-05-21T10:29:00Z"/>
                <w:rFonts w:ascii="Calibri" w:hAnsi="Calibri"/>
                <w:color w:val="000000"/>
                <w:sz w:val="16"/>
                <w:szCs w:val="16"/>
                <w:rPrChange w:id="4504" w:author="Ademar Oliva Xavier Jr." w:date="2014-05-21T10:31:00Z">
                  <w:rPr>
                    <w:ins w:id="4505" w:author="Ademar Oliva Xavier Jr." w:date="2014-05-21T10:29:00Z"/>
                    <w:rFonts w:ascii="Calibri" w:hAnsi="Calibri"/>
                    <w:color w:val="000000"/>
                    <w:szCs w:val="22"/>
                  </w:rPr>
                </w:rPrChange>
              </w:rPr>
            </w:pPr>
            <w:ins w:id="4506" w:author="Ademar Oliva Xavier Jr." w:date="2014-05-21T10:29:00Z">
              <w:r w:rsidRPr="00AC393F">
                <w:rPr>
                  <w:rFonts w:ascii="Calibri" w:hAnsi="Calibri"/>
                  <w:color w:val="000000"/>
                  <w:sz w:val="16"/>
                  <w:szCs w:val="16"/>
                  <w:rPrChange w:id="450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0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09" w:author="Ademar Oliva Xavier Jr." w:date="2014-05-21T10:29:00Z"/>
                <w:rFonts w:ascii="Calibri" w:hAnsi="Calibri"/>
                <w:color w:val="000000"/>
                <w:sz w:val="16"/>
                <w:szCs w:val="16"/>
                <w:rPrChange w:id="4510" w:author="Ademar Oliva Xavier Jr." w:date="2014-05-21T10:31:00Z">
                  <w:rPr>
                    <w:ins w:id="4511" w:author="Ademar Oliva Xavier Jr." w:date="2014-05-21T10:29:00Z"/>
                    <w:rFonts w:ascii="Calibri" w:hAnsi="Calibri"/>
                    <w:color w:val="000000"/>
                    <w:szCs w:val="22"/>
                  </w:rPr>
                </w:rPrChange>
              </w:rPr>
            </w:pPr>
            <w:ins w:id="4512" w:author="Ademar Oliva Xavier Jr." w:date="2014-05-21T10:29:00Z">
              <w:r w:rsidRPr="00AC393F">
                <w:rPr>
                  <w:rFonts w:ascii="Calibri" w:hAnsi="Calibri"/>
                  <w:color w:val="000000"/>
                  <w:sz w:val="16"/>
                  <w:szCs w:val="16"/>
                  <w:rPrChange w:id="45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1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15" w:author="Ademar Oliva Xavier Jr." w:date="2014-05-21T10:29:00Z"/>
                <w:rFonts w:ascii="Calibri" w:hAnsi="Calibri"/>
                <w:color w:val="000000"/>
                <w:sz w:val="16"/>
                <w:szCs w:val="16"/>
                <w:rPrChange w:id="4516" w:author="Ademar Oliva Xavier Jr." w:date="2014-05-21T10:31:00Z">
                  <w:rPr>
                    <w:ins w:id="4517" w:author="Ademar Oliva Xavier Jr." w:date="2014-05-21T10:29:00Z"/>
                    <w:rFonts w:ascii="Calibri" w:hAnsi="Calibri"/>
                    <w:color w:val="000000"/>
                    <w:szCs w:val="22"/>
                  </w:rPr>
                </w:rPrChange>
              </w:rPr>
            </w:pPr>
            <w:ins w:id="4518" w:author="Ademar Oliva Xavier Jr." w:date="2014-05-21T10:29:00Z">
              <w:r w:rsidRPr="00AC393F">
                <w:rPr>
                  <w:rFonts w:ascii="Calibri" w:hAnsi="Calibri"/>
                  <w:color w:val="000000"/>
                  <w:sz w:val="16"/>
                  <w:szCs w:val="16"/>
                  <w:rPrChange w:id="45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2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21" w:author="Ademar Oliva Xavier Jr." w:date="2014-05-21T10:29:00Z"/>
                <w:rFonts w:ascii="Calibri" w:hAnsi="Calibri"/>
                <w:color w:val="000000"/>
                <w:sz w:val="16"/>
                <w:szCs w:val="16"/>
                <w:rPrChange w:id="4522" w:author="Ademar Oliva Xavier Jr." w:date="2014-05-21T10:31:00Z">
                  <w:rPr>
                    <w:ins w:id="4523" w:author="Ademar Oliva Xavier Jr." w:date="2014-05-21T10:29:00Z"/>
                    <w:rFonts w:ascii="Calibri" w:hAnsi="Calibri"/>
                    <w:color w:val="000000"/>
                    <w:szCs w:val="22"/>
                  </w:rPr>
                </w:rPrChange>
              </w:rPr>
            </w:pPr>
            <w:ins w:id="4524" w:author="Ademar Oliva Xavier Jr." w:date="2014-05-21T10:29:00Z">
              <w:r w:rsidRPr="00AC393F">
                <w:rPr>
                  <w:rFonts w:ascii="Calibri" w:hAnsi="Calibri"/>
                  <w:color w:val="000000"/>
                  <w:sz w:val="16"/>
                  <w:szCs w:val="16"/>
                  <w:rPrChange w:id="452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2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27" w:author="Ademar Oliva Xavier Jr." w:date="2014-05-21T10:29:00Z"/>
                <w:rFonts w:ascii="Calibri" w:hAnsi="Calibri"/>
                <w:color w:val="000000"/>
                <w:sz w:val="16"/>
                <w:szCs w:val="16"/>
                <w:rPrChange w:id="4528" w:author="Ademar Oliva Xavier Jr." w:date="2014-05-21T10:31:00Z">
                  <w:rPr>
                    <w:ins w:id="4529" w:author="Ademar Oliva Xavier Jr." w:date="2014-05-21T10:29:00Z"/>
                    <w:rFonts w:ascii="Calibri" w:hAnsi="Calibri"/>
                    <w:color w:val="000000"/>
                    <w:szCs w:val="22"/>
                  </w:rPr>
                </w:rPrChange>
              </w:rPr>
            </w:pPr>
            <w:ins w:id="4530" w:author="Ademar Oliva Xavier Jr." w:date="2014-05-21T10:29:00Z">
              <w:r w:rsidRPr="00AC393F">
                <w:rPr>
                  <w:rFonts w:ascii="Calibri" w:hAnsi="Calibri"/>
                  <w:color w:val="000000"/>
                  <w:sz w:val="16"/>
                  <w:szCs w:val="16"/>
                  <w:rPrChange w:id="45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3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33" w:author="Ademar Oliva Xavier Jr." w:date="2014-05-21T10:29:00Z"/>
                <w:rFonts w:ascii="Calibri" w:hAnsi="Calibri"/>
                <w:color w:val="000000"/>
                <w:sz w:val="16"/>
                <w:szCs w:val="16"/>
                <w:rPrChange w:id="4534" w:author="Ademar Oliva Xavier Jr." w:date="2014-05-21T10:31:00Z">
                  <w:rPr>
                    <w:ins w:id="4535" w:author="Ademar Oliva Xavier Jr." w:date="2014-05-21T10:29:00Z"/>
                    <w:rFonts w:ascii="Calibri" w:hAnsi="Calibri"/>
                    <w:color w:val="000000"/>
                    <w:szCs w:val="22"/>
                  </w:rPr>
                </w:rPrChange>
              </w:rPr>
            </w:pPr>
            <w:ins w:id="4536" w:author="Ademar Oliva Xavier Jr." w:date="2014-05-21T10:29:00Z">
              <w:r w:rsidRPr="00AC393F">
                <w:rPr>
                  <w:rFonts w:ascii="Calibri" w:hAnsi="Calibri"/>
                  <w:color w:val="000000"/>
                  <w:sz w:val="16"/>
                  <w:szCs w:val="16"/>
                  <w:rPrChange w:id="453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3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39" w:author="Ademar Oliva Xavier Jr." w:date="2014-05-21T10:29:00Z"/>
                <w:rFonts w:ascii="Calibri" w:hAnsi="Calibri"/>
                <w:color w:val="000000"/>
                <w:sz w:val="16"/>
                <w:szCs w:val="16"/>
                <w:rPrChange w:id="4540" w:author="Ademar Oliva Xavier Jr." w:date="2014-05-21T10:31:00Z">
                  <w:rPr>
                    <w:ins w:id="4541" w:author="Ademar Oliva Xavier Jr." w:date="2014-05-21T10:29:00Z"/>
                    <w:rFonts w:ascii="Calibri" w:hAnsi="Calibri"/>
                    <w:color w:val="000000"/>
                    <w:szCs w:val="22"/>
                  </w:rPr>
                </w:rPrChange>
              </w:rPr>
            </w:pPr>
            <w:ins w:id="4542" w:author="Ademar Oliva Xavier Jr." w:date="2014-05-21T10:29:00Z">
              <w:r w:rsidRPr="00AC393F">
                <w:rPr>
                  <w:rFonts w:ascii="Calibri" w:hAnsi="Calibri"/>
                  <w:color w:val="000000"/>
                  <w:sz w:val="16"/>
                  <w:szCs w:val="16"/>
                  <w:rPrChange w:id="45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4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45" w:author="Ademar Oliva Xavier Jr." w:date="2014-05-21T10:29:00Z"/>
                <w:rFonts w:ascii="Calibri" w:hAnsi="Calibri"/>
                <w:color w:val="000000"/>
                <w:sz w:val="16"/>
                <w:szCs w:val="16"/>
                <w:rPrChange w:id="4546" w:author="Ademar Oliva Xavier Jr." w:date="2014-05-21T10:31:00Z">
                  <w:rPr>
                    <w:ins w:id="4547" w:author="Ademar Oliva Xavier Jr." w:date="2014-05-21T10:29:00Z"/>
                    <w:rFonts w:ascii="Calibri" w:hAnsi="Calibri"/>
                    <w:color w:val="000000"/>
                    <w:szCs w:val="22"/>
                  </w:rPr>
                </w:rPrChange>
              </w:rPr>
            </w:pPr>
            <w:ins w:id="4548" w:author="Ademar Oliva Xavier Jr." w:date="2014-05-21T10:29:00Z">
              <w:r w:rsidRPr="00AC393F">
                <w:rPr>
                  <w:rFonts w:ascii="Calibri" w:hAnsi="Calibri"/>
                  <w:color w:val="000000"/>
                  <w:sz w:val="16"/>
                  <w:szCs w:val="16"/>
                  <w:rPrChange w:id="45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5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51" w:author="Ademar Oliva Xavier Jr." w:date="2014-05-21T10:29:00Z"/>
                <w:rFonts w:ascii="Calibri" w:hAnsi="Calibri"/>
                <w:color w:val="000000"/>
                <w:sz w:val="16"/>
                <w:szCs w:val="16"/>
                <w:rPrChange w:id="4552" w:author="Ademar Oliva Xavier Jr." w:date="2014-05-21T10:31:00Z">
                  <w:rPr>
                    <w:ins w:id="4553" w:author="Ademar Oliva Xavier Jr." w:date="2014-05-21T10:29:00Z"/>
                    <w:rFonts w:ascii="Calibri" w:hAnsi="Calibri"/>
                    <w:color w:val="000000"/>
                    <w:szCs w:val="22"/>
                  </w:rPr>
                </w:rPrChange>
              </w:rPr>
            </w:pPr>
            <w:ins w:id="4554" w:author="Ademar Oliva Xavier Jr." w:date="2014-05-21T10:29:00Z">
              <w:r w:rsidRPr="00AC393F">
                <w:rPr>
                  <w:rFonts w:ascii="Calibri" w:hAnsi="Calibri"/>
                  <w:color w:val="000000"/>
                  <w:sz w:val="16"/>
                  <w:szCs w:val="16"/>
                  <w:rPrChange w:id="455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5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57" w:author="Ademar Oliva Xavier Jr." w:date="2014-05-21T10:29:00Z"/>
                <w:rFonts w:ascii="Calibri" w:hAnsi="Calibri"/>
                <w:color w:val="000000"/>
                <w:sz w:val="16"/>
                <w:szCs w:val="16"/>
                <w:rPrChange w:id="4558" w:author="Ademar Oliva Xavier Jr." w:date="2014-05-21T10:31:00Z">
                  <w:rPr>
                    <w:ins w:id="4559" w:author="Ademar Oliva Xavier Jr." w:date="2014-05-21T10:29:00Z"/>
                    <w:rFonts w:ascii="Calibri" w:hAnsi="Calibri"/>
                    <w:color w:val="000000"/>
                    <w:szCs w:val="22"/>
                  </w:rPr>
                </w:rPrChange>
              </w:rPr>
            </w:pPr>
            <w:ins w:id="4560" w:author="Ademar Oliva Xavier Jr." w:date="2014-05-21T10:29:00Z">
              <w:r w:rsidRPr="00AC393F">
                <w:rPr>
                  <w:rFonts w:ascii="Calibri" w:hAnsi="Calibri"/>
                  <w:color w:val="000000"/>
                  <w:sz w:val="16"/>
                  <w:szCs w:val="16"/>
                  <w:rPrChange w:id="45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6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63" w:author="Ademar Oliva Xavier Jr." w:date="2014-05-21T10:29:00Z"/>
                <w:rFonts w:ascii="Calibri" w:hAnsi="Calibri"/>
                <w:color w:val="000000"/>
                <w:sz w:val="16"/>
                <w:szCs w:val="16"/>
                <w:rPrChange w:id="4564" w:author="Ademar Oliva Xavier Jr." w:date="2014-05-21T10:31:00Z">
                  <w:rPr>
                    <w:ins w:id="4565" w:author="Ademar Oliva Xavier Jr." w:date="2014-05-21T10:29:00Z"/>
                    <w:rFonts w:ascii="Calibri" w:hAnsi="Calibri"/>
                    <w:color w:val="000000"/>
                    <w:szCs w:val="22"/>
                  </w:rPr>
                </w:rPrChange>
              </w:rPr>
            </w:pPr>
            <w:ins w:id="4566" w:author="Ademar Oliva Xavier Jr." w:date="2014-05-21T10:29:00Z">
              <w:r w:rsidRPr="00AC393F">
                <w:rPr>
                  <w:rFonts w:ascii="Calibri" w:hAnsi="Calibri"/>
                  <w:color w:val="000000"/>
                  <w:sz w:val="16"/>
                  <w:szCs w:val="16"/>
                  <w:rPrChange w:id="456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6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69" w:author="Ademar Oliva Xavier Jr." w:date="2014-05-21T10:29:00Z"/>
                <w:rFonts w:ascii="Calibri" w:hAnsi="Calibri"/>
                <w:color w:val="000000"/>
                <w:sz w:val="16"/>
                <w:szCs w:val="16"/>
                <w:rPrChange w:id="4570" w:author="Ademar Oliva Xavier Jr." w:date="2014-05-21T10:31:00Z">
                  <w:rPr>
                    <w:ins w:id="4571" w:author="Ademar Oliva Xavier Jr." w:date="2014-05-21T10:29:00Z"/>
                    <w:rFonts w:ascii="Calibri" w:hAnsi="Calibri"/>
                    <w:color w:val="000000"/>
                    <w:szCs w:val="22"/>
                  </w:rPr>
                </w:rPrChange>
              </w:rPr>
            </w:pPr>
            <w:ins w:id="4572" w:author="Ademar Oliva Xavier Jr." w:date="2014-05-21T10:29:00Z">
              <w:r w:rsidRPr="00AC393F">
                <w:rPr>
                  <w:rFonts w:ascii="Calibri" w:hAnsi="Calibri"/>
                  <w:color w:val="000000"/>
                  <w:sz w:val="16"/>
                  <w:szCs w:val="16"/>
                  <w:rPrChange w:id="45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7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75" w:author="Ademar Oliva Xavier Jr." w:date="2014-05-21T10:29:00Z"/>
                <w:rFonts w:ascii="Calibri" w:hAnsi="Calibri"/>
                <w:color w:val="000000"/>
                <w:sz w:val="16"/>
                <w:szCs w:val="16"/>
                <w:rPrChange w:id="4576" w:author="Ademar Oliva Xavier Jr." w:date="2014-05-21T10:31:00Z">
                  <w:rPr>
                    <w:ins w:id="4577" w:author="Ademar Oliva Xavier Jr." w:date="2014-05-21T10:29:00Z"/>
                    <w:rFonts w:ascii="Calibri" w:hAnsi="Calibri"/>
                    <w:color w:val="000000"/>
                    <w:szCs w:val="22"/>
                  </w:rPr>
                </w:rPrChange>
              </w:rPr>
            </w:pPr>
            <w:ins w:id="4578" w:author="Ademar Oliva Xavier Jr." w:date="2014-05-21T10:29:00Z">
              <w:r w:rsidRPr="00AC393F">
                <w:rPr>
                  <w:rFonts w:ascii="Calibri" w:hAnsi="Calibri"/>
                  <w:color w:val="000000"/>
                  <w:sz w:val="16"/>
                  <w:szCs w:val="16"/>
                  <w:rPrChange w:id="45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8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81" w:author="Ademar Oliva Xavier Jr." w:date="2014-05-21T10:29:00Z"/>
                <w:rFonts w:ascii="Calibri" w:hAnsi="Calibri"/>
                <w:color w:val="000000"/>
                <w:sz w:val="16"/>
                <w:szCs w:val="16"/>
                <w:rPrChange w:id="4582" w:author="Ademar Oliva Xavier Jr." w:date="2014-05-21T10:31:00Z">
                  <w:rPr>
                    <w:ins w:id="4583" w:author="Ademar Oliva Xavier Jr." w:date="2014-05-21T10:29:00Z"/>
                    <w:rFonts w:ascii="Calibri" w:hAnsi="Calibri"/>
                    <w:color w:val="000000"/>
                    <w:szCs w:val="22"/>
                  </w:rPr>
                </w:rPrChange>
              </w:rPr>
            </w:pPr>
            <w:ins w:id="4584" w:author="Ademar Oliva Xavier Jr." w:date="2014-05-21T10:29:00Z">
              <w:r w:rsidRPr="00AC393F">
                <w:rPr>
                  <w:rFonts w:ascii="Calibri" w:hAnsi="Calibri"/>
                  <w:color w:val="000000"/>
                  <w:sz w:val="16"/>
                  <w:szCs w:val="16"/>
                  <w:rPrChange w:id="45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58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587" w:author="Ademar Oliva Xavier Jr." w:date="2014-05-21T10:29:00Z"/>
                <w:rFonts w:ascii="Calibri" w:hAnsi="Calibri"/>
                <w:color w:val="000000"/>
                <w:sz w:val="16"/>
                <w:szCs w:val="16"/>
                <w:rPrChange w:id="4588" w:author="Ademar Oliva Xavier Jr." w:date="2014-05-21T10:31:00Z">
                  <w:rPr>
                    <w:ins w:id="4589" w:author="Ademar Oliva Xavier Jr." w:date="2014-05-21T10:29:00Z"/>
                    <w:rFonts w:ascii="Calibri" w:hAnsi="Calibri"/>
                    <w:color w:val="000000"/>
                    <w:szCs w:val="22"/>
                  </w:rPr>
                </w:rPrChange>
              </w:rPr>
            </w:pPr>
            <w:ins w:id="4590" w:author="Ademar Oliva Xavier Jr." w:date="2014-05-21T10:29:00Z">
              <w:r w:rsidRPr="00AC393F">
                <w:rPr>
                  <w:rFonts w:ascii="Calibri" w:hAnsi="Calibri"/>
                  <w:color w:val="000000"/>
                  <w:sz w:val="16"/>
                  <w:szCs w:val="16"/>
                  <w:rPrChange w:id="45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4592" w:author="Ademar Oliva Xavier Jr." w:date="2014-05-21T10:30:00Z">
              <w:tcPr>
                <w:tcW w:w="460" w:type="dxa"/>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4593" w:author="Ademar Oliva Xavier Jr." w:date="2014-05-21T10:29:00Z"/>
                <w:rFonts w:ascii="Calibri" w:hAnsi="Calibri"/>
                <w:color w:val="000000"/>
                <w:sz w:val="16"/>
                <w:szCs w:val="16"/>
                <w:rPrChange w:id="4594" w:author="Ademar Oliva Xavier Jr." w:date="2014-05-21T10:31:00Z">
                  <w:rPr>
                    <w:ins w:id="4595" w:author="Ademar Oliva Xavier Jr." w:date="2014-05-21T10:29:00Z"/>
                    <w:rFonts w:ascii="Calibri" w:hAnsi="Calibri"/>
                    <w:color w:val="000000"/>
                    <w:szCs w:val="22"/>
                  </w:rPr>
                </w:rPrChange>
              </w:rPr>
            </w:pPr>
            <w:ins w:id="4596" w:author="Ademar Oliva Xavier Jr." w:date="2014-05-21T10:29:00Z">
              <w:r w:rsidRPr="00AC393F">
                <w:rPr>
                  <w:rFonts w:ascii="Calibri" w:hAnsi="Calibri"/>
                  <w:color w:val="000000"/>
                  <w:sz w:val="16"/>
                  <w:szCs w:val="16"/>
                  <w:rPrChange w:id="4597" w:author="Ademar Oliva Xavier Jr." w:date="2014-05-21T10:31:00Z">
                    <w:rPr>
                      <w:rFonts w:ascii="Calibri" w:hAnsi="Calibri"/>
                      <w:color w:val="000000"/>
                      <w:szCs w:val="22"/>
                    </w:rPr>
                  </w:rPrChange>
                </w:rPr>
                <w:t> </w:t>
              </w:r>
            </w:ins>
          </w:p>
        </w:tc>
      </w:tr>
      <w:tr w:rsidR="00AC393F" w:rsidRPr="00AC393F" w:rsidTr="00AC393F">
        <w:trPr>
          <w:trHeight w:val="300"/>
          <w:ins w:id="4598" w:author="Ademar Oliva Xavier Jr." w:date="2014-05-21T10:29:00Z"/>
        </w:trPr>
        <w:tc>
          <w:tcPr>
            <w:tcW w:w="1703" w:type="pct"/>
            <w:tcBorders>
              <w:top w:val="nil"/>
              <w:left w:val="single" w:sz="8" w:space="0" w:color="auto"/>
              <w:bottom w:val="nil"/>
              <w:right w:val="nil"/>
            </w:tcBorders>
            <w:shd w:val="clear" w:color="auto" w:fill="auto"/>
            <w:vAlign w:val="center"/>
            <w:hideMark/>
          </w:tcPr>
          <w:p w:rsidR="00AC393F" w:rsidRPr="00AC393F" w:rsidRDefault="00AC393F" w:rsidP="00AC393F">
            <w:pPr>
              <w:ind w:firstLine="0"/>
              <w:jc w:val="left"/>
              <w:rPr>
                <w:ins w:id="4599" w:author="Ademar Oliva Xavier Jr." w:date="2014-05-21T10:29:00Z"/>
                <w:rFonts w:ascii="Arial" w:hAnsi="Arial" w:cs="Arial"/>
                <w:color w:val="000000"/>
                <w:sz w:val="16"/>
                <w:szCs w:val="16"/>
                <w:rPrChange w:id="4600" w:author="Ademar Oliva Xavier Jr." w:date="2014-05-21T10:31:00Z">
                  <w:rPr>
                    <w:ins w:id="4601" w:author="Ademar Oliva Xavier Jr." w:date="2014-05-21T10:29:00Z"/>
                    <w:rFonts w:ascii="Arial" w:hAnsi="Arial" w:cs="Arial"/>
                    <w:color w:val="000000"/>
                    <w:sz w:val="20"/>
                    <w:szCs w:val="20"/>
                  </w:rPr>
                </w:rPrChange>
              </w:rPr>
            </w:pPr>
            <w:ins w:id="4602" w:author="Ademar Oliva Xavier Jr." w:date="2014-05-21T10:29:00Z">
              <w:r w:rsidRPr="00AC393F">
                <w:rPr>
                  <w:rFonts w:ascii="Arial" w:hAnsi="Arial" w:cs="Arial"/>
                  <w:color w:val="000000"/>
                  <w:sz w:val="16"/>
                  <w:szCs w:val="16"/>
                  <w:rPrChange w:id="4603" w:author="Ademar Oliva Xavier Jr." w:date="2014-05-21T10:31:00Z">
                    <w:rPr>
                      <w:rFonts w:ascii="Arial" w:hAnsi="Arial" w:cs="Arial"/>
                      <w:color w:val="000000"/>
                      <w:sz w:val="20"/>
                      <w:szCs w:val="20"/>
                    </w:rPr>
                  </w:rPrChange>
                </w:rPr>
                <w:t>Codificação, testes e implantação</w:t>
              </w:r>
            </w:ins>
          </w:p>
        </w:tc>
        <w:tc>
          <w:tcPr>
            <w:tcW w:w="137" w:type="pct"/>
            <w:tcBorders>
              <w:top w:val="nil"/>
              <w:left w:val="single" w:sz="8"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04" w:author="Ademar Oliva Xavier Jr." w:date="2014-05-21T10:29:00Z"/>
                <w:rFonts w:ascii="Calibri" w:hAnsi="Calibri"/>
                <w:color w:val="000000"/>
                <w:sz w:val="16"/>
                <w:szCs w:val="16"/>
                <w:rPrChange w:id="4605" w:author="Ademar Oliva Xavier Jr." w:date="2014-05-21T10:31:00Z">
                  <w:rPr>
                    <w:ins w:id="4606" w:author="Ademar Oliva Xavier Jr." w:date="2014-05-21T10:29:00Z"/>
                    <w:rFonts w:ascii="Calibri" w:hAnsi="Calibri"/>
                    <w:color w:val="000000"/>
                    <w:szCs w:val="22"/>
                  </w:rPr>
                </w:rPrChange>
              </w:rPr>
            </w:pPr>
            <w:ins w:id="4607" w:author="Ademar Oliva Xavier Jr." w:date="2014-05-21T10:29:00Z">
              <w:r w:rsidRPr="00AC393F">
                <w:rPr>
                  <w:rFonts w:ascii="Calibri" w:hAnsi="Calibri"/>
                  <w:color w:val="000000"/>
                  <w:sz w:val="16"/>
                  <w:szCs w:val="16"/>
                  <w:rPrChange w:id="46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09" w:author="Ademar Oliva Xavier Jr." w:date="2014-05-21T10:29:00Z"/>
                <w:rFonts w:ascii="Calibri" w:hAnsi="Calibri"/>
                <w:color w:val="000000"/>
                <w:sz w:val="16"/>
                <w:szCs w:val="16"/>
                <w:rPrChange w:id="4610" w:author="Ademar Oliva Xavier Jr." w:date="2014-05-21T10:31:00Z">
                  <w:rPr>
                    <w:ins w:id="4611" w:author="Ademar Oliva Xavier Jr." w:date="2014-05-21T10:29:00Z"/>
                    <w:rFonts w:ascii="Calibri" w:hAnsi="Calibri"/>
                    <w:color w:val="000000"/>
                    <w:szCs w:val="22"/>
                  </w:rPr>
                </w:rPrChange>
              </w:rPr>
            </w:pPr>
            <w:ins w:id="4612" w:author="Ademar Oliva Xavier Jr." w:date="2014-05-21T10:29:00Z">
              <w:r w:rsidRPr="00AC393F">
                <w:rPr>
                  <w:rFonts w:ascii="Calibri" w:hAnsi="Calibri"/>
                  <w:color w:val="000000"/>
                  <w:sz w:val="16"/>
                  <w:szCs w:val="16"/>
                  <w:rPrChange w:id="46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614" w:author="Ademar Oliva Xavier Jr." w:date="2014-05-21T10:29:00Z"/>
                <w:rFonts w:ascii="Calibri" w:hAnsi="Calibri"/>
                <w:color w:val="000000"/>
                <w:sz w:val="16"/>
                <w:szCs w:val="16"/>
                <w:rPrChange w:id="4615" w:author="Ademar Oliva Xavier Jr." w:date="2014-05-21T10:31:00Z">
                  <w:rPr>
                    <w:ins w:id="4616" w:author="Ademar Oliva Xavier Jr." w:date="2014-05-21T10:29:00Z"/>
                    <w:rFonts w:ascii="Calibri" w:hAnsi="Calibri"/>
                    <w:color w:val="000000"/>
                    <w:szCs w:val="22"/>
                  </w:rPr>
                </w:rPrChange>
              </w:rPr>
            </w:pPr>
            <w:ins w:id="4617" w:author="Ademar Oliva Xavier Jr." w:date="2014-05-21T10:29:00Z">
              <w:r w:rsidRPr="00AC393F">
                <w:rPr>
                  <w:rFonts w:ascii="Calibri" w:hAnsi="Calibri"/>
                  <w:color w:val="000000"/>
                  <w:sz w:val="16"/>
                  <w:szCs w:val="16"/>
                  <w:rPrChange w:id="46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619" w:author="Ademar Oliva Xavier Jr." w:date="2014-05-21T10:29:00Z"/>
                <w:rFonts w:ascii="Calibri" w:hAnsi="Calibri"/>
                <w:color w:val="000000"/>
                <w:sz w:val="16"/>
                <w:szCs w:val="16"/>
                <w:rPrChange w:id="4620" w:author="Ademar Oliva Xavier Jr." w:date="2014-05-21T10:31:00Z">
                  <w:rPr>
                    <w:ins w:id="4621" w:author="Ademar Oliva Xavier Jr." w:date="2014-05-21T10:29:00Z"/>
                    <w:rFonts w:ascii="Calibri" w:hAnsi="Calibri"/>
                    <w:color w:val="000000"/>
                    <w:szCs w:val="22"/>
                  </w:rPr>
                </w:rPrChange>
              </w:rPr>
            </w:pPr>
            <w:ins w:id="4622" w:author="Ademar Oliva Xavier Jr." w:date="2014-05-21T10:29:00Z">
              <w:r w:rsidRPr="00AC393F">
                <w:rPr>
                  <w:rFonts w:ascii="Calibri" w:hAnsi="Calibri"/>
                  <w:color w:val="000000"/>
                  <w:sz w:val="16"/>
                  <w:szCs w:val="16"/>
                  <w:rPrChange w:id="46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624" w:author="Ademar Oliva Xavier Jr." w:date="2014-05-21T10:29:00Z"/>
                <w:rFonts w:ascii="Calibri" w:hAnsi="Calibri"/>
                <w:color w:val="000000"/>
                <w:sz w:val="16"/>
                <w:szCs w:val="16"/>
                <w:rPrChange w:id="4625" w:author="Ademar Oliva Xavier Jr." w:date="2014-05-21T10:31:00Z">
                  <w:rPr>
                    <w:ins w:id="4626" w:author="Ademar Oliva Xavier Jr." w:date="2014-05-21T10:29:00Z"/>
                    <w:rFonts w:ascii="Calibri" w:hAnsi="Calibri"/>
                    <w:color w:val="000000"/>
                    <w:szCs w:val="22"/>
                  </w:rPr>
                </w:rPrChange>
              </w:rPr>
            </w:pPr>
            <w:ins w:id="4627" w:author="Ademar Oliva Xavier Jr." w:date="2014-05-21T10:29:00Z">
              <w:r w:rsidRPr="00AC393F">
                <w:rPr>
                  <w:rFonts w:ascii="Calibri" w:hAnsi="Calibri"/>
                  <w:color w:val="000000"/>
                  <w:sz w:val="16"/>
                  <w:szCs w:val="16"/>
                  <w:rPrChange w:id="462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629" w:author="Ademar Oliva Xavier Jr." w:date="2014-05-21T10:29:00Z"/>
                <w:rFonts w:ascii="Calibri" w:hAnsi="Calibri"/>
                <w:color w:val="000000"/>
                <w:sz w:val="16"/>
                <w:szCs w:val="16"/>
                <w:rPrChange w:id="4630" w:author="Ademar Oliva Xavier Jr." w:date="2014-05-21T10:31:00Z">
                  <w:rPr>
                    <w:ins w:id="4631" w:author="Ademar Oliva Xavier Jr." w:date="2014-05-21T10:29:00Z"/>
                    <w:rFonts w:ascii="Calibri" w:hAnsi="Calibri"/>
                    <w:color w:val="000000"/>
                    <w:szCs w:val="22"/>
                  </w:rPr>
                </w:rPrChange>
              </w:rPr>
            </w:pPr>
            <w:ins w:id="4632" w:author="Ademar Oliva Xavier Jr." w:date="2014-05-21T10:29:00Z">
              <w:r w:rsidRPr="00AC393F">
                <w:rPr>
                  <w:rFonts w:ascii="Calibri" w:hAnsi="Calibri"/>
                  <w:color w:val="000000"/>
                  <w:sz w:val="16"/>
                  <w:szCs w:val="16"/>
                  <w:rPrChange w:id="46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
          <w:p w:rsidR="00AC393F" w:rsidRPr="00AC393F" w:rsidRDefault="00AC393F" w:rsidP="00AC393F">
            <w:pPr>
              <w:ind w:firstLine="0"/>
              <w:jc w:val="left"/>
              <w:rPr>
                <w:ins w:id="4634" w:author="Ademar Oliva Xavier Jr." w:date="2014-05-21T10:29:00Z"/>
                <w:rFonts w:ascii="Calibri" w:hAnsi="Calibri"/>
                <w:color w:val="000000"/>
                <w:sz w:val="16"/>
                <w:szCs w:val="16"/>
                <w:rPrChange w:id="4635" w:author="Ademar Oliva Xavier Jr." w:date="2014-05-21T10:31:00Z">
                  <w:rPr>
                    <w:ins w:id="4636" w:author="Ademar Oliva Xavier Jr." w:date="2014-05-21T10:29:00Z"/>
                    <w:rFonts w:ascii="Calibri" w:hAnsi="Calibri"/>
                    <w:color w:val="000000"/>
                    <w:szCs w:val="22"/>
                  </w:rPr>
                </w:rPrChange>
              </w:rPr>
            </w:pPr>
            <w:ins w:id="4637" w:author="Ademar Oliva Xavier Jr." w:date="2014-05-21T10:29:00Z">
              <w:r w:rsidRPr="00AC393F">
                <w:rPr>
                  <w:rFonts w:ascii="Calibri" w:hAnsi="Calibri"/>
                  <w:color w:val="000000"/>
                  <w:sz w:val="16"/>
                  <w:szCs w:val="16"/>
                  <w:rPrChange w:id="463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B8CCE4"/>
            <w:noWrap/>
            <w:vAlign w:val="bottom"/>
            <w:hideMark/>
          </w:tcPr>
          <w:p w:rsidR="00AC393F" w:rsidRPr="00AC393F" w:rsidRDefault="00AC393F" w:rsidP="00AC393F">
            <w:pPr>
              <w:ind w:firstLine="0"/>
              <w:jc w:val="left"/>
              <w:rPr>
                <w:ins w:id="4639" w:author="Ademar Oliva Xavier Jr." w:date="2014-05-21T10:29:00Z"/>
                <w:rFonts w:ascii="Calibri" w:hAnsi="Calibri"/>
                <w:color w:val="000000"/>
                <w:sz w:val="16"/>
                <w:szCs w:val="16"/>
                <w:rPrChange w:id="4640" w:author="Ademar Oliva Xavier Jr." w:date="2014-05-21T10:31:00Z">
                  <w:rPr>
                    <w:ins w:id="4641" w:author="Ademar Oliva Xavier Jr." w:date="2014-05-21T10:29:00Z"/>
                    <w:rFonts w:ascii="Calibri" w:hAnsi="Calibri"/>
                    <w:color w:val="000000"/>
                    <w:szCs w:val="22"/>
                  </w:rPr>
                </w:rPrChange>
              </w:rPr>
            </w:pPr>
            <w:ins w:id="4642" w:author="Ademar Oliva Xavier Jr." w:date="2014-05-21T10:29:00Z">
              <w:r w:rsidRPr="00AC393F">
                <w:rPr>
                  <w:rFonts w:ascii="Calibri" w:hAnsi="Calibri"/>
                  <w:color w:val="000000"/>
                  <w:sz w:val="16"/>
                  <w:szCs w:val="16"/>
                  <w:rPrChange w:id="464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44" w:author="Ademar Oliva Xavier Jr." w:date="2014-05-21T10:29:00Z"/>
                <w:rFonts w:ascii="Calibri" w:hAnsi="Calibri"/>
                <w:color w:val="000000"/>
                <w:sz w:val="16"/>
                <w:szCs w:val="16"/>
                <w:rPrChange w:id="4645" w:author="Ademar Oliva Xavier Jr." w:date="2014-05-21T10:31:00Z">
                  <w:rPr>
                    <w:ins w:id="4646" w:author="Ademar Oliva Xavier Jr." w:date="2014-05-21T10:29:00Z"/>
                    <w:rFonts w:ascii="Calibri" w:hAnsi="Calibri"/>
                    <w:color w:val="000000"/>
                    <w:szCs w:val="22"/>
                  </w:rPr>
                </w:rPrChange>
              </w:rPr>
            </w:pPr>
            <w:ins w:id="4647" w:author="Ademar Oliva Xavier Jr." w:date="2014-05-21T10:29:00Z">
              <w:r w:rsidRPr="00AC393F">
                <w:rPr>
                  <w:rFonts w:ascii="Calibri" w:hAnsi="Calibri"/>
                  <w:color w:val="000000"/>
                  <w:sz w:val="16"/>
                  <w:szCs w:val="16"/>
                  <w:rPrChange w:id="464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49" w:author="Ademar Oliva Xavier Jr." w:date="2014-05-21T10:29:00Z"/>
                <w:rFonts w:ascii="Calibri" w:hAnsi="Calibri"/>
                <w:color w:val="000000"/>
                <w:sz w:val="16"/>
                <w:szCs w:val="16"/>
                <w:rPrChange w:id="4650" w:author="Ademar Oliva Xavier Jr." w:date="2014-05-21T10:31:00Z">
                  <w:rPr>
                    <w:ins w:id="4651" w:author="Ademar Oliva Xavier Jr." w:date="2014-05-21T10:29:00Z"/>
                    <w:rFonts w:ascii="Calibri" w:hAnsi="Calibri"/>
                    <w:color w:val="000000"/>
                    <w:szCs w:val="22"/>
                  </w:rPr>
                </w:rPrChange>
              </w:rPr>
            </w:pPr>
            <w:ins w:id="4652" w:author="Ademar Oliva Xavier Jr." w:date="2014-05-21T10:29:00Z">
              <w:r w:rsidRPr="00AC393F">
                <w:rPr>
                  <w:rFonts w:ascii="Calibri" w:hAnsi="Calibri"/>
                  <w:color w:val="000000"/>
                  <w:sz w:val="16"/>
                  <w:szCs w:val="16"/>
                  <w:rPrChange w:id="46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54" w:author="Ademar Oliva Xavier Jr." w:date="2014-05-21T10:29:00Z"/>
                <w:rFonts w:ascii="Calibri" w:hAnsi="Calibri"/>
                <w:color w:val="000000"/>
                <w:sz w:val="16"/>
                <w:szCs w:val="16"/>
                <w:rPrChange w:id="4655" w:author="Ademar Oliva Xavier Jr." w:date="2014-05-21T10:31:00Z">
                  <w:rPr>
                    <w:ins w:id="4656" w:author="Ademar Oliva Xavier Jr." w:date="2014-05-21T10:29:00Z"/>
                    <w:rFonts w:ascii="Calibri" w:hAnsi="Calibri"/>
                    <w:color w:val="000000"/>
                    <w:szCs w:val="22"/>
                  </w:rPr>
                </w:rPrChange>
              </w:rPr>
            </w:pPr>
            <w:ins w:id="4657" w:author="Ademar Oliva Xavier Jr." w:date="2014-05-21T10:29:00Z">
              <w:r w:rsidRPr="00AC393F">
                <w:rPr>
                  <w:rFonts w:ascii="Calibri" w:hAnsi="Calibri"/>
                  <w:color w:val="000000"/>
                  <w:sz w:val="16"/>
                  <w:szCs w:val="16"/>
                  <w:rPrChange w:id="465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59" w:author="Ademar Oliva Xavier Jr." w:date="2014-05-21T10:29:00Z"/>
                <w:rFonts w:ascii="Calibri" w:hAnsi="Calibri"/>
                <w:color w:val="000000"/>
                <w:sz w:val="16"/>
                <w:szCs w:val="16"/>
                <w:rPrChange w:id="4660" w:author="Ademar Oliva Xavier Jr." w:date="2014-05-21T10:31:00Z">
                  <w:rPr>
                    <w:ins w:id="4661" w:author="Ademar Oliva Xavier Jr." w:date="2014-05-21T10:29:00Z"/>
                    <w:rFonts w:ascii="Calibri" w:hAnsi="Calibri"/>
                    <w:color w:val="000000"/>
                    <w:szCs w:val="22"/>
                  </w:rPr>
                </w:rPrChange>
              </w:rPr>
            </w:pPr>
            <w:ins w:id="4662" w:author="Ademar Oliva Xavier Jr." w:date="2014-05-21T10:29:00Z">
              <w:r w:rsidRPr="00AC393F">
                <w:rPr>
                  <w:rFonts w:ascii="Calibri" w:hAnsi="Calibri"/>
                  <w:color w:val="000000"/>
                  <w:sz w:val="16"/>
                  <w:szCs w:val="16"/>
                  <w:rPrChange w:id="46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64" w:author="Ademar Oliva Xavier Jr." w:date="2014-05-21T10:29:00Z"/>
                <w:rFonts w:ascii="Calibri" w:hAnsi="Calibri"/>
                <w:color w:val="000000"/>
                <w:sz w:val="16"/>
                <w:szCs w:val="16"/>
                <w:rPrChange w:id="4665" w:author="Ademar Oliva Xavier Jr." w:date="2014-05-21T10:31:00Z">
                  <w:rPr>
                    <w:ins w:id="4666" w:author="Ademar Oliva Xavier Jr." w:date="2014-05-21T10:29:00Z"/>
                    <w:rFonts w:ascii="Calibri" w:hAnsi="Calibri"/>
                    <w:color w:val="000000"/>
                    <w:szCs w:val="22"/>
                  </w:rPr>
                </w:rPrChange>
              </w:rPr>
            </w:pPr>
            <w:ins w:id="4667" w:author="Ademar Oliva Xavier Jr." w:date="2014-05-21T10:29:00Z">
              <w:r w:rsidRPr="00AC393F">
                <w:rPr>
                  <w:rFonts w:ascii="Calibri" w:hAnsi="Calibri"/>
                  <w:color w:val="000000"/>
                  <w:sz w:val="16"/>
                  <w:szCs w:val="16"/>
                  <w:rPrChange w:id="466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69" w:author="Ademar Oliva Xavier Jr." w:date="2014-05-21T10:29:00Z"/>
                <w:rFonts w:ascii="Calibri" w:hAnsi="Calibri"/>
                <w:color w:val="000000"/>
                <w:sz w:val="16"/>
                <w:szCs w:val="16"/>
                <w:rPrChange w:id="4670" w:author="Ademar Oliva Xavier Jr." w:date="2014-05-21T10:31:00Z">
                  <w:rPr>
                    <w:ins w:id="4671" w:author="Ademar Oliva Xavier Jr." w:date="2014-05-21T10:29:00Z"/>
                    <w:rFonts w:ascii="Calibri" w:hAnsi="Calibri"/>
                    <w:color w:val="000000"/>
                    <w:szCs w:val="22"/>
                  </w:rPr>
                </w:rPrChange>
              </w:rPr>
            </w:pPr>
            <w:ins w:id="4672" w:author="Ademar Oliva Xavier Jr." w:date="2014-05-21T10:29:00Z">
              <w:r w:rsidRPr="00AC393F">
                <w:rPr>
                  <w:rFonts w:ascii="Calibri" w:hAnsi="Calibri"/>
                  <w:color w:val="000000"/>
                  <w:sz w:val="16"/>
                  <w:szCs w:val="16"/>
                  <w:rPrChange w:id="467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74" w:author="Ademar Oliva Xavier Jr." w:date="2014-05-21T10:29:00Z"/>
                <w:rFonts w:ascii="Calibri" w:hAnsi="Calibri"/>
                <w:color w:val="000000"/>
                <w:sz w:val="16"/>
                <w:szCs w:val="16"/>
                <w:rPrChange w:id="4675" w:author="Ademar Oliva Xavier Jr." w:date="2014-05-21T10:31:00Z">
                  <w:rPr>
                    <w:ins w:id="4676" w:author="Ademar Oliva Xavier Jr." w:date="2014-05-21T10:29:00Z"/>
                    <w:rFonts w:ascii="Calibri" w:hAnsi="Calibri"/>
                    <w:color w:val="000000"/>
                    <w:szCs w:val="22"/>
                  </w:rPr>
                </w:rPrChange>
              </w:rPr>
            </w:pPr>
            <w:ins w:id="4677" w:author="Ademar Oliva Xavier Jr." w:date="2014-05-21T10:29:00Z">
              <w:r w:rsidRPr="00AC393F">
                <w:rPr>
                  <w:rFonts w:ascii="Calibri" w:hAnsi="Calibri"/>
                  <w:color w:val="000000"/>
                  <w:sz w:val="16"/>
                  <w:szCs w:val="16"/>
                  <w:rPrChange w:id="467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79" w:author="Ademar Oliva Xavier Jr." w:date="2014-05-21T10:29:00Z"/>
                <w:rFonts w:ascii="Calibri" w:hAnsi="Calibri"/>
                <w:color w:val="000000"/>
                <w:sz w:val="16"/>
                <w:szCs w:val="16"/>
                <w:rPrChange w:id="4680" w:author="Ademar Oliva Xavier Jr." w:date="2014-05-21T10:31:00Z">
                  <w:rPr>
                    <w:ins w:id="4681" w:author="Ademar Oliva Xavier Jr." w:date="2014-05-21T10:29:00Z"/>
                    <w:rFonts w:ascii="Calibri" w:hAnsi="Calibri"/>
                    <w:color w:val="000000"/>
                    <w:szCs w:val="22"/>
                  </w:rPr>
                </w:rPrChange>
              </w:rPr>
            </w:pPr>
            <w:ins w:id="4682" w:author="Ademar Oliva Xavier Jr." w:date="2014-05-21T10:29:00Z">
              <w:r w:rsidRPr="00AC393F">
                <w:rPr>
                  <w:rFonts w:ascii="Calibri" w:hAnsi="Calibri"/>
                  <w:color w:val="000000"/>
                  <w:sz w:val="16"/>
                  <w:szCs w:val="16"/>
                  <w:rPrChange w:id="46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84" w:author="Ademar Oliva Xavier Jr." w:date="2014-05-21T10:29:00Z"/>
                <w:rFonts w:ascii="Calibri" w:hAnsi="Calibri"/>
                <w:color w:val="000000"/>
                <w:sz w:val="16"/>
                <w:szCs w:val="16"/>
                <w:rPrChange w:id="4685" w:author="Ademar Oliva Xavier Jr." w:date="2014-05-21T10:31:00Z">
                  <w:rPr>
                    <w:ins w:id="4686" w:author="Ademar Oliva Xavier Jr." w:date="2014-05-21T10:29:00Z"/>
                    <w:rFonts w:ascii="Calibri" w:hAnsi="Calibri"/>
                    <w:color w:val="000000"/>
                    <w:szCs w:val="22"/>
                  </w:rPr>
                </w:rPrChange>
              </w:rPr>
            </w:pPr>
            <w:ins w:id="4687" w:author="Ademar Oliva Xavier Jr." w:date="2014-05-21T10:29:00Z">
              <w:r w:rsidRPr="00AC393F">
                <w:rPr>
                  <w:rFonts w:ascii="Calibri" w:hAnsi="Calibri"/>
                  <w:color w:val="000000"/>
                  <w:sz w:val="16"/>
                  <w:szCs w:val="16"/>
                  <w:rPrChange w:id="468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89" w:author="Ademar Oliva Xavier Jr." w:date="2014-05-21T10:29:00Z"/>
                <w:rFonts w:ascii="Calibri" w:hAnsi="Calibri"/>
                <w:color w:val="000000"/>
                <w:sz w:val="16"/>
                <w:szCs w:val="16"/>
                <w:rPrChange w:id="4690" w:author="Ademar Oliva Xavier Jr." w:date="2014-05-21T10:31:00Z">
                  <w:rPr>
                    <w:ins w:id="4691" w:author="Ademar Oliva Xavier Jr." w:date="2014-05-21T10:29:00Z"/>
                    <w:rFonts w:ascii="Calibri" w:hAnsi="Calibri"/>
                    <w:color w:val="000000"/>
                    <w:szCs w:val="22"/>
                  </w:rPr>
                </w:rPrChange>
              </w:rPr>
            </w:pPr>
            <w:ins w:id="4692" w:author="Ademar Oliva Xavier Jr." w:date="2014-05-21T10:29:00Z">
              <w:r w:rsidRPr="00AC393F">
                <w:rPr>
                  <w:rFonts w:ascii="Calibri" w:hAnsi="Calibri"/>
                  <w:color w:val="000000"/>
                  <w:sz w:val="16"/>
                  <w:szCs w:val="16"/>
                  <w:rPrChange w:id="46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94" w:author="Ademar Oliva Xavier Jr." w:date="2014-05-21T10:29:00Z"/>
                <w:rFonts w:ascii="Calibri" w:hAnsi="Calibri"/>
                <w:color w:val="000000"/>
                <w:sz w:val="16"/>
                <w:szCs w:val="16"/>
                <w:rPrChange w:id="4695" w:author="Ademar Oliva Xavier Jr." w:date="2014-05-21T10:31:00Z">
                  <w:rPr>
                    <w:ins w:id="4696" w:author="Ademar Oliva Xavier Jr." w:date="2014-05-21T10:29:00Z"/>
                    <w:rFonts w:ascii="Calibri" w:hAnsi="Calibri"/>
                    <w:color w:val="000000"/>
                    <w:szCs w:val="22"/>
                  </w:rPr>
                </w:rPrChange>
              </w:rPr>
            </w:pPr>
            <w:ins w:id="4697" w:author="Ademar Oliva Xavier Jr." w:date="2014-05-21T10:29:00Z">
              <w:r w:rsidRPr="00AC393F">
                <w:rPr>
                  <w:rFonts w:ascii="Calibri" w:hAnsi="Calibri"/>
                  <w:color w:val="000000"/>
                  <w:sz w:val="16"/>
                  <w:szCs w:val="16"/>
                  <w:rPrChange w:id="469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699" w:author="Ademar Oliva Xavier Jr." w:date="2014-05-21T10:29:00Z"/>
                <w:rFonts w:ascii="Calibri" w:hAnsi="Calibri"/>
                <w:color w:val="000000"/>
                <w:sz w:val="16"/>
                <w:szCs w:val="16"/>
                <w:rPrChange w:id="4700" w:author="Ademar Oliva Xavier Jr." w:date="2014-05-21T10:31:00Z">
                  <w:rPr>
                    <w:ins w:id="4701" w:author="Ademar Oliva Xavier Jr." w:date="2014-05-21T10:29:00Z"/>
                    <w:rFonts w:ascii="Calibri" w:hAnsi="Calibri"/>
                    <w:color w:val="000000"/>
                    <w:szCs w:val="22"/>
                  </w:rPr>
                </w:rPrChange>
              </w:rPr>
            </w:pPr>
            <w:ins w:id="4702" w:author="Ademar Oliva Xavier Jr." w:date="2014-05-21T10:29:00Z">
              <w:r w:rsidRPr="00AC393F">
                <w:rPr>
                  <w:rFonts w:ascii="Calibri" w:hAnsi="Calibri"/>
                  <w:color w:val="000000"/>
                  <w:sz w:val="16"/>
                  <w:szCs w:val="16"/>
                  <w:rPrChange w:id="47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704" w:author="Ademar Oliva Xavier Jr." w:date="2014-05-21T10:29:00Z"/>
                <w:rFonts w:ascii="Calibri" w:hAnsi="Calibri"/>
                <w:color w:val="000000"/>
                <w:sz w:val="16"/>
                <w:szCs w:val="16"/>
                <w:rPrChange w:id="4705" w:author="Ademar Oliva Xavier Jr." w:date="2014-05-21T10:31:00Z">
                  <w:rPr>
                    <w:ins w:id="4706" w:author="Ademar Oliva Xavier Jr." w:date="2014-05-21T10:29:00Z"/>
                    <w:rFonts w:ascii="Calibri" w:hAnsi="Calibri"/>
                    <w:color w:val="000000"/>
                    <w:szCs w:val="22"/>
                  </w:rPr>
                </w:rPrChange>
              </w:rPr>
            </w:pPr>
            <w:ins w:id="4707" w:author="Ademar Oliva Xavier Jr." w:date="2014-05-21T10:29:00Z">
              <w:r w:rsidRPr="00AC393F">
                <w:rPr>
                  <w:rFonts w:ascii="Calibri" w:hAnsi="Calibri"/>
                  <w:color w:val="000000"/>
                  <w:sz w:val="16"/>
                  <w:szCs w:val="16"/>
                  <w:rPrChange w:id="470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709" w:author="Ademar Oliva Xavier Jr." w:date="2014-05-21T10:29:00Z"/>
                <w:rFonts w:ascii="Calibri" w:hAnsi="Calibri"/>
                <w:color w:val="000000"/>
                <w:sz w:val="16"/>
                <w:szCs w:val="16"/>
                <w:rPrChange w:id="4710" w:author="Ademar Oliva Xavier Jr." w:date="2014-05-21T10:31:00Z">
                  <w:rPr>
                    <w:ins w:id="4711" w:author="Ademar Oliva Xavier Jr." w:date="2014-05-21T10:29:00Z"/>
                    <w:rFonts w:ascii="Calibri" w:hAnsi="Calibri"/>
                    <w:color w:val="000000"/>
                    <w:szCs w:val="22"/>
                  </w:rPr>
                </w:rPrChange>
              </w:rPr>
            </w:pPr>
            <w:ins w:id="4712" w:author="Ademar Oliva Xavier Jr." w:date="2014-05-21T10:29:00Z">
              <w:r w:rsidRPr="00AC393F">
                <w:rPr>
                  <w:rFonts w:ascii="Calibri" w:hAnsi="Calibri"/>
                  <w:color w:val="000000"/>
                  <w:sz w:val="16"/>
                  <w:szCs w:val="16"/>
                  <w:rPrChange w:id="471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714" w:author="Ademar Oliva Xavier Jr." w:date="2014-05-21T10:29:00Z"/>
                <w:rFonts w:ascii="Calibri" w:hAnsi="Calibri"/>
                <w:color w:val="000000"/>
                <w:sz w:val="16"/>
                <w:szCs w:val="16"/>
                <w:rPrChange w:id="4715" w:author="Ademar Oliva Xavier Jr." w:date="2014-05-21T10:31:00Z">
                  <w:rPr>
                    <w:ins w:id="4716" w:author="Ademar Oliva Xavier Jr." w:date="2014-05-21T10:29:00Z"/>
                    <w:rFonts w:ascii="Calibri" w:hAnsi="Calibri"/>
                    <w:color w:val="000000"/>
                    <w:szCs w:val="22"/>
                  </w:rPr>
                </w:rPrChange>
              </w:rPr>
            </w:pPr>
            <w:ins w:id="4717" w:author="Ademar Oliva Xavier Jr." w:date="2014-05-21T10:29:00Z">
              <w:r w:rsidRPr="00AC393F">
                <w:rPr>
                  <w:rFonts w:ascii="Calibri" w:hAnsi="Calibri"/>
                  <w:color w:val="000000"/>
                  <w:sz w:val="16"/>
                  <w:szCs w:val="16"/>
                  <w:rPrChange w:id="4718"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4719" w:author="Ademar Oliva Xavier Jr." w:date="2014-05-21T10:29:00Z"/>
                <w:rFonts w:ascii="Calibri" w:hAnsi="Calibri"/>
                <w:color w:val="000000"/>
                <w:sz w:val="16"/>
                <w:szCs w:val="16"/>
                <w:rPrChange w:id="4720" w:author="Ademar Oliva Xavier Jr." w:date="2014-05-21T10:31:00Z">
                  <w:rPr>
                    <w:ins w:id="4721" w:author="Ademar Oliva Xavier Jr." w:date="2014-05-21T10:29:00Z"/>
                    <w:rFonts w:ascii="Calibri" w:hAnsi="Calibri"/>
                    <w:color w:val="000000"/>
                    <w:szCs w:val="22"/>
                  </w:rPr>
                </w:rPrChange>
              </w:rPr>
            </w:pPr>
            <w:ins w:id="4722" w:author="Ademar Oliva Xavier Jr." w:date="2014-05-21T10:29:00Z">
              <w:r w:rsidRPr="00AC393F">
                <w:rPr>
                  <w:rFonts w:ascii="Calibri" w:hAnsi="Calibri"/>
                  <w:color w:val="000000"/>
                  <w:sz w:val="16"/>
                  <w:szCs w:val="16"/>
                  <w:rPrChange w:id="4723" w:author="Ademar Oliva Xavier Jr." w:date="2014-05-21T10:31:00Z">
                    <w:rPr>
                      <w:rFonts w:ascii="Calibri" w:hAnsi="Calibri"/>
                      <w:color w:val="000000"/>
                      <w:szCs w:val="22"/>
                    </w:rPr>
                  </w:rPrChange>
                </w:rPr>
                <w:t> </w:t>
              </w:r>
            </w:ins>
          </w:p>
        </w:tc>
      </w:tr>
      <w:tr w:rsidR="00AC393F" w:rsidRPr="00AC393F" w:rsidTr="00AC393F">
        <w:trPr>
          <w:trHeight w:val="315"/>
          <w:ins w:id="4724" w:author="Ademar Oliva Xavier Jr." w:date="2014-05-21T10:29:00Z"/>
          <w:trPrChange w:id="4725" w:author="Ademar Oliva Xavier Jr." w:date="2014-05-21T10:30:00Z">
            <w:trPr>
              <w:gridBefore w:val="1"/>
              <w:trHeight w:val="315"/>
            </w:trPr>
          </w:trPrChange>
        </w:trPr>
        <w:tc>
          <w:tcPr>
            <w:tcW w:w="1703" w:type="pct"/>
            <w:tcBorders>
              <w:top w:val="nil"/>
              <w:left w:val="single" w:sz="8" w:space="0" w:color="auto"/>
              <w:bottom w:val="nil"/>
              <w:right w:val="nil"/>
            </w:tcBorders>
            <w:shd w:val="clear" w:color="auto" w:fill="auto"/>
            <w:vAlign w:val="center"/>
            <w:hideMark/>
            <w:tcPrChange w:id="4726" w:author="Ademar Oliva Xavier Jr." w:date="2014-05-21T10:30:00Z">
              <w:tcPr>
                <w:tcW w:w="5700" w:type="dxa"/>
                <w:gridSpan w:val="14"/>
                <w:tcBorders>
                  <w:top w:val="nil"/>
                  <w:left w:val="single" w:sz="8" w:space="0" w:color="auto"/>
                  <w:bottom w:val="nil"/>
                  <w:right w:val="nil"/>
                </w:tcBorders>
                <w:shd w:val="clear" w:color="auto" w:fill="auto"/>
                <w:vAlign w:val="center"/>
                <w:hideMark/>
              </w:tcPr>
            </w:tcPrChange>
          </w:tcPr>
          <w:p w:rsidR="00AC393F" w:rsidRPr="00AC393F" w:rsidRDefault="00AC393F" w:rsidP="00AC393F">
            <w:pPr>
              <w:ind w:firstLine="0"/>
              <w:jc w:val="left"/>
              <w:rPr>
                <w:ins w:id="4727" w:author="Ademar Oliva Xavier Jr." w:date="2014-05-21T10:29:00Z"/>
                <w:rFonts w:ascii="Arial" w:hAnsi="Arial" w:cs="Arial"/>
                <w:color w:val="000000"/>
                <w:sz w:val="16"/>
                <w:szCs w:val="16"/>
                <w:rPrChange w:id="4728" w:author="Ademar Oliva Xavier Jr." w:date="2014-05-21T10:31:00Z">
                  <w:rPr>
                    <w:ins w:id="4729" w:author="Ademar Oliva Xavier Jr." w:date="2014-05-21T10:29:00Z"/>
                    <w:rFonts w:ascii="Arial" w:hAnsi="Arial" w:cs="Arial"/>
                    <w:color w:val="000000"/>
                    <w:sz w:val="20"/>
                    <w:szCs w:val="20"/>
                  </w:rPr>
                </w:rPrChange>
              </w:rPr>
            </w:pPr>
            <w:ins w:id="4730" w:author="Ademar Oliva Xavier Jr." w:date="2014-05-21T10:29:00Z">
              <w:r w:rsidRPr="00AC393F">
                <w:rPr>
                  <w:rFonts w:ascii="Arial" w:hAnsi="Arial" w:cs="Arial"/>
                  <w:color w:val="000000"/>
                  <w:sz w:val="16"/>
                  <w:szCs w:val="16"/>
                  <w:rPrChange w:id="4731" w:author="Ademar Oliva Xavier Jr." w:date="2014-05-21T10:31:00Z">
                    <w:rPr>
                      <w:rFonts w:ascii="Arial" w:hAnsi="Arial" w:cs="Arial"/>
                      <w:color w:val="000000"/>
                      <w:sz w:val="20"/>
                      <w:szCs w:val="20"/>
                    </w:rPr>
                  </w:rPrChange>
                </w:rPr>
                <w:t>Treinamento</w:t>
              </w:r>
            </w:ins>
          </w:p>
        </w:tc>
        <w:tc>
          <w:tcPr>
            <w:tcW w:w="137" w:type="pct"/>
            <w:tcBorders>
              <w:top w:val="nil"/>
              <w:left w:val="single" w:sz="8" w:space="0" w:color="auto"/>
              <w:bottom w:val="single" w:sz="8" w:space="0" w:color="auto"/>
              <w:right w:val="single" w:sz="4" w:space="0" w:color="auto"/>
            </w:tcBorders>
            <w:shd w:val="clear" w:color="auto" w:fill="auto"/>
            <w:noWrap/>
            <w:vAlign w:val="bottom"/>
            <w:hideMark/>
            <w:tcPrChange w:id="4732" w:author="Ademar Oliva Xavier Jr." w:date="2014-05-21T10:30:00Z">
              <w:tcPr>
                <w:tcW w:w="460" w:type="dxa"/>
                <w:gridSpan w:val="3"/>
                <w:tcBorders>
                  <w:top w:val="nil"/>
                  <w:left w:val="single" w:sz="8" w:space="0" w:color="auto"/>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33" w:author="Ademar Oliva Xavier Jr." w:date="2014-05-21T10:29:00Z"/>
                <w:rFonts w:ascii="Calibri" w:hAnsi="Calibri"/>
                <w:color w:val="000000"/>
                <w:sz w:val="16"/>
                <w:szCs w:val="16"/>
                <w:rPrChange w:id="4734" w:author="Ademar Oliva Xavier Jr." w:date="2014-05-21T10:31:00Z">
                  <w:rPr>
                    <w:ins w:id="4735" w:author="Ademar Oliva Xavier Jr." w:date="2014-05-21T10:29:00Z"/>
                    <w:rFonts w:ascii="Calibri" w:hAnsi="Calibri"/>
                    <w:color w:val="000000"/>
                    <w:szCs w:val="22"/>
                  </w:rPr>
                </w:rPrChange>
              </w:rPr>
            </w:pPr>
            <w:ins w:id="4736" w:author="Ademar Oliva Xavier Jr." w:date="2014-05-21T10:29:00Z">
              <w:r w:rsidRPr="00AC393F">
                <w:rPr>
                  <w:rFonts w:ascii="Calibri" w:hAnsi="Calibri"/>
                  <w:color w:val="000000"/>
                  <w:sz w:val="16"/>
                  <w:szCs w:val="16"/>
                  <w:rPrChange w:id="4737"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38" w:author="Ademar Oliva Xavier Jr." w:date="2014-05-21T10:30:00Z">
              <w:tcPr>
                <w:tcW w:w="460" w:type="dxa"/>
                <w:gridSpan w:val="2"/>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39" w:author="Ademar Oliva Xavier Jr." w:date="2014-05-21T10:29:00Z"/>
                <w:rFonts w:ascii="Calibri" w:hAnsi="Calibri"/>
                <w:color w:val="000000"/>
                <w:sz w:val="16"/>
                <w:szCs w:val="16"/>
                <w:rPrChange w:id="4740" w:author="Ademar Oliva Xavier Jr." w:date="2014-05-21T10:31:00Z">
                  <w:rPr>
                    <w:ins w:id="4741" w:author="Ademar Oliva Xavier Jr." w:date="2014-05-21T10:29:00Z"/>
                    <w:rFonts w:ascii="Calibri" w:hAnsi="Calibri"/>
                    <w:color w:val="000000"/>
                    <w:szCs w:val="22"/>
                  </w:rPr>
                </w:rPrChange>
              </w:rPr>
            </w:pPr>
            <w:ins w:id="4742" w:author="Ademar Oliva Xavier Jr." w:date="2014-05-21T10:29:00Z">
              <w:r w:rsidRPr="00AC393F">
                <w:rPr>
                  <w:rFonts w:ascii="Calibri" w:hAnsi="Calibri"/>
                  <w:color w:val="000000"/>
                  <w:sz w:val="16"/>
                  <w:szCs w:val="16"/>
                  <w:rPrChange w:id="4743"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44" w:author="Ademar Oliva Xavier Jr." w:date="2014-05-21T10:30:00Z">
              <w:tcPr>
                <w:tcW w:w="460" w:type="dxa"/>
                <w:gridSpan w:val="3"/>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45" w:author="Ademar Oliva Xavier Jr." w:date="2014-05-21T10:29:00Z"/>
                <w:rFonts w:ascii="Calibri" w:hAnsi="Calibri"/>
                <w:color w:val="000000"/>
                <w:sz w:val="16"/>
                <w:szCs w:val="16"/>
                <w:rPrChange w:id="4746" w:author="Ademar Oliva Xavier Jr." w:date="2014-05-21T10:31:00Z">
                  <w:rPr>
                    <w:ins w:id="4747" w:author="Ademar Oliva Xavier Jr." w:date="2014-05-21T10:29:00Z"/>
                    <w:rFonts w:ascii="Calibri" w:hAnsi="Calibri"/>
                    <w:color w:val="000000"/>
                    <w:szCs w:val="22"/>
                  </w:rPr>
                </w:rPrChange>
              </w:rPr>
            </w:pPr>
            <w:ins w:id="4748" w:author="Ademar Oliva Xavier Jr." w:date="2014-05-21T10:29:00Z">
              <w:r w:rsidRPr="00AC393F">
                <w:rPr>
                  <w:rFonts w:ascii="Calibri" w:hAnsi="Calibri"/>
                  <w:color w:val="000000"/>
                  <w:sz w:val="16"/>
                  <w:szCs w:val="16"/>
                  <w:rPrChange w:id="4749"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50" w:author="Ademar Oliva Xavier Jr." w:date="2014-05-21T10:30:00Z">
              <w:tcPr>
                <w:tcW w:w="460" w:type="dxa"/>
                <w:gridSpan w:val="2"/>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51" w:author="Ademar Oliva Xavier Jr." w:date="2014-05-21T10:29:00Z"/>
                <w:rFonts w:ascii="Calibri" w:hAnsi="Calibri"/>
                <w:color w:val="000000"/>
                <w:sz w:val="16"/>
                <w:szCs w:val="16"/>
                <w:rPrChange w:id="4752" w:author="Ademar Oliva Xavier Jr." w:date="2014-05-21T10:31:00Z">
                  <w:rPr>
                    <w:ins w:id="4753" w:author="Ademar Oliva Xavier Jr." w:date="2014-05-21T10:29:00Z"/>
                    <w:rFonts w:ascii="Calibri" w:hAnsi="Calibri"/>
                    <w:color w:val="000000"/>
                    <w:szCs w:val="22"/>
                  </w:rPr>
                </w:rPrChange>
              </w:rPr>
            </w:pPr>
            <w:ins w:id="4754" w:author="Ademar Oliva Xavier Jr." w:date="2014-05-21T10:29:00Z">
              <w:r w:rsidRPr="00AC393F">
                <w:rPr>
                  <w:rFonts w:ascii="Calibri" w:hAnsi="Calibri"/>
                  <w:color w:val="000000"/>
                  <w:sz w:val="16"/>
                  <w:szCs w:val="16"/>
                  <w:rPrChange w:id="4755"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56" w:author="Ademar Oliva Xavier Jr." w:date="2014-05-21T10:30:00Z">
              <w:tcPr>
                <w:tcW w:w="460" w:type="dxa"/>
                <w:gridSpan w:val="3"/>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57" w:author="Ademar Oliva Xavier Jr." w:date="2014-05-21T10:29:00Z"/>
                <w:rFonts w:ascii="Calibri" w:hAnsi="Calibri"/>
                <w:color w:val="000000"/>
                <w:sz w:val="16"/>
                <w:szCs w:val="16"/>
                <w:rPrChange w:id="4758" w:author="Ademar Oliva Xavier Jr." w:date="2014-05-21T10:31:00Z">
                  <w:rPr>
                    <w:ins w:id="4759" w:author="Ademar Oliva Xavier Jr." w:date="2014-05-21T10:29:00Z"/>
                    <w:rFonts w:ascii="Calibri" w:hAnsi="Calibri"/>
                    <w:color w:val="000000"/>
                    <w:szCs w:val="22"/>
                  </w:rPr>
                </w:rPrChange>
              </w:rPr>
            </w:pPr>
            <w:ins w:id="4760" w:author="Ademar Oliva Xavier Jr." w:date="2014-05-21T10:29:00Z">
              <w:r w:rsidRPr="00AC393F">
                <w:rPr>
                  <w:rFonts w:ascii="Calibri" w:hAnsi="Calibri"/>
                  <w:color w:val="000000"/>
                  <w:sz w:val="16"/>
                  <w:szCs w:val="16"/>
                  <w:rPrChange w:id="476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62" w:author="Ademar Oliva Xavier Jr." w:date="2014-05-21T10:30:00Z">
              <w:tcPr>
                <w:tcW w:w="460" w:type="dxa"/>
                <w:gridSpan w:val="2"/>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63" w:author="Ademar Oliva Xavier Jr." w:date="2014-05-21T10:29:00Z"/>
                <w:rFonts w:ascii="Calibri" w:hAnsi="Calibri"/>
                <w:color w:val="000000"/>
                <w:sz w:val="16"/>
                <w:szCs w:val="16"/>
                <w:rPrChange w:id="4764" w:author="Ademar Oliva Xavier Jr." w:date="2014-05-21T10:31:00Z">
                  <w:rPr>
                    <w:ins w:id="4765" w:author="Ademar Oliva Xavier Jr." w:date="2014-05-21T10:29:00Z"/>
                    <w:rFonts w:ascii="Calibri" w:hAnsi="Calibri"/>
                    <w:color w:val="000000"/>
                    <w:szCs w:val="22"/>
                  </w:rPr>
                </w:rPrChange>
              </w:rPr>
            </w:pPr>
            <w:ins w:id="4766" w:author="Ademar Oliva Xavier Jr." w:date="2014-05-21T10:29:00Z">
              <w:r w:rsidRPr="00AC393F">
                <w:rPr>
                  <w:rFonts w:ascii="Calibri" w:hAnsi="Calibri"/>
                  <w:color w:val="000000"/>
                  <w:sz w:val="16"/>
                  <w:szCs w:val="16"/>
                  <w:rPrChange w:id="4767"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Change w:id="4768" w:author="Ademar Oliva Xavier Jr." w:date="2014-05-21T10:30:00Z">
              <w:tcPr>
                <w:tcW w:w="460" w:type="dxa"/>
                <w:gridSpan w:val="3"/>
                <w:tcBorders>
                  <w:top w:val="nil"/>
                  <w:left w:val="nil"/>
                  <w:bottom w:val="single" w:sz="8"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69" w:author="Ademar Oliva Xavier Jr." w:date="2014-05-21T10:29:00Z"/>
                <w:rFonts w:ascii="Calibri" w:hAnsi="Calibri"/>
                <w:color w:val="000000"/>
                <w:sz w:val="16"/>
                <w:szCs w:val="16"/>
                <w:rPrChange w:id="4770" w:author="Ademar Oliva Xavier Jr." w:date="2014-05-21T10:31:00Z">
                  <w:rPr>
                    <w:ins w:id="4771" w:author="Ademar Oliva Xavier Jr." w:date="2014-05-21T10:29:00Z"/>
                    <w:rFonts w:ascii="Calibri" w:hAnsi="Calibri"/>
                    <w:color w:val="000000"/>
                    <w:szCs w:val="22"/>
                  </w:rPr>
                </w:rPrChange>
              </w:rPr>
            </w:pPr>
            <w:ins w:id="4772" w:author="Ademar Oliva Xavier Jr." w:date="2014-05-21T10:29:00Z">
              <w:r w:rsidRPr="00AC393F">
                <w:rPr>
                  <w:rFonts w:ascii="Calibri" w:hAnsi="Calibri"/>
                  <w:color w:val="000000"/>
                  <w:sz w:val="16"/>
                  <w:szCs w:val="16"/>
                  <w:rPrChange w:id="4773"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8" w:space="0" w:color="auto"/>
            </w:tcBorders>
            <w:shd w:val="clear" w:color="auto" w:fill="auto"/>
            <w:noWrap/>
            <w:vAlign w:val="bottom"/>
            <w:hideMark/>
            <w:tcPrChange w:id="4774" w:author="Ademar Oliva Xavier Jr." w:date="2014-05-21T10:30:00Z">
              <w:tcPr>
                <w:tcW w:w="460" w:type="dxa"/>
                <w:gridSpan w:val="2"/>
                <w:tcBorders>
                  <w:top w:val="nil"/>
                  <w:left w:val="nil"/>
                  <w:bottom w:val="single" w:sz="8"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4775" w:author="Ademar Oliva Xavier Jr." w:date="2014-05-21T10:29:00Z"/>
                <w:rFonts w:ascii="Calibri" w:hAnsi="Calibri"/>
                <w:color w:val="000000"/>
                <w:sz w:val="16"/>
                <w:szCs w:val="16"/>
                <w:rPrChange w:id="4776" w:author="Ademar Oliva Xavier Jr." w:date="2014-05-21T10:31:00Z">
                  <w:rPr>
                    <w:ins w:id="4777" w:author="Ademar Oliva Xavier Jr." w:date="2014-05-21T10:29:00Z"/>
                    <w:rFonts w:ascii="Calibri" w:hAnsi="Calibri"/>
                    <w:color w:val="000000"/>
                    <w:szCs w:val="22"/>
                  </w:rPr>
                </w:rPrChange>
              </w:rPr>
            </w:pPr>
            <w:ins w:id="4778" w:author="Ademar Oliva Xavier Jr." w:date="2014-05-21T10:29:00Z">
              <w:r w:rsidRPr="00AC393F">
                <w:rPr>
                  <w:rFonts w:ascii="Calibri" w:hAnsi="Calibri"/>
                  <w:color w:val="000000"/>
                  <w:sz w:val="16"/>
                  <w:szCs w:val="16"/>
                  <w:rPrChange w:id="47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Change w:id="4780" w:author="Ademar Oliva Xavier Jr." w:date="2014-05-21T10:30:00Z">
              <w:tcPr>
                <w:tcW w:w="460" w:type="dxa"/>
                <w:tcBorders>
                  <w:top w:val="nil"/>
                  <w:left w:val="nil"/>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4781" w:author="Ademar Oliva Xavier Jr." w:date="2014-05-21T10:29:00Z"/>
                <w:rFonts w:ascii="Calibri" w:hAnsi="Calibri"/>
                <w:color w:val="000000"/>
                <w:sz w:val="16"/>
                <w:szCs w:val="16"/>
                <w:rPrChange w:id="4782" w:author="Ademar Oliva Xavier Jr." w:date="2014-05-21T10:31:00Z">
                  <w:rPr>
                    <w:ins w:id="4783" w:author="Ademar Oliva Xavier Jr." w:date="2014-05-21T10:29:00Z"/>
                    <w:rFonts w:ascii="Calibri" w:hAnsi="Calibri"/>
                    <w:color w:val="000000"/>
                    <w:szCs w:val="22"/>
                  </w:rPr>
                </w:rPrChange>
              </w:rPr>
            </w:pPr>
            <w:ins w:id="4784" w:author="Ademar Oliva Xavier Jr." w:date="2014-05-21T10:29:00Z">
              <w:r w:rsidRPr="00AC393F">
                <w:rPr>
                  <w:rFonts w:ascii="Calibri" w:hAnsi="Calibri"/>
                  <w:color w:val="000000"/>
                  <w:sz w:val="16"/>
                  <w:szCs w:val="16"/>
                  <w:rPrChange w:id="478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B8CCE4"/>
            <w:noWrap/>
            <w:vAlign w:val="bottom"/>
            <w:hideMark/>
            <w:tcPrChange w:id="4786" w:author="Ademar Oliva Xavier Jr." w:date="2014-05-21T10:30:00Z">
              <w:tcPr>
                <w:tcW w:w="460" w:type="dxa"/>
                <w:tcBorders>
                  <w:top w:val="nil"/>
                  <w:left w:val="nil"/>
                  <w:bottom w:val="single" w:sz="4" w:space="0" w:color="auto"/>
                  <w:right w:val="single" w:sz="4" w:space="0" w:color="auto"/>
                </w:tcBorders>
                <w:shd w:val="clear" w:color="000000" w:fill="B8CCE4"/>
                <w:noWrap/>
                <w:vAlign w:val="bottom"/>
                <w:hideMark/>
              </w:tcPr>
            </w:tcPrChange>
          </w:tcPr>
          <w:p w:rsidR="00AC393F" w:rsidRPr="00AC393F" w:rsidRDefault="00AC393F" w:rsidP="00AC393F">
            <w:pPr>
              <w:ind w:firstLine="0"/>
              <w:jc w:val="left"/>
              <w:rPr>
                <w:ins w:id="4787" w:author="Ademar Oliva Xavier Jr." w:date="2014-05-21T10:29:00Z"/>
                <w:rFonts w:ascii="Calibri" w:hAnsi="Calibri"/>
                <w:color w:val="000000"/>
                <w:sz w:val="16"/>
                <w:szCs w:val="16"/>
                <w:rPrChange w:id="4788" w:author="Ademar Oliva Xavier Jr." w:date="2014-05-21T10:31:00Z">
                  <w:rPr>
                    <w:ins w:id="4789" w:author="Ademar Oliva Xavier Jr." w:date="2014-05-21T10:29:00Z"/>
                    <w:rFonts w:ascii="Calibri" w:hAnsi="Calibri"/>
                    <w:color w:val="000000"/>
                    <w:szCs w:val="22"/>
                  </w:rPr>
                </w:rPrChange>
              </w:rPr>
            </w:pPr>
            <w:ins w:id="4790" w:author="Ademar Oliva Xavier Jr." w:date="2014-05-21T10:29:00Z">
              <w:r w:rsidRPr="00AC393F">
                <w:rPr>
                  <w:rFonts w:ascii="Calibri" w:hAnsi="Calibri"/>
                  <w:color w:val="000000"/>
                  <w:sz w:val="16"/>
                  <w:szCs w:val="16"/>
                  <w:rPrChange w:id="47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79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93" w:author="Ademar Oliva Xavier Jr." w:date="2014-05-21T10:29:00Z"/>
                <w:rFonts w:ascii="Calibri" w:hAnsi="Calibri"/>
                <w:color w:val="000000"/>
                <w:sz w:val="16"/>
                <w:szCs w:val="16"/>
                <w:rPrChange w:id="4794" w:author="Ademar Oliva Xavier Jr." w:date="2014-05-21T10:31:00Z">
                  <w:rPr>
                    <w:ins w:id="4795" w:author="Ademar Oliva Xavier Jr." w:date="2014-05-21T10:29:00Z"/>
                    <w:rFonts w:ascii="Calibri" w:hAnsi="Calibri"/>
                    <w:color w:val="000000"/>
                    <w:szCs w:val="22"/>
                  </w:rPr>
                </w:rPrChange>
              </w:rPr>
            </w:pPr>
            <w:ins w:id="4796" w:author="Ademar Oliva Xavier Jr." w:date="2014-05-21T10:29:00Z">
              <w:r w:rsidRPr="00AC393F">
                <w:rPr>
                  <w:rFonts w:ascii="Calibri" w:hAnsi="Calibri"/>
                  <w:color w:val="000000"/>
                  <w:sz w:val="16"/>
                  <w:szCs w:val="16"/>
                  <w:rPrChange w:id="479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79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799" w:author="Ademar Oliva Xavier Jr." w:date="2014-05-21T10:29:00Z"/>
                <w:rFonts w:ascii="Calibri" w:hAnsi="Calibri"/>
                <w:color w:val="000000"/>
                <w:sz w:val="16"/>
                <w:szCs w:val="16"/>
                <w:rPrChange w:id="4800" w:author="Ademar Oliva Xavier Jr." w:date="2014-05-21T10:31:00Z">
                  <w:rPr>
                    <w:ins w:id="4801" w:author="Ademar Oliva Xavier Jr." w:date="2014-05-21T10:29:00Z"/>
                    <w:rFonts w:ascii="Calibri" w:hAnsi="Calibri"/>
                    <w:color w:val="000000"/>
                    <w:szCs w:val="22"/>
                  </w:rPr>
                </w:rPrChange>
              </w:rPr>
            </w:pPr>
            <w:ins w:id="4802" w:author="Ademar Oliva Xavier Jr." w:date="2014-05-21T10:29:00Z">
              <w:r w:rsidRPr="00AC393F">
                <w:rPr>
                  <w:rFonts w:ascii="Calibri" w:hAnsi="Calibri"/>
                  <w:color w:val="000000"/>
                  <w:sz w:val="16"/>
                  <w:szCs w:val="16"/>
                  <w:rPrChange w:id="480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0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05" w:author="Ademar Oliva Xavier Jr." w:date="2014-05-21T10:29:00Z"/>
                <w:rFonts w:ascii="Calibri" w:hAnsi="Calibri"/>
                <w:color w:val="000000"/>
                <w:sz w:val="16"/>
                <w:szCs w:val="16"/>
                <w:rPrChange w:id="4806" w:author="Ademar Oliva Xavier Jr." w:date="2014-05-21T10:31:00Z">
                  <w:rPr>
                    <w:ins w:id="4807" w:author="Ademar Oliva Xavier Jr." w:date="2014-05-21T10:29:00Z"/>
                    <w:rFonts w:ascii="Calibri" w:hAnsi="Calibri"/>
                    <w:color w:val="000000"/>
                    <w:szCs w:val="22"/>
                  </w:rPr>
                </w:rPrChange>
              </w:rPr>
            </w:pPr>
            <w:ins w:id="4808" w:author="Ademar Oliva Xavier Jr." w:date="2014-05-21T10:29:00Z">
              <w:r w:rsidRPr="00AC393F">
                <w:rPr>
                  <w:rFonts w:ascii="Calibri" w:hAnsi="Calibri"/>
                  <w:color w:val="000000"/>
                  <w:sz w:val="16"/>
                  <w:szCs w:val="16"/>
                  <w:rPrChange w:id="48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1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11" w:author="Ademar Oliva Xavier Jr." w:date="2014-05-21T10:29:00Z"/>
                <w:rFonts w:ascii="Calibri" w:hAnsi="Calibri"/>
                <w:color w:val="000000"/>
                <w:sz w:val="16"/>
                <w:szCs w:val="16"/>
                <w:rPrChange w:id="4812" w:author="Ademar Oliva Xavier Jr." w:date="2014-05-21T10:31:00Z">
                  <w:rPr>
                    <w:ins w:id="4813" w:author="Ademar Oliva Xavier Jr." w:date="2014-05-21T10:29:00Z"/>
                    <w:rFonts w:ascii="Calibri" w:hAnsi="Calibri"/>
                    <w:color w:val="000000"/>
                    <w:szCs w:val="22"/>
                  </w:rPr>
                </w:rPrChange>
              </w:rPr>
            </w:pPr>
            <w:ins w:id="4814" w:author="Ademar Oliva Xavier Jr." w:date="2014-05-21T10:29:00Z">
              <w:r w:rsidRPr="00AC393F">
                <w:rPr>
                  <w:rFonts w:ascii="Calibri" w:hAnsi="Calibri"/>
                  <w:color w:val="000000"/>
                  <w:sz w:val="16"/>
                  <w:szCs w:val="16"/>
                  <w:rPrChange w:id="481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1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17" w:author="Ademar Oliva Xavier Jr." w:date="2014-05-21T10:29:00Z"/>
                <w:rFonts w:ascii="Calibri" w:hAnsi="Calibri"/>
                <w:color w:val="000000"/>
                <w:sz w:val="16"/>
                <w:szCs w:val="16"/>
                <w:rPrChange w:id="4818" w:author="Ademar Oliva Xavier Jr." w:date="2014-05-21T10:31:00Z">
                  <w:rPr>
                    <w:ins w:id="4819" w:author="Ademar Oliva Xavier Jr." w:date="2014-05-21T10:29:00Z"/>
                    <w:rFonts w:ascii="Calibri" w:hAnsi="Calibri"/>
                    <w:color w:val="000000"/>
                    <w:szCs w:val="22"/>
                  </w:rPr>
                </w:rPrChange>
              </w:rPr>
            </w:pPr>
            <w:ins w:id="4820" w:author="Ademar Oliva Xavier Jr." w:date="2014-05-21T10:29:00Z">
              <w:r w:rsidRPr="00AC393F">
                <w:rPr>
                  <w:rFonts w:ascii="Calibri" w:hAnsi="Calibri"/>
                  <w:color w:val="000000"/>
                  <w:sz w:val="16"/>
                  <w:szCs w:val="16"/>
                  <w:rPrChange w:id="48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2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23" w:author="Ademar Oliva Xavier Jr." w:date="2014-05-21T10:29:00Z"/>
                <w:rFonts w:ascii="Calibri" w:hAnsi="Calibri"/>
                <w:color w:val="000000"/>
                <w:sz w:val="16"/>
                <w:szCs w:val="16"/>
                <w:rPrChange w:id="4824" w:author="Ademar Oliva Xavier Jr." w:date="2014-05-21T10:31:00Z">
                  <w:rPr>
                    <w:ins w:id="4825" w:author="Ademar Oliva Xavier Jr." w:date="2014-05-21T10:29:00Z"/>
                    <w:rFonts w:ascii="Calibri" w:hAnsi="Calibri"/>
                    <w:color w:val="000000"/>
                    <w:szCs w:val="22"/>
                  </w:rPr>
                </w:rPrChange>
              </w:rPr>
            </w:pPr>
            <w:ins w:id="4826" w:author="Ademar Oliva Xavier Jr." w:date="2014-05-21T10:29:00Z">
              <w:r w:rsidRPr="00AC393F">
                <w:rPr>
                  <w:rFonts w:ascii="Calibri" w:hAnsi="Calibri"/>
                  <w:color w:val="000000"/>
                  <w:sz w:val="16"/>
                  <w:szCs w:val="16"/>
                  <w:rPrChange w:id="482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2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29" w:author="Ademar Oliva Xavier Jr." w:date="2014-05-21T10:29:00Z"/>
                <w:rFonts w:ascii="Calibri" w:hAnsi="Calibri"/>
                <w:color w:val="000000"/>
                <w:sz w:val="16"/>
                <w:szCs w:val="16"/>
                <w:rPrChange w:id="4830" w:author="Ademar Oliva Xavier Jr." w:date="2014-05-21T10:31:00Z">
                  <w:rPr>
                    <w:ins w:id="4831" w:author="Ademar Oliva Xavier Jr." w:date="2014-05-21T10:29:00Z"/>
                    <w:rFonts w:ascii="Calibri" w:hAnsi="Calibri"/>
                    <w:color w:val="000000"/>
                    <w:szCs w:val="22"/>
                  </w:rPr>
                </w:rPrChange>
              </w:rPr>
            </w:pPr>
            <w:ins w:id="4832" w:author="Ademar Oliva Xavier Jr." w:date="2014-05-21T10:29:00Z">
              <w:r w:rsidRPr="00AC393F">
                <w:rPr>
                  <w:rFonts w:ascii="Calibri" w:hAnsi="Calibri"/>
                  <w:color w:val="000000"/>
                  <w:sz w:val="16"/>
                  <w:szCs w:val="16"/>
                  <w:rPrChange w:id="483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3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35" w:author="Ademar Oliva Xavier Jr." w:date="2014-05-21T10:29:00Z"/>
                <w:rFonts w:ascii="Calibri" w:hAnsi="Calibri"/>
                <w:color w:val="000000"/>
                <w:sz w:val="16"/>
                <w:szCs w:val="16"/>
                <w:rPrChange w:id="4836" w:author="Ademar Oliva Xavier Jr." w:date="2014-05-21T10:31:00Z">
                  <w:rPr>
                    <w:ins w:id="4837" w:author="Ademar Oliva Xavier Jr." w:date="2014-05-21T10:29:00Z"/>
                    <w:rFonts w:ascii="Calibri" w:hAnsi="Calibri"/>
                    <w:color w:val="000000"/>
                    <w:szCs w:val="22"/>
                  </w:rPr>
                </w:rPrChange>
              </w:rPr>
            </w:pPr>
            <w:ins w:id="4838" w:author="Ademar Oliva Xavier Jr." w:date="2014-05-21T10:29:00Z">
              <w:r w:rsidRPr="00AC393F">
                <w:rPr>
                  <w:rFonts w:ascii="Calibri" w:hAnsi="Calibri"/>
                  <w:color w:val="000000"/>
                  <w:sz w:val="16"/>
                  <w:szCs w:val="16"/>
                  <w:rPrChange w:id="48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4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41" w:author="Ademar Oliva Xavier Jr." w:date="2014-05-21T10:29:00Z"/>
                <w:rFonts w:ascii="Calibri" w:hAnsi="Calibri"/>
                <w:color w:val="000000"/>
                <w:sz w:val="16"/>
                <w:szCs w:val="16"/>
                <w:rPrChange w:id="4842" w:author="Ademar Oliva Xavier Jr." w:date="2014-05-21T10:31:00Z">
                  <w:rPr>
                    <w:ins w:id="4843" w:author="Ademar Oliva Xavier Jr." w:date="2014-05-21T10:29:00Z"/>
                    <w:rFonts w:ascii="Calibri" w:hAnsi="Calibri"/>
                    <w:color w:val="000000"/>
                    <w:szCs w:val="22"/>
                  </w:rPr>
                </w:rPrChange>
              </w:rPr>
            </w:pPr>
            <w:ins w:id="4844" w:author="Ademar Oliva Xavier Jr." w:date="2014-05-21T10:29:00Z">
              <w:r w:rsidRPr="00AC393F">
                <w:rPr>
                  <w:rFonts w:ascii="Calibri" w:hAnsi="Calibri"/>
                  <w:color w:val="000000"/>
                  <w:sz w:val="16"/>
                  <w:szCs w:val="16"/>
                  <w:rPrChange w:id="484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4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47" w:author="Ademar Oliva Xavier Jr." w:date="2014-05-21T10:29:00Z"/>
                <w:rFonts w:ascii="Calibri" w:hAnsi="Calibri"/>
                <w:color w:val="000000"/>
                <w:sz w:val="16"/>
                <w:szCs w:val="16"/>
                <w:rPrChange w:id="4848" w:author="Ademar Oliva Xavier Jr." w:date="2014-05-21T10:31:00Z">
                  <w:rPr>
                    <w:ins w:id="4849" w:author="Ademar Oliva Xavier Jr." w:date="2014-05-21T10:29:00Z"/>
                    <w:rFonts w:ascii="Calibri" w:hAnsi="Calibri"/>
                    <w:color w:val="000000"/>
                    <w:szCs w:val="22"/>
                  </w:rPr>
                </w:rPrChange>
              </w:rPr>
            </w:pPr>
            <w:ins w:id="4850" w:author="Ademar Oliva Xavier Jr." w:date="2014-05-21T10:29:00Z">
              <w:r w:rsidRPr="00AC393F">
                <w:rPr>
                  <w:rFonts w:ascii="Calibri" w:hAnsi="Calibri"/>
                  <w:color w:val="000000"/>
                  <w:sz w:val="16"/>
                  <w:szCs w:val="16"/>
                  <w:rPrChange w:id="48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5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53" w:author="Ademar Oliva Xavier Jr." w:date="2014-05-21T10:29:00Z"/>
                <w:rFonts w:ascii="Calibri" w:hAnsi="Calibri"/>
                <w:color w:val="000000"/>
                <w:sz w:val="16"/>
                <w:szCs w:val="16"/>
                <w:rPrChange w:id="4854" w:author="Ademar Oliva Xavier Jr." w:date="2014-05-21T10:31:00Z">
                  <w:rPr>
                    <w:ins w:id="4855" w:author="Ademar Oliva Xavier Jr." w:date="2014-05-21T10:29:00Z"/>
                    <w:rFonts w:ascii="Calibri" w:hAnsi="Calibri"/>
                    <w:color w:val="000000"/>
                    <w:szCs w:val="22"/>
                  </w:rPr>
                </w:rPrChange>
              </w:rPr>
            </w:pPr>
            <w:ins w:id="4856" w:author="Ademar Oliva Xavier Jr." w:date="2014-05-21T10:29:00Z">
              <w:r w:rsidRPr="00AC393F">
                <w:rPr>
                  <w:rFonts w:ascii="Calibri" w:hAnsi="Calibri"/>
                  <w:color w:val="000000"/>
                  <w:sz w:val="16"/>
                  <w:szCs w:val="16"/>
                  <w:rPrChange w:id="485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5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59" w:author="Ademar Oliva Xavier Jr." w:date="2014-05-21T10:29:00Z"/>
                <w:rFonts w:ascii="Calibri" w:hAnsi="Calibri"/>
                <w:color w:val="000000"/>
                <w:sz w:val="16"/>
                <w:szCs w:val="16"/>
                <w:rPrChange w:id="4860" w:author="Ademar Oliva Xavier Jr." w:date="2014-05-21T10:31:00Z">
                  <w:rPr>
                    <w:ins w:id="4861" w:author="Ademar Oliva Xavier Jr." w:date="2014-05-21T10:29:00Z"/>
                    <w:rFonts w:ascii="Calibri" w:hAnsi="Calibri"/>
                    <w:color w:val="000000"/>
                    <w:szCs w:val="22"/>
                  </w:rPr>
                </w:rPrChange>
              </w:rPr>
            </w:pPr>
            <w:ins w:id="4862" w:author="Ademar Oliva Xavier Jr." w:date="2014-05-21T10:29:00Z">
              <w:r w:rsidRPr="00AC393F">
                <w:rPr>
                  <w:rFonts w:ascii="Calibri" w:hAnsi="Calibri"/>
                  <w:color w:val="000000"/>
                  <w:sz w:val="16"/>
                  <w:szCs w:val="16"/>
                  <w:rPrChange w:id="48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486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4865" w:author="Ademar Oliva Xavier Jr." w:date="2014-05-21T10:29:00Z"/>
                <w:rFonts w:ascii="Calibri" w:hAnsi="Calibri"/>
                <w:color w:val="000000"/>
                <w:sz w:val="16"/>
                <w:szCs w:val="16"/>
                <w:rPrChange w:id="4866" w:author="Ademar Oliva Xavier Jr." w:date="2014-05-21T10:31:00Z">
                  <w:rPr>
                    <w:ins w:id="4867" w:author="Ademar Oliva Xavier Jr." w:date="2014-05-21T10:29:00Z"/>
                    <w:rFonts w:ascii="Calibri" w:hAnsi="Calibri"/>
                    <w:color w:val="000000"/>
                    <w:szCs w:val="22"/>
                  </w:rPr>
                </w:rPrChange>
              </w:rPr>
            </w:pPr>
            <w:ins w:id="4868" w:author="Ademar Oliva Xavier Jr." w:date="2014-05-21T10:29:00Z">
              <w:r w:rsidRPr="00AC393F">
                <w:rPr>
                  <w:rFonts w:ascii="Calibri" w:hAnsi="Calibri"/>
                  <w:color w:val="000000"/>
                  <w:sz w:val="16"/>
                  <w:szCs w:val="16"/>
                  <w:rPrChange w:id="48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4870" w:author="Ademar Oliva Xavier Jr." w:date="2014-05-21T10:30:00Z">
              <w:tcPr>
                <w:tcW w:w="460" w:type="dxa"/>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4871" w:author="Ademar Oliva Xavier Jr." w:date="2014-05-21T10:29:00Z"/>
                <w:rFonts w:ascii="Calibri" w:hAnsi="Calibri"/>
                <w:color w:val="000000"/>
                <w:sz w:val="16"/>
                <w:szCs w:val="16"/>
                <w:rPrChange w:id="4872" w:author="Ademar Oliva Xavier Jr." w:date="2014-05-21T10:31:00Z">
                  <w:rPr>
                    <w:ins w:id="4873" w:author="Ademar Oliva Xavier Jr." w:date="2014-05-21T10:29:00Z"/>
                    <w:rFonts w:ascii="Calibri" w:hAnsi="Calibri"/>
                    <w:color w:val="000000"/>
                    <w:szCs w:val="22"/>
                  </w:rPr>
                </w:rPrChange>
              </w:rPr>
            </w:pPr>
            <w:ins w:id="4874" w:author="Ademar Oliva Xavier Jr." w:date="2014-05-21T10:29:00Z">
              <w:r w:rsidRPr="00AC393F">
                <w:rPr>
                  <w:rFonts w:ascii="Calibri" w:hAnsi="Calibri"/>
                  <w:color w:val="000000"/>
                  <w:sz w:val="16"/>
                  <w:szCs w:val="16"/>
                  <w:rPrChange w:id="4875" w:author="Ademar Oliva Xavier Jr." w:date="2014-05-21T10:31:00Z">
                    <w:rPr>
                      <w:rFonts w:ascii="Calibri" w:hAnsi="Calibri"/>
                      <w:color w:val="000000"/>
                      <w:szCs w:val="22"/>
                    </w:rPr>
                  </w:rPrChange>
                </w:rPr>
                <w:t> </w:t>
              </w:r>
            </w:ins>
          </w:p>
        </w:tc>
      </w:tr>
      <w:tr w:rsidR="00AC393F" w:rsidRPr="00AC393F" w:rsidTr="00AC393F">
        <w:trPr>
          <w:trHeight w:val="315"/>
          <w:ins w:id="4876" w:author="Ademar Oliva Xavier Jr." w:date="2014-05-21T10:29:00Z"/>
          <w:trPrChange w:id="4877" w:author="Ademar Oliva Xavier Jr." w:date="2014-05-21T10:30:00Z">
            <w:trPr>
              <w:gridBefore w:val="1"/>
              <w:trHeight w:val="315"/>
            </w:trPr>
          </w:trPrChange>
        </w:trPr>
        <w:tc>
          <w:tcPr>
            <w:tcW w:w="5000" w:type="pct"/>
            <w:gridSpan w:val="25"/>
            <w:tcBorders>
              <w:top w:val="single" w:sz="8" w:space="0" w:color="auto"/>
              <w:left w:val="single" w:sz="8" w:space="0" w:color="auto"/>
              <w:bottom w:val="single" w:sz="8" w:space="0" w:color="auto"/>
              <w:right w:val="single" w:sz="8" w:space="0" w:color="000000"/>
            </w:tcBorders>
            <w:shd w:val="clear" w:color="auto" w:fill="auto"/>
            <w:vAlign w:val="center"/>
            <w:hideMark/>
            <w:tcPrChange w:id="4878" w:author="Ademar Oliva Xavier Jr." w:date="2014-05-21T10:30:00Z">
              <w:tcPr>
                <w:tcW w:w="16740" w:type="dxa"/>
                <w:gridSpan w:val="50"/>
                <w:tcBorders>
                  <w:top w:val="single" w:sz="8" w:space="0" w:color="auto"/>
                  <w:left w:val="single" w:sz="8" w:space="0" w:color="auto"/>
                  <w:bottom w:val="single" w:sz="8" w:space="0" w:color="auto"/>
                  <w:right w:val="single" w:sz="8" w:space="0" w:color="000000"/>
                </w:tcBorders>
                <w:shd w:val="clear" w:color="auto" w:fill="auto"/>
                <w:vAlign w:val="center"/>
                <w:hideMark/>
              </w:tcPr>
            </w:tcPrChange>
          </w:tcPr>
          <w:p w:rsidR="00AC393F" w:rsidRPr="00AC393F" w:rsidRDefault="00AC393F" w:rsidP="00AC393F">
            <w:pPr>
              <w:ind w:firstLine="0"/>
              <w:jc w:val="center"/>
              <w:rPr>
                <w:ins w:id="4879" w:author="Ademar Oliva Xavier Jr." w:date="2014-05-21T10:29:00Z"/>
                <w:rFonts w:ascii="Arial" w:hAnsi="Arial" w:cs="Arial"/>
                <w:color w:val="000000"/>
                <w:sz w:val="16"/>
                <w:szCs w:val="16"/>
                <w:rPrChange w:id="4880" w:author="Ademar Oliva Xavier Jr." w:date="2014-05-21T10:31:00Z">
                  <w:rPr>
                    <w:ins w:id="4881" w:author="Ademar Oliva Xavier Jr." w:date="2014-05-21T10:29:00Z"/>
                    <w:rFonts w:ascii="Arial" w:hAnsi="Arial" w:cs="Arial"/>
                    <w:color w:val="000000"/>
                    <w:sz w:val="20"/>
                    <w:szCs w:val="20"/>
                  </w:rPr>
                </w:rPrChange>
              </w:rPr>
            </w:pPr>
            <w:ins w:id="4882" w:author="Ademar Oliva Xavier Jr." w:date="2014-05-21T10:29:00Z">
              <w:r w:rsidRPr="00AC393F">
                <w:rPr>
                  <w:rFonts w:ascii="Arial" w:hAnsi="Arial" w:cs="Arial"/>
                  <w:color w:val="000000"/>
                  <w:sz w:val="16"/>
                  <w:szCs w:val="16"/>
                  <w:rPrChange w:id="4883" w:author="Ademar Oliva Xavier Jr." w:date="2014-05-21T10:31:00Z">
                    <w:rPr>
                      <w:rFonts w:ascii="Arial" w:hAnsi="Arial" w:cs="Arial"/>
                      <w:color w:val="000000"/>
                      <w:sz w:val="20"/>
                      <w:szCs w:val="20"/>
                    </w:rPr>
                  </w:rPrChange>
                </w:rPr>
                <w:t>Telemetria</w:t>
              </w:r>
            </w:ins>
          </w:p>
        </w:tc>
      </w:tr>
      <w:tr w:rsidR="006600BE" w:rsidRPr="00AC393F" w:rsidTr="00AC393F">
        <w:trPr>
          <w:trHeight w:val="300"/>
          <w:ins w:id="4884" w:author="Ademar Oliva Xavier Jr." w:date="2014-05-21T10:29:00Z"/>
        </w:trPr>
        <w:tc>
          <w:tcPr>
            <w:tcW w:w="1703" w:type="pct"/>
            <w:tcBorders>
              <w:top w:val="nil"/>
              <w:left w:val="single" w:sz="8" w:space="0" w:color="auto"/>
              <w:bottom w:val="nil"/>
              <w:right w:val="nil"/>
            </w:tcBorders>
            <w:shd w:val="clear" w:color="auto" w:fill="auto"/>
            <w:vAlign w:val="center"/>
            <w:hideMark/>
          </w:tcPr>
          <w:p w:rsidR="00AC393F" w:rsidRPr="00AC393F" w:rsidRDefault="00AC393F" w:rsidP="00AC393F">
            <w:pPr>
              <w:ind w:firstLine="0"/>
              <w:jc w:val="left"/>
              <w:rPr>
                <w:ins w:id="4885" w:author="Ademar Oliva Xavier Jr." w:date="2014-05-21T10:29:00Z"/>
                <w:rFonts w:ascii="Arial" w:hAnsi="Arial" w:cs="Arial"/>
                <w:color w:val="000000"/>
                <w:sz w:val="16"/>
                <w:szCs w:val="16"/>
                <w:rPrChange w:id="4886" w:author="Ademar Oliva Xavier Jr." w:date="2014-05-21T10:31:00Z">
                  <w:rPr>
                    <w:ins w:id="4887" w:author="Ademar Oliva Xavier Jr." w:date="2014-05-21T10:29:00Z"/>
                    <w:rFonts w:ascii="Arial" w:hAnsi="Arial" w:cs="Arial"/>
                    <w:color w:val="000000"/>
                    <w:sz w:val="20"/>
                    <w:szCs w:val="20"/>
                  </w:rPr>
                </w:rPrChange>
              </w:rPr>
            </w:pPr>
            <w:ins w:id="4888" w:author="Ademar Oliva Xavier Jr." w:date="2014-05-21T10:29:00Z">
              <w:r w:rsidRPr="00AC393F">
                <w:rPr>
                  <w:rFonts w:ascii="Arial" w:hAnsi="Arial" w:cs="Arial"/>
                  <w:color w:val="000000"/>
                  <w:sz w:val="16"/>
                  <w:szCs w:val="16"/>
                  <w:rPrChange w:id="4889" w:author="Ademar Oliva Xavier Jr." w:date="2014-05-21T10:31:00Z">
                    <w:rPr>
                      <w:rFonts w:ascii="Arial" w:hAnsi="Arial" w:cs="Arial"/>
                      <w:color w:val="000000"/>
                      <w:sz w:val="20"/>
                      <w:szCs w:val="20"/>
                    </w:rPr>
                  </w:rPrChange>
                </w:rPr>
                <w:t>Fornecimento e instalação</w:t>
              </w:r>
            </w:ins>
          </w:p>
        </w:tc>
        <w:tc>
          <w:tcPr>
            <w:tcW w:w="137" w:type="pct"/>
            <w:tcBorders>
              <w:top w:val="nil"/>
              <w:left w:val="single" w:sz="4"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890" w:author="Ademar Oliva Xavier Jr." w:date="2014-05-21T10:29:00Z"/>
                <w:rFonts w:ascii="Calibri" w:hAnsi="Calibri"/>
                <w:color w:val="000000"/>
                <w:sz w:val="16"/>
                <w:szCs w:val="16"/>
                <w:rPrChange w:id="4891" w:author="Ademar Oliva Xavier Jr." w:date="2014-05-21T10:31:00Z">
                  <w:rPr>
                    <w:ins w:id="4892" w:author="Ademar Oliva Xavier Jr." w:date="2014-05-21T10:29:00Z"/>
                    <w:rFonts w:ascii="Calibri" w:hAnsi="Calibri"/>
                    <w:color w:val="000000"/>
                    <w:szCs w:val="22"/>
                  </w:rPr>
                </w:rPrChange>
              </w:rPr>
            </w:pPr>
            <w:ins w:id="4893" w:author="Ademar Oliva Xavier Jr." w:date="2014-05-21T10:29:00Z">
              <w:r w:rsidRPr="00AC393F">
                <w:rPr>
                  <w:rFonts w:ascii="Calibri" w:hAnsi="Calibri"/>
                  <w:color w:val="000000"/>
                  <w:sz w:val="16"/>
                  <w:szCs w:val="16"/>
                  <w:rPrChange w:id="48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895" w:author="Ademar Oliva Xavier Jr." w:date="2014-05-21T10:29:00Z"/>
                <w:rFonts w:ascii="Calibri" w:hAnsi="Calibri"/>
                <w:color w:val="000000"/>
                <w:sz w:val="16"/>
                <w:szCs w:val="16"/>
                <w:rPrChange w:id="4896" w:author="Ademar Oliva Xavier Jr." w:date="2014-05-21T10:31:00Z">
                  <w:rPr>
                    <w:ins w:id="4897" w:author="Ademar Oliva Xavier Jr." w:date="2014-05-21T10:29:00Z"/>
                    <w:rFonts w:ascii="Calibri" w:hAnsi="Calibri"/>
                    <w:color w:val="000000"/>
                    <w:szCs w:val="22"/>
                  </w:rPr>
                </w:rPrChange>
              </w:rPr>
            </w:pPr>
            <w:ins w:id="4898" w:author="Ademar Oliva Xavier Jr." w:date="2014-05-21T10:29:00Z">
              <w:r w:rsidRPr="00AC393F">
                <w:rPr>
                  <w:rFonts w:ascii="Calibri" w:hAnsi="Calibri"/>
                  <w:color w:val="000000"/>
                  <w:sz w:val="16"/>
                  <w:szCs w:val="16"/>
                  <w:rPrChange w:id="48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00" w:author="Ademar Oliva Xavier Jr." w:date="2014-05-21T10:29:00Z"/>
                <w:rFonts w:ascii="Calibri" w:hAnsi="Calibri"/>
                <w:color w:val="000000"/>
                <w:sz w:val="16"/>
                <w:szCs w:val="16"/>
                <w:rPrChange w:id="4901" w:author="Ademar Oliva Xavier Jr." w:date="2014-05-21T10:31:00Z">
                  <w:rPr>
                    <w:ins w:id="4902" w:author="Ademar Oliva Xavier Jr." w:date="2014-05-21T10:29:00Z"/>
                    <w:rFonts w:ascii="Calibri" w:hAnsi="Calibri"/>
                    <w:color w:val="000000"/>
                    <w:szCs w:val="22"/>
                  </w:rPr>
                </w:rPrChange>
              </w:rPr>
            </w:pPr>
            <w:ins w:id="4903" w:author="Ademar Oliva Xavier Jr." w:date="2014-05-21T10:29:00Z">
              <w:r w:rsidRPr="00AC393F">
                <w:rPr>
                  <w:rFonts w:ascii="Calibri" w:hAnsi="Calibri"/>
                  <w:color w:val="000000"/>
                  <w:sz w:val="16"/>
                  <w:szCs w:val="16"/>
                  <w:rPrChange w:id="49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05" w:author="Ademar Oliva Xavier Jr." w:date="2014-05-21T10:29:00Z"/>
                <w:rFonts w:ascii="Calibri" w:hAnsi="Calibri"/>
                <w:color w:val="000000"/>
                <w:sz w:val="16"/>
                <w:szCs w:val="16"/>
                <w:rPrChange w:id="4906" w:author="Ademar Oliva Xavier Jr." w:date="2014-05-21T10:31:00Z">
                  <w:rPr>
                    <w:ins w:id="4907" w:author="Ademar Oliva Xavier Jr." w:date="2014-05-21T10:29:00Z"/>
                    <w:rFonts w:ascii="Calibri" w:hAnsi="Calibri"/>
                    <w:color w:val="000000"/>
                    <w:szCs w:val="22"/>
                  </w:rPr>
                </w:rPrChange>
              </w:rPr>
            </w:pPr>
            <w:ins w:id="4908" w:author="Ademar Oliva Xavier Jr." w:date="2014-05-21T10:29:00Z">
              <w:r w:rsidRPr="00AC393F">
                <w:rPr>
                  <w:rFonts w:ascii="Calibri" w:hAnsi="Calibri"/>
                  <w:color w:val="000000"/>
                  <w:sz w:val="16"/>
                  <w:szCs w:val="16"/>
                  <w:rPrChange w:id="490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10" w:author="Ademar Oliva Xavier Jr." w:date="2014-05-21T10:29:00Z"/>
                <w:rFonts w:ascii="Calibri" w:hAnsi="Calibri"/>
                <w:color w:val="000000"/>
                <w:sz w:val="16"/>
                <w:szCs w:val="16"/>
                <w:rPrChange w:id="4911" w:author="Ademar Oliva Xavier Jr." w:date="2014-05-21T10:31:00Z">
                  <w:rPr>
                    <w:ins w:id="4912" w:author="Ademar Oliva Xavier Jr." w:date="2014-05-21T10:29:00Z"/>
                    <w:rFonts w:ascii="Calibri" w:hAnsi="Calibri"/>
                    <w:color w:val="000000"/>
                    <w:szCs w:val="22"/>
                  </w:rPr>
                </w:rPrChange>
              </w:rPr>
            </w:pPr>
            <w:ins w:id="4913" w:author="Ademar Oliva Xavier Jr." w:date="2014-05-21T10:29:00Z">
              <w:r w:rsidRPr="00AC393F">
                <w:rPr>
                  <w:rFonts w:ascii="Calibri" w:hAnsi="Calibri"/>
                  <w:color w:val="000000"/>
                  <w:sz w:val="16"/>
                  <w:szCs w:val="16"/>
                  <w:rPrChange w:id="491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15" w:author="Ademar Oliva Xavier Jr." w:date="2014-05-21T10:29:00Z"/>
                <w:rFonts w:ascii="Calibri" w:hAnsi="Calibri"/>
                <w:color w:val="000000"/>
                <w:sz w:val="16"/>
                <w:szCs w:val="16"/>
                <w:rPrChange w:id="4916" w:author="Ademar Oliva Xavier Jr." w:date="2014-05-21T10:31:00Z">
                  <w:rPr>
                    <w:ins w:id="4917" w:author="Ademar Oliva Xavier Jr." w:date="2014-05-21T10:29:00Z"/>
                    <w:rFonts w:ascii="Calibri" w:hAnsi="Calibri"/>
                    <w:color w:val="000000"/>
                    <w:szCs w:val="22"/>
                  </w:rPr>
                </w:rPrChange>
              </w:rPr>
            </w:pPr>
            <w:ins w:id="4918" w:author="Ademar Oliva Xavier Jr." w:date="2014-05-21T10:29:00Z">
              <w:r w:rsidRPr="00AC393F">
                <w:rPr>
                  <w:rFonts w:ascii="Calibri" w:hAnsi="Calibri"/>
                  <w:color w:val="000000"/>
                  <w:sz w:val="16"/>
                  <w:szCs w:val="16"/>
                  <w:rPrChange w:id="491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20" w:author="Ademar Oliva Xavier Jr." w:date="2014-05-21T10:29:00Z"/>
                <w:rFonts w:ascii="Calibri" w:hAnsi="Calibri"/>
                <w:color w:val="000000"/>
                <w:sz w:val="16"/>
                <w:szCs w:val="16"/>
                <w:rPrChange w:id="4921" w:author="Ademar Oliva Xavier Jr." w:date="2014-05-21T10:31:00Z">
                  <w:rPr>
                    <w:ins w:id="4922" w:author="Ademar Oliva Xavier Jr." w:date="2014-05-21T10:29:00Z"/>
                    <w:rFonts w:ascii="Calibri" w:hAnsi="Calibri"/>
                    <w:color w:val="000000"/>
                    <w:szCs w:val="22"/>
                  </w:rPr>
                </w:rPrChange>
              </w:rPr>
            </w:pPr>
            <w:ins w:id="4923" w:author="Ademar Oliva Xavier Jr." w:date="2014-05-21T10:29:00Z">
              <w:r w:rsidRPr="00AC393F">
                <w:rPr>
                  <w:rFonts w:ascii="Calibri" w:hAnsi="Calibri"/>
                  <w:color w:val="000000"/>
                  <w:sz w:val="16"/>
                  <w:szCs w:val="16"/>
                  <w:rPrChange w:id="492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25" w:author="Ademar Oliva Xavier Jr." w:date="2014-05-21T10:29:00Z"/>
                <w:rFonts w:ascii="Calibri" w:hAnsi="Calibri"/>
                <w:color w:val="000000"/>
                <w:sz w:val="16"/>
                <w:szCs w:val="16"/>
                <w:rPrChange w:id="4926" w:author="Ademar Oliva Xavier Jr." w:date="2014-05-21T10:31:00Z">
                  <w:rPr>
                    <w:ins w:id="4927" w:author="Ademar Oliva Xavier Jr." w:date="2014-05-21T10:29:00Z"/>
                    <w:rFonts w:ascii="Calibri" w:hAnsi="Calibri"/>
                    <w:color w:val="000000"/>
                    <w:szCs w:val="22"/>
                  </w:rPr>
                </w:rPrChange>
              </w:rPr>
            </w:pPr>
            <w:ins w:id="4928" w:author="Ademar Oliva Xavier Jr." w:date="2014-05-21T10:29:00Z">
              <w:r w:rsidRPr="00AC393F">
                <w:rPr>
                  <w:rFonts w:ascii="Calibri" w:hAnsi="Calibri"/>
                  <w:color w:val="000000"/>
                  <w:sz w:val="16"/>
                  <w:szCs w:val="16"/>
                  <w:rPrChange w:id="49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30" w:author="Ademar Oliva Xavier Jr." w:date="2014-05-21T10:29:00Z"/>
                <w:rFonts w:ascii="Calibri" w:hAnsi="Calibri"/>
                <w:color w:val="000000"/>
                <w:sz w:val="16"/>
                <w:szCs w:val="16"/>
                <w:rPrChange w:id="4931" w:author="Ademar Oliva Xavier Jr." w:date="2014-05-21T10:31:00Z">
                  <w:rPr>
                    <w:ins w:id="4932" w:author="Ademar Oliva Xavier Jr." w:date="2014-05-21T10:29:00Z"/>
                    <w:rFonts w:ascii="Calibri" w:hAnsi="Calibri"/>
                    <w:color w:val="000000"/>
                    <w:szCs w:val="22"/>
                  </w:rPr>
                </w:rPrChange>
              </w:rPr>
            </w:pPr>
            <w:ins w:id="4933" w:author="Ademar Oliva Xavier Jr." w:date="2014-05-21T10:29:00Z">
              <w:r w:rsidRPr="00AC393F">
                <w:rPr>
                  <w:rFonts w:ascii="Calibri" w:hAnsi="Calibri"/>
                  <w:color w:val="000000"/>
                  <w:sz w:val="16"/>
                  <w:szCs w:val="16"/>
                  <w:rPrChange w:id="493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35" w:author="Ademar Oliva Xavier Jr." w:date="2014-05-21T10:29:00Z"/>
                <w:rFonts w:ascii="Calibri" w:hAnsi="Calibri"/>
                <w:color w:val="000000"/>
                <w:sz w:val="16"/>
                <w:szCs w:val="16"/>
                <w:rPrChange w:id="4936" w:author="Ademar Oliva Xavier Jr." w:date="2014-05-21T10:31:00Z">
                  <w:rPr>
                    <w:ins w:id="4937" w:author="Ademar Oliva Xavier Jr." w:date="2014-05-21T10:29:00Z"/>
                    <w:rFonts w:ascii="Calibri" w:hAnsi="Calibri"/>
                    <w:color w:val="000000"/>
                    <w:szCs w:val="22"/>
                  </w:rPr>
                </w:rPrChange>
              </w:rPr>
            </w:pPr>
            <w:ins w:id="4938" w:author="Ademar Oliva Xavier Jr." w:date="2014-05-21T10:29:00Z">
              <w:r w:rsidRPr="00AC393F">
                <w:rPr>
                  <w:rFonts w:ascii="Calibri" w:hAnsi="Calibri"/>
                  <w:color w:val="000000"/>
                  <w:sz w:val="16"/>
                  <w:szCs w:val="16"/>
                  <w:rPrChange w:id="493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40" w:author="Ademar Oliva Xavier Jr." w:date="2014-05-21T10:29:00Z"/>
                <w:rFonts w:ascii="Calibri" w:hAnsi="Calibri"/>
                <w:color w:val="000000"/>
                <w:sz w:val="16"/>
                <w:szCs w:val="16"/>
                <w:rPrChange w:id="4941" w:author="Ademar Oliva Xavier Jr." w:date="2014-05-21T10:31:00Z">
                  <w:rPr>
                    <w:ins w:id="4942" w:author="Ademar Oliva Xavier Jr." w:date="2014-05-21T10:29:00Z"/>
                    <w:rFonts w:ascii="Calibri" w:hAnsi="Calibri"/>
                    <w:color w:val="000000"/>
                    <w:szCs w:val="22"/>
                  </w:rPr>
                </w:rPrChange>
              </w:rPr>
            </w:pPr>
            <w:ins w:id="4943" w:author="Ademar Oliva Xavier Jr." w:date="2014-05-21T10:29:00Z">
              <w:r w:rsidRPr="00AC393F">
                <w:rPr>
                  <w:rFonts w:ascii="Calibri" w:hAnsi="Calibri"/>
                  <w:color w:val="000000"/>
                  <w:sz w:val="16"/>
                  <w:szCs w:val="16"/>
                  <w:rPrChange w:id="494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45" w:author="Ademar Oliva Xavier Jr." w:date="2014-05-21T10:29:00Z"/>
                <w:rFonts w:ascii="Calibri" w:hAnsi="Calibri"/>
                <w:color w:val="000000"/>
                <w:sz w:val="16"/>
                <w:szCs w:val="16"/>
                <w:rPrChange w:id="4946" w:author="Ademar Oliva Xavier Jr." w:date="2014-05-21T10:31:00Z">
                  <w:rPr>
                    <w:ins w:id="4947" w:author="Ademar Oliva Xavier Jr." w:date="2014-05-21T10:29:00Z"/>
                    <w:rFonts w:ascii="Calibri" w:hAnsi="Calibri"/>
                    <w:color w:val="000000"/>
                    <w:szCs w:val="22"/>
                  </w:rPr>
                </w:rPrChange>
              </w:rPr>
            </w:pPr>
            <w:ins w:id="4948" w:author="Ademar Oliva Xavier Jr." w:date="2014-05-21T10:29:00Z">
              <w:r w:rsidRPr="00AC393F">
                <w:rPr>
                  <w:rFonts w:ascii="Calibri" w:hAnsi="Calibri"/>
                  <w:color w:val="000000"/>
                  <w:sz w:val="16"/>
                  <w:szCs w:val="16"/>
                  <w:rPrChange w:id="494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50" w:author="Ademar Oliva Xavier Jr." w:date="2014-05-21T10:29:00Z"/>
                <w:rFonts w:ascii="Calibri" w:hAnsi="Calibri"/>
                <w:color w:val="000000"/>
                <w:sz w:val="16"/>
                <w:szCs w:val="16"/>
                <w:rPrChange w:id="4951" w:author="Ademar Oliva Xavier Jr." w:date="2014-05-21T10:31:00Z">
                  <w:rPr>
                    <w:ins w:id="4952" w:author="Ademar Oliva Xavier Jr." w:date="2014-05-21T10:29:00Z"/>
                    <w:rFonts w:ascii="Calibri" w:hAnsi="Calibri"/>
                    <w:color w:val="000000"/>
                    <w:szCs w:val="22"/>
                  </w:rPr>
                </w:rPrChange>
              </w:rPr>
            </w:pPr>
            <w:ins w:id="4953" w:author="Ademar Oliva Xavier Jr." w:date="2014-05-21T10:29:00Z">
              <w:r w:rsidRPr="00AC393F">
                <w:rPr>
                  <w:rFonts w:ascii="Calibri" w:hAnsi="Calibri"/>
                  <w:color w:val="000000"/>
                  <w:sz w:val="16"/>
                  <w:szCs w:val="16"/>
                  <w:rPrChange w:id="495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55" w:author="Ademar Oliva Xavier Jr." w:date="2014-05-21T10:29:00Z"/>
                <w:rFonts w:ascii="Calibri" w:hAnsi="Calibri"/>
                <w:color w:val="000000"/>
                <w:sz w:val="16"/>
                <w:szCs w:val="16"/>
                <w:rPrChange w:id="4956" w:author="Ademar Oliva Xavier Jr." w:date="2014-05-21T10:31:00Z">
                  <w:rPr>
                    <w:ins w:id="4957" w:author="Ademar Oliva Xavier Jr." w:date="2014-05-21T10:29:00Z"/>
                    <w:rFonts w:ascii="Calibri" w:hAnsi="Calibri"/>
                    <w:color w:val="000000"/>
                    <w:szCs w:val="22"/>
                  </w:rPr>
                </w:rPrChange>
              </w:rPr>
            </w:pPr>
            <w:ins w:id="4958" w:author="Ademar Oliva Xavier Jr." w:date="2014-05-21T10:29:00Z">
              <w:r w:rsidRPr="00AC393F">
                <w:rPr>
                  <w:rFonts w:ascii="Calibri" w:hAnsi="Calibri"/>
                  <w:color w:val="000000"/>
                  <w:sz w:val="16"/>
                  <w:szCs w:val="16"/>
                  <w:rPrChange w:id="49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D8E4BC"/>
            <w:noWrap/>
            <w:vAlign w:val="bottom"/>
            <w:hideMark/>
          </w:tcPr>
          <w:p w:rsidR="00AC393F" w:rsidRPr="00AC393F" w:rsidRDefault="00AC393F" w:rsidP="00AC393F">
            <w:pPr>
              <w:ind w:firstLine="0"/>
              <w:jc w:val="left"/>
              <w:rPr>
                <w:ins w:id="4960" w:author="Ademar Oliva Xavier Jr." w:date="2014-05-21T10:29:00Z"/>
                <w:rFonts w:ascii="Calibri" w:hAnsi="Calibri"/>
                <w:color w:val="000000"/>
                <w:sz w:val="16"/>
                <w:szCs w:val="16"/>
                <w:rPrChange w:id="4961" w:author="Ademar Oliva Xavier Jr." w:date="2014-05-21T10:31:00Z">
                  <w:rPr>
                    <w:ins w:id="4962" w:author="Ademar Oliva Xavier Jr." w:date="2014-05-21T10:29:00Z"/>
                    <w:rFonts w:ascii="Calibri" w:hAnsi="Calibri"/>
                    <w:color w:val="000000"/>
                    <w:szCs w:val="22"/>
                  </w:rPr>
                </w:rPrChange>
              </w:rPr>
            </w:pPr>
            <w:ins w:id="4963" w:author="Ademar Oliva Xavier Jr." w:date="2014-05-21T10:29:00Z">
              <w:r w:rsidRPr="00AC393F">
                <w:rPr>
                  <w:rFonts w:ascii="Calibri" w:hAnsi="Calibri"/>
                  <w:color w:val="000000"/>
                  <w:sz w:val="16"/>
                  <w:szCs w:val="16"/>
                  <w:rPrChange w:id="496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65" w:author="Ademar Oliva Xavier Jr." w:date="2014-05-21T10:29:00Z"/>
                <w:rFonts w:ascii="Calibri" w:hAnsi="Calibri"/>
                <w:color w:val="000000"/>
                <w:sz w:val="16"/>
                <w:szCs w:val="16"/>
                <w:rPrChange w:id="4966" w:author="Ademar Oliva Xavier Jr." w:date="2014-05-21T10:31:00Z">
                  <w:rPr>
                    <w:ins w:id="4967" w:author="Ademar Oliva Xavier Jr." w:date="2014-05-21T10:29:00Z"/>
                    <w:rFonts w:ascii="Calibri" w:hAnsi="Calibri"/>
                    <w:color w:val="000000"/>
                    <w:szCs w:val="22"/>
                  </w:rPr>
                </w:rPrChange>
              </w:rPr>
            </w:pPr>
            <w:ins w:id="4968" w:author="Ademar Oliva Xavier Jr." w:date="2014-05-21T10:29:00Z">
              <w:r w:rsidRPr="00AC393F">
                <w:rPr>
                  <w:rFonts w:ascii="Calibri" w:hAnsi="Calibri"/>
                  <w:color w:val="000000"/>
                  <w:sz w:val="16"/>
                  <w:szCs w:val="16"/>
                  <w:rPrChange w:id="49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70" w:author="Ademar Oliva Xavier Jr." w:date="2014-05-21T10:29:00Z"/>
                <w:rFonts w:ascii="Calibri" w:hAnsi="Calibri"/>
                <w:color w:val="000000"/>
                <w:sz w:val="16"/>
                <w:szCs w:val="16"/>
                <w:rPrChange w:id="4971" w:author="Ademar Oliva Xavier Jr." w:date="2014-05-21T10:31:00Z">
                  <w:rPr>
                    <w:ins w:id="4972" w:author="Ademar Oliva Xavier Jr." w:date="2014-05-21T10:29:00Z"/>
                    <w:rFonts w:ascii="Calibri" w:hAnsi="Calibri"/>
                    <w:color w:val="000000"/>
                    <w:szCs w:val="22"/>
                  </w:rPr>
                </w:rPrChange>
              </w:rPr>
            </w:pPr>
            <w:ins w:id="4973" w:author="Ademar Oliva Xavier Jr." w:date="2014-05-21T10:29:00Z">
              <w:r w:rsidRPr="00AC393F">
                <w:rPr>
                  <w:rFonts w:ascii="Calibri" w:hAnsi="Calibri"/>
                  <w:color w:val="000000"/>
                  <w:sz w:val="16"/>
                  <w:szCs w:val="16"/>
                  <w:rPrChange w:id="497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75" w:author="Ademar Oliva Xavier Jr." w:date="2014-05-21T10:29:00Z"/>
                <w:rFonts w:ascii="Calibri" w:hAnsi="Calibri"/>
                <w:color w:val="000000"/>
                <w:sz w:val="16"/>
                <w:szCs w:val="16"/>
                <w:rPrChange w:id="4976" w:author="Ademar Oliva Xavier Jr." w:date="2014-05-21T10:31:00Z">
                  <w:rPr>
                    <w:ins w:id="4977" w:author="Ademar Oliva Xavier Jr." w:date="2014-05-21T10:29:00Z"/>
                    <w:rFonts w:ascii="Calibri" w:hAnsi="Calibri"/>
                    <w:color w:val="000000"/>
                    <w:szCs w:val="22"/>
                  </w:rPr>
                </w:rPrChange>
              </w:rPr>
            </w:pPr>
            <w:ins w:id="4978" w:author="Ademar Oliva Xavier Jr." w:date="2014-05-21T10:29:00Z">
              <w:r w:rsidRPr="00AC393F">
                <w:rPr>
                  <w:rFonts w:ascii="Calibri" w:hAnsi="Calibri"/>
                  <w:color w:val="000000"/>
                  <w:sz w:val="16"/>
                  <w:szCs w:val="16"/>
                  <w:rPrChange w:id="497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80" w:author="Ademar Oliva Xavier Jr." w:date="2014-05-21T10:29:00Z"/>
                <w:rFonts w:ascii="Calibri" w:hAnsi="Calibri"/>
                <w:color w:val="000000"/>
                <w:sz w:val="16"/>
                <w:szCs w:val="16"/>
                <w:rPrChange w:id="4981" w:author="Ademar Oliva Xavier Jr." w:date="2014-05-21T10:31:00Z">
                  <w:rPr>
                    <w:ins w:id="4982" w:author="Ademar Oliva Xavier Jr." w:date="2014-05-21T10:29:00Z"/>
                    <w:rFonts w:ascii="Calibri" w:hAnsi="Calibri"/>
                    <w:color w:val="000000"/>
                    <w:szCs w:val="22"/>
                  </w:rPr>
                </w:rPrChange>
              </w:rPr>
            </w:pPr>
            <w:ins w:id="4983" w:author="Ademar Oliva Xavier Jr." w:date="2014-05-21T10:29:00Z">
              <w:r w:rsidRPr="00AC393F">
                <w:rPr>
                  <w:rFonts w:ascii="Calibri" w:hAnsi="Calibri"/>
                  <w:color w:val="000000"/>
                  <w:sz w:val="16"/>
                  <w:szCs w:val="16"/>
                  <w:rPrChange w:id="498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85" w:author="Ademar Oliva Xavier Jr." w:date="2014-05-21T10:29:00Z"/>
                <w:rFonts w:ascii="Calibri" w:hAnsi="Calibri"/>
                <w:color w:val="000000"/>
                <w:sz w:val="16"/>
                <w:szCs w:val="16"/>
                <w:rPrChange w:id="4986" w:author="Ademar Oliva Xavier Jr." w:date="2014-05-21T10:31:00Z">
                  <w:rPr>
                    <w:ins w:id="4987" w:author="Ademar Oliva Xavier Jr." w:date="2014-05-21T10:29:00Z"/>
                    <w:rFonts w:ascii="Calibri" w:hAnsi="Calibri"/>
                    <w:color w:val="000000"/>
                    <w:szCs w:val="22"/>
                  </w:rPr>
                </w:rPrChange>
              </w:rPr>
            </w:pPr>
            <w:ins w:id="4988" w:author="Ademar Oliva Xavier Jr." w:date="2014-05-21T10:29:00Z">
              <w:r w:rsidRPr="00AC393F">
                <w:rPr>
                  <w:rFonts w:ascii="Calibri" w:hAnsi="Calibri"/>
                  <w:color w:val="000000"/>
                  <w:sz w:val="16"/>
                  <w:szCs w:val="16"/>
                  <w:rPrChange w:id="49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90" w:author="Ademar Oliva Xavier Jr." w:date="2014-05-21T10:29:00Z"/>
                <w:rFonts w:ascii="Calibri" w:hAnsi="Calibri"/>
                <w:color w:val="000000"/>
                <w:sz w:val="16"/>
                <w:szCs w:val="16"/>
                <w:rPrChange w:id="4991" w:author="Ademar Oliva Xavier Jr." w:date="2014-05-21T10:31:00Z">
                  <w:rPr>
                    <w:ins w:id="4992" w:author="Ademar Oliva Xavier Jr." w:date="2014-05-21T10:29:00Z"/>
                    <w:rFonts w:ascii="Calibri" w:hAnsi="Calibri"/>
                    <w:color w:val="000000"/>
                    <w:szCs w:val="22"/>
                  </w:rPr>
                </w:rPrChange>
              </w:rPr>
            </w:pPr>
            <w:ins w:id="4993" w:author="Ademar Oliva Xavier Jr." w:date="2014-05-21T10:29:00Z">
              <w:r w:rsidRPr="00AC393F">
                <w:rPr>
                  <w:rFonts w:ascii="Calibri" w:hAnsi="Calibri"/>
                  <w:color w:val="000000"/>
                  <w:sz w:val="16"/>
                  <w:szCs w:val="16"/>
                  <w:rPrChange w:id="499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4995" w:author="Ademar Oliva Xavier Jr." w:date="2014-05-21T10:29:00Z"/>
                <w:rFonts w:ascii="Calibri" w:hAnsi="Calibri"/>
                <w:color w:val="000000"/>
                <w:sz w:val="16"/>
                <w:szCs w:val="16"/>
                <w:rPrChange w:id="4996" w:author="Ademar Oliva Xavier Jr." w:date="2014-05-21T10:31:00Z">
                  <w:rPr>
                    <w:ins w:id="4997" w:author="Ademar Oliva Xavier Jr." w:date="2014-05-21T10:29:00Z"/>
                    <w:rFonts w:ascii="Calibri" w:hAnsi="Calibri"/>
                    <w:color w:val="000000"/>
                    <w:szCs w:val="22"/>
                  </w:rPr>
                </w:rPrChange>
              </w:rPr>
            </w:pPr>
            <w:ins w:id="4998" w:author="Ademar Oliva Xavier Jr." w:date="2014-05-21T10:29:00Z">
              <w:r w:rsidRPr="00AC393F">
                <w:rPr>
                  <w:rFonts w:ascii="Calibri" w:hAnsi="Calibri"/>
                  <w:color w:val="000000"/>
                  <w:sz w:val="16"/>
                  <w:szCs w:val="16"/>
                  <w:rPrChange w:id="49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5000" w:author="Ademar Oliva Xavier Jr." w:date="2014-05-21T10:29:00Z"/>
                <w:rFonts w:ascii="Calibri" w:hAnsi="Calibri"/>
                <w:color w:val="000000"/>
                <w:sz w:val="16"/>
                <w:szCs w:val="16"/>
                <w:rPrChange w:id="5001" w:author="Ademar Oliva Xavier Jr." w:date="2014-05-21T10:31:00Z">
                  <w:rPr>
                    <w:ins w:id="5002" w:author="Ademar Oliva Xavier Jr." w:date="2014-05-21T10:29:00Z"/>
                    <w:rFonts w:ascii="Calibri" w:hAnsi="Calibri"/>
                    <w:color w:val="000000"/>
                    <w:szCs w:val="22"/>
                  </w:rPr>
                </w:rPrChange>
              </w:rPr>
            </w:pPr>
            <w:ins w:id="5003" w:author="Ademar Oliva Xavier Jr." w:date="2014-05-21T10:29:00Z">
              <w:r w:rsidRPr="00AC393F">
                <w:rPr>
                  <w:rFonts w:ascii="Calibri" w:hAnsi="Calibri"/>
                  <w:color w:val="000000"/>
                  <w:sz w:val="16"/>
                  <w:szCs w:val="16"/>
                  <w:rPrChange w:id="5004"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
          <w:p w:rsidR="00AC393F" w:rsidRPr="00AC393F" w:rsidRDefault="00AC393F" w:rsidP="00AC393F">
            <w:pPr>
              <w:ind w:firstLine="0"/>
              <w:jc w:val="left"/>
              <w:rPr>
                <w:ins w:id="5005" w:author="Ademar Oliva Xavier Jr." w:date="2014-05-21T10:29:00Z"/>
                <w:rFonts w:ascii="Calibri" w:hAnsi="Calibri"/>
                <w:color w:val="000000"/>
                <w:sz w:val="16"/>
                <w:szCs w:val="16"/>
                <w:rPrChange w:id="5006" w:author="Ademar Oliva Xavier Jr." w:date="2014-05-21T10:31:00Z">
                  <w:rPr>
                    <w:ins w:id="5007" w:author="Ademar Oliva Xavier Jr." w:date="2014-05-21T10:29:00Z"/>
                    <w:rFonts w:ascii="Calibri" w:hAnsi="Calibri"/>
                    <w:color w:val="000000"/>
                    <w:szCs w:val="22"/>
                  </w:rPr>
                </w:rPrChange>
              </w:rPr>
            </w:pPr>
            <w:ins w:id="5008" w:author="Ademar Oliva Xavier Jr." w:date="2014-05-21T10:29:00Z">
              <w:r w:rsidRPr="00AC393F">
                <w:rPr>
                  <w:rFonts w:ascii="Calibri" w:hAnsi="Calibri"/>
                  <w:color w:val="000000"/>
                  <w:sz w:val="16"/>
                  <w:szCs w:val="16"/>
                  <w:rPrChange w:id="5009" w:author="Ademar Oliva Xavier Jr." w:date="2014-05-21T10:31:00Z">
                    <w:rPr>
                      <w:rFonts w:ascii="Calibri" w:hAnsi="Calibri"/>
                      <w:color w:val="000000"/>
                      <w:szCs w:val="22"/>
                    </w:rPr>
                  </w:rPrChange>
                </w:rPr>
                <w:t> </w:t>
              </w:r>
            </w:ins>
          </w:p>
        </w:tc>
      </w:tr>
      <w:tr w:rsidR="006600BE" w:rsidRPr="00AC393F" w:rsidTr="00AC393F">
        <w:trPr>
          <w:trHeight w:val="315"/>
          <w:ins w:id="5010" w:author="Ademar Oliva Xavier Jr." w:date="2014-05-21T10:29:00Z"/>
        </w:trPr>
        <w:tc>
          <w:tcPr>
            <w:tcW w:w="1703" w:type="pct"/>
            <w:tcBorders>
              <w:top w:val="nil"/>
              <w:left w:val="single" w:sz="8" w:space="0" w:color="auto"/>
              <w:bottom w:val="nil"/>
              <w:right w:val="nil"/>
            </w:tcBorders>
            <w:shd w:val="clear" w:color="auto" w:fill="auto"/>
            <w:vAlign w:val="center"/>
            <w:hideMark/>
          </w:tcPr>
          <w:p w:rsidR="00AC393F" w:rsidRPr="00AC393F" w:rsidRDefault="00AC393F" w:rsidP="00AC393F">
            <w:pPr>
              <w:ind w:firstLine="0"/>
              <w:jc w:val="left"/>
              <w:rPr>
                <w:ins w:id="5011" w:author="Ademar Oliva Xavier Jr." w:date="2014-05-21T10:29:00Z"/>
                <w:rFonts w:ascii="Arial" w:hAnsi="Arial" w:cs="Arial"/>
                <w:color w:val="000000"/>
                <w:sz w:val="16"/>
                <w:szCs w:val="16"/>
                <w:rPrChange w:id="5012" w:author="Ademar Oliva Xavier Jr." w:date="2014-05-21T10:31:00Z">
                  <w:rPr>
                    <w:ins w:id="5013" w:author="Ademar Oliva Xavier Jr." w:date="2014-05-21T10:29:00Z"/>
                    <w:rFonts w:ascii="Arial" w:hAnsi="Arial" w:cs="Arial"/>
                    <w:color w:val="000000"/>
                    <w:sz w:val="20"/>
                    <w:szCs w:val="20"/>
                  </w:rPr>
                </w:rPrChange>
              </w:rPr>
            </w:pPr>
            <w:ins w:id="5014" w:author="Ademar Oliva Xavier Jr." w:date="2014-05-21T10:29:00Z">
              <w:r w:rsidRPr="00AC393F">
                <w:rPr>
                  <w:rFonts w:ascii="Arial" w:hAnsi="Arial" w:cs="Arial"/>
                  <w:color w:val="000000"/>
                  <w:sz w:val="16"/>
                  <w:szCs w:val="16"/>
                  <w:rPrChange w:id="5015" w:author="Ademar Oliva Xavier Jr." w:date="2014-05-21T10:31:00Z">
                    <w:rPr>
                      <w:rFonts w:ascii="Arial" w:hAnsi="Arial" w:cs="Arial"/>
                      <w:color w:val="000000"/>
                      <w:sz w:val="20"/>
                      <w:szCs w:val="20"/>
                    </w:rPr>
                  </w:rPrChange>
                </w:rPr>
                <w:t xml:space="preserve">Prestação de </w:t>
              </w:r>
            </w:ins>
            <w:ins w:id="5016" w:author="Ademar Oliva Xavier Jr." w:date="2014-05-21T10:32:00Z">
              <w:r w:rsidRPr="00AC393F">
                <w:rPr>
                  <w:rFonts w:ascii="Arial" w:hAnsi="Arial" w:cs="Arial"/>
                  <w:color w:val="000000"/>
                  <w:sz w:val="16"/>
                  <w:szCs w:val="16"/>
                </w:rPr>
                <w:t>Serviço</w:t>
              </w:r>
            </w:ins>
            <w:ins w:id="5017" w:author="Ademar Oliva Xavier Jr." w:date="2014-05-21T10:29:00Z">
              <w:r w:rsidRPr="00AC393F">
                <w:rPr>
                  <w:rFonts w:ascii="Arial" w:hAnsi="Arial" w:cs="Arial"/>
                  <w:color w:val="000000"/>
                  <w:sz w:val="16"/>
                  <w:szCs w:val="16"/>
                  <w:rPrChange w:id="5018" w:author="Ademar Oliva Xavier Jr." w:date="2014-05-21T10:31:00Z">
                    <w:rPr>
                      <w:rFonts w:ascii="Arial" w:hAnsi="Arial" w:cs="Arial"/>
                      <w:color w:val="000000"/>
                      <w:sz w:val="20"/>
                      <w:szCs w:val="20"/>
                    </w:rPr>
                  </w:rPrChange>
                </w:rPr>
                <w:t xml:space="preserve"> de </w:t>
              </w:r>
            </w:ins>
            <w:ins w:id="5019" w:author="Ademar Oliva Xavier Jr." w:date="2014-05-21T10:32:00Z">
              <w:r w:rsidRPr="00AC393F">
                <w:rPr>
                  <w:rFonts w:ascii="Arial" w:hAnsi="Arial" w:cs="Arial"/>
                  <w:color w:val="000000"/>
                  <w:sz w:val="16"/>
                  <w:szCs w:val="16"/>
                </w:rPr>
                <w:t>comunicação</w:t>
              </w:r>
            </w:ins>
            <w:ins w:id="5020" w:author="Ademar Oliva Xavier Jr." w:date="2014-05-21T10:29:00Z">
              <w:r w:rsidRPr="00AC393F">
                <w:rPr>
                  <w:rFonts w:ascii="Arial" w:hAnsi="Arial" w:cs="Arial"/>
                  <w:color w:val="000000"/>
                  <w:sz w:val="16"/>
                  <w:szCs w:val="16"/>
                  <w:rPrChange w:id="5021" w:author="Ademar Oliva Xavier Jr." w:date="2014-05-21T10:31:00Z">
                    <w:rPr>
                      <w:rFonts w:ascii="Arial" w:hAnsi="Arial" w:cs="Arial"/>
                      <w:color w:val="000000"/>
                      <w:sz w:val="20"/>
                      <w:szCs w:val="20"/>
                    </w:rPr>
                  </w:rPrChange>
                </w:rPr>
                <w:t xml:space="preserve"> </w:t>
              </w:r>
            </w:ins>
          </w:p>
        </w:tc>
        <w:tc>
          <w:tcPr>
            <w:tcW w:w="137" w:type="pct"/>
            <w:tcBorders>
              <w:top w:val="nil"/>
              <w:left w:val="single" w:sz="4" w:space="0" w:color="auto"/>
              <w:bottom w:val="single" w:sz="4" w:space="0" w:color="auto"/>
              <w:right w:val="single" w:sz="4" w:space="0" w:color="auto"/>
            </w:tcBorders>
            <w:shd w:val="clear" w:color="auto" w:fill="auto"/>
            <w:noWrap/>
            <w:vAlign w:val="bottom"/>
            <w:hideMark/>
          </w:tcPr>
          <w:p w:rsidR="00AC393F" w:rsidRPr="00AC393F" w:rsidRDefault="00AC393F" w:rsidP="00AC393F">
            <w:pPr>
              <w:ind w:firstLine="0"/>
              <w:jc w:val="left"/>
              <w:rPr>
                <w:ins w:id="5022" w:author="Ademar Oliva Xavier Jr." w:date="2014-05-21T10:29:00Z"/>
                <w:rFonts w:ascii="Calibri" w:hAnsi="Calibri"/>
                <w:color w:val="000000"/>
                <w:sz w:val="16"/>
                <w:szCs w:val="16"/>
                <w:rPrChange w:id="5023" w:author="Ademar Oliva Xavier Jr." w:date="2014-05-21T10:31:00Z">
                  <w:rPr>
                    <w:ins w:id="5024" w:author="Ademar Oliva Xavier Jr." w:date="2014-05-21T10:29:00Z"/>
                    <w:rFonts w:ascii="Calibri" w:hAnsi="Calibri"/>
                    <w:color w:val="000000"/>
                    <w:szCs w:val="22"/>
                  </w:rPr>
                </w:rPrChange>
              </w:rPr>
            </w:pPr>
            <w:ins w:id="5025" w:author="Ademar Oliva Xavier Jr." w:date="2014-05-21T10:29:00Z">
              <w:r w:rsidRPr="00AC393F">
                <w:rPr>
                  <w:rFonts w:ascii="Calibri" w:hAnsi="Calibri"/>
                  <w:color w:val="000000"/>
                  <w:sz w:val="16"/>
                  <w:szCs w:val="16"/>
                  <w:rPrChange w:id="50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27" w:author="Ademar Oliva Xavier Jr." w:date="2014-05-21T10:29:00Z"/>
                <w:rFonts w:ascii="Calibri" w:hAnsi="Calibri"/>
                <w:color w:val="000000"/>
                <w:sz w:val="16"/>
                <w:szCs w:val="16"/>
                <w:rPrChange w:id="5028" w:author="Ademar Oliva Xavier Jr." w:date="2014-05-21T10:31:00Z">
                  <w:rPr>
                    <w:ins w:id="5029" w:author="Ademar Oliva Xavier Jr." w:date="2014-05-21T10:29:00Z"/>
                    <w:rFonts w:ascii="Calibri" w:hAnsi="Calibri"/>
                    <w:color w:val="000000"/>
                    <w:szCs w:val="22"/>
                  </w:rPr>
                </w:rPrChange>
              </w:rPr>
            </w:pPr>
            <w:ins w:id="5030" w:author="Ademar Oliva Xavier Jr." w:date="2014-05-21T10:29:00Z">
              <w:r w:rsidRPr="00AC393F">
                <w:rPr>
                  <w:rFonts w:ascii="Calibri" w:hAnsi="Calibri"/>
                  <w:color w:val="000000"/>
                  <w:sz w:val="16"/>
                  <w:szCs w:val="16"/>
                  <w:rPrChange w:id="50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32" w:author="Ademar Oliva Xavier Jr." w:date="2014-05-21T10:29:00Z"/>
                <w:rFonts w:ascii="Calibri" w:hAnsi="Calibri"/>
                <w:color w:val="000000"/>
                <w:sz w:val="16"/>
                <w:szCs w:val="16"/>
                <w:rPrChange w:id="5033" w:author="Ademar Oliva Xavier Jr." w:date="2014-05-21T10:31:00Z">
                  <w:rPr>
                    <w:ins w:id="5034" w:author="Ademar Oliva Xavier Jr." w:date="2014-05-21T10:29:00Z"/>
                    <w:rFonts w:ascii="Calibri" w:hAnsi="Calibri"/>
                    <w:color w:val="000000"/>
                    <w:szCs w:val="22"/>
                  </w:rPr>
                </w:rPrChange>
              </w:rPr>
            </w:pPr>
            <w:ins w:id="5035" w:author="Ademar Oliva Xavier Jr." w:date="2014-05-21T10:29:00Z">
              <w:r w:rsidRPr="00AC393F">
                <w:rPr>
                  <w:rFonts w:ascii="Calibri" w:hAnsi="Calibri"/>
                  <w:color w:val="000000"/>
                  <w:sz w:val="16"/>
                  <w:szCs w:val="16"/>
                  <w:rPrChange w:id="50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37" w:author="Ademar Oliva Xavier Jr." w:date="2014-05-21T10:29:00Z"/>
                <w:rFonts w:ascii="Calibri" w:hAnsi="Calibri"/>
                <w:color w:val="000000"/>
                <w:sz w:val="16"/>
                <w:szCs w:val="16"/>
                <w:rPrChange w:id="5038" w:author="Ademar Oliva Xavier Jr." w:date="2014-05-21T10:31:00Z">
                  <w:rPr>
                    <w:ins w:id="5039" w:author="Ademar Oliva Xavier Jr." w:date="2014-05-21T10:29:00Z"/>
                    <w:rFonts w:ascii="Calibri" w:hAnsi="Calibri"/>
                    <w:color w:val="000000"/>
                    <w:szCs w:val="22"/>
                  </w:rPr>
                </w:rPrChange>
              </w:rPr>
            </w:pPr>
            <w:ins w:id="5040" w:author="Ademar Oliva Xavier Jr." w:date="2014-05-21T10:29:00Z">
              <w:r w:rsidRPr="00AC393F">
                <w:rPr>
                  <w:rFonts w:ascii="Calibri" w:hAnsi="Calibri"/>
                  <w:color w:val="000000"/>
                  <w:sz w:val="16"/>
                  <w:szCs w:val="16"/>
                  <w:rPrChange w:id="50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42" w:author="Ademar Oliva Xavier Jr." w:date="2014-05-21T10:29:00Z"/>
                <w:rFonts w:ascii="Calibri" w:hAnsi="Calibri"/>
                <w:color w:val="000000"/>
                <w:sz w:val="16"/>
                <w:szCs w:val="16"/>
                <w:rPrChange w:id="5043" w:author="Ademar Oliva Xavier Jr." w:date="2014-05-21T10:31:00Z">
                  <w:rPr>
                    <w:ins w:id="5044" w:author="Ademar Oliva Xavier Jr." w:date="2014-05-21T10:29:00Z"/>
                    <w:rFonts w:ascii="Calibri" w:hAnsi="Calibri"/>
                    <w:color w:val="000000"/>
                    <w:szCs w:val="22"/>
                  </w:rPr>
                </w:rPrChange>
              </w:rPr>
            </w:pPr>
            <w:ins w:id="5045" w:author="Ademar Oliva Xavier Jr." w:date="2014-05-21T10:29:00Z">
              <w:r w:rsidRPr="00AC393F">
                <w:rPr>
                  <w:rFonts w:ascii="Calibri" w:hAnsi="Calibri"/>
                  <w:color w:val="000000"/>
                  <w:sz w:val="16"/>
                  <w:szCs w:val="16"/>
                  <w:rPrChange w:id="504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47" w:author="Ademar Oliva Xavier Jr." w:date="2014-05-21T10:29:00Z"/>
                <w:rFonts w:ascii="Calibri" w:hAnsi="Calibri"/>
                <w:color w:val="000000"/>
                <w:sz w:val="16"/>
                <w:szCs w:val="16"/>
                <w:rPrChange w:id="5048" w:author="Ademar Oliva Xavier Jr." w:date="2014-05-21T10:31:00Z">
                  <w:rPr>
                    <w:ins w:id="5049" w:author="Ademar Oliva Xavier Jr." w:date="2014-05-21T10:29:00Z"/>
                    <w:rFonts w:ascii="Calibri" w:hAnsi="Calibri"/>
                    <w:color w:val="000000"/>
                    <w:szCs w:val="22"/>
                  </w:rPr>
                </w:rPrChange>
              </w:rPr>
            </w:pPr>
            <w:ins w:id="5050" w:author="Ademar Oliva Xavier Jr." w:date="2014-05-21T10:29:00Z">
              <w:r w:rsidRPr="00AC393F">
                <w:rPr>
                  <w:rFonts w:ascii="Calibri" w:hAnsi="Calibri"/>
                  <w:color w:val="000000"/>
                  <w:sz w:val="16"/>
                  <w:szCs w:val="16"/>
                  <w:rPrChange w:id="505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52" w:author="Ademar Oliva Xavier Jr." w:date="2014-05-21T10:29:00Z"/>
                <w:rFonts w:ascii="Calibri" w:hAnsi="Calibri"/>
                <w:color w:val="000000"/>
                <w:sz w:val="16"/>
                <w:szCs w:val="16"/>
                <w:rPrChange w:id="5053" w:author="Ademar Oliva Xavier Jr." w:date="2014-05-21T10:31:00Z">
                  <w:rPr>
                    <w:ins w:id="5054" w:author="Ademar Oliva Xavier Jr." w:date="2014-05-21T10:29:00Z"/>
                    <w:rFonts w:ascii="Calibri" w:hAnsi="Calibri"/>
                    <w:color w:val="000000"/>
                    <w:szCs w:val="22"/>
                  </w:rPr>
                </w:rPrChange>
              </w:rPr>
            </w:pPr>
            <w:ins w:id="5055" w:author="Ademar Oliva Xavier Jr." w:date="2014-05-21T10:29:00Z">
              <w:r w:rsidRPr="00AC393F">
                <w:rPr>
                  <w:rFonts w:ascii="Calibri" w:hAnsi="Calibri"/>
                  <w:color w:val="000000"/>
                  <w:sz w:val="16"/>
                  <w:szCs w:val="16"/>
                  <w:rPrChange w:id="505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57" w:author="Ademar Oliva Xavier Jr." w:date="2014-05-21T10:29:00Z"/>
                <w:rFonts w:ascii="Calibri" w:hAnsi="Calibri"/>
                <w:color w:val="000000"/>
                <w:sz w:val="16"/>
                <w:szCs w:val="16"/>
                <w:rPrChange w:id="5058" w:author="Ademar Oliva Xavier Jr." w:date="2014-05-21T10:31:00Z">
                  <w:rPr>
                    <w:ins w:id="5059" w:author="Ademar Oliva Xavier Jr." w:date="2014-05-21T10:29:00Z"/>
                    <w:rFonts w:ascii="Calibri" w:hAnsi="Calibri"/>
                    <w:color w:val="000000"/>
                    <w:szCs w:val="22"/>
                  </w:rPr>
                </w:rPrChange>
              </w:rPr>
            </w:pPr>
            <w:ins w:id="5060" w:author="Ademar Oliva Xavier Jr." w:date="2014-05-21T10:29:00Z">
              <w:r w:rsidRPr="00AC393F">
                <w:rPr>
                  <w:rFonts w:ascii="Calibri" w:hAnsi="Calibri"/>
                  <w:color w:val="000000"/>
                  <w:sz w:val="16"/>
                  <w:szCs w:val="16"/>
                  <w:rPrChange w:id="506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62" w:author="Ademar Oliva Xavier Jr." w:date="2014-05-21T10:29:00Z"/>
                <w:rFonts w:ascii="Calibri" w:hAnsi="Calibri"/>
                <w:color w:val="000000"/>
                <w:sz w:val="16"/>
                <w:szCs w:val="16"/>
                <w:rPrChange w:id="5063" w:author="Ademar Oliva Xavier Jr." w:date="2014-05-21T10:31:00Z">
                  <w:rPr>
                    <w:ins w:id="5064" w:author="Ademar Oliva Xavier Jr." w:date="2014-05-21T10:29:00Z"/>
                    <w:rFonts w:ascii="Calibri" w:hAnsi="Calibri"/>
                    <w:color w:val="000000"/>
                    <w:szCs w:val="22"/>
                  </w:rPr>
                </w:rPrChange>
              </w:rPr>
            </w:pPr>
            <w:ins w:id="5065" w:author="Ademar Oliva Xavier Jr." w:date="2014-05-21T10:29:00Z">
              <w:r w:rsidRPr="00AC393F">
                <w:rPr>
                  <w:rFonts w:ascii="Calibri" w:hAnsi="Calibri"/>
                  <w:color w:val="000000"/>
                  <w:sz w:val="16"/>
                  <w:szCs w:val="16"/>
                  <w:rPrChange w:id="506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67" w:author="Ademar Oliva Xavier Jr." w:date="2014-05-21T10:29:00Z"/>
                <w:rFonts w:ascii="Calibri" w:hAnsi="Calibri"/>
                <w:color w:val="000000"/>
                <w:sz w:val="16"/>
                <w:szCs w:val="16"/>
                <w:rPrChange w:id="5068" w:author="Ademar Oliva Xavier Jr." w:date="2014-05-21T10:31:00Z">
                  <w:rPr>
                    <w:ins w:id="5069" w:author="Ademar Oliva Xavier Jr." w:date="2014-05-21T10:29:00Z"/>
                    <w:rFonts w:ascii="Calibri" w:hAnsi="Calibri"/>
                    <w:color w:val="000000"/>
                    <w:szCs w:val="22"/>
                  </w:rPr>
                </w:rPrChange>
              </w:rPr>
            </w:pPr>
            <w:ins w:id="5070" w:author="Ademar Oliva Xavier Jr." w:date="2014-05-21T10:29:00Z">
              <w:r w:rsidRPr="00AC393F">
                <w:rPr>
                  <w:rFonts w:ascii="Calibri" w:hAnsi="Calibri"/>
                  <w:color w:val="000000"/>
                  <w:sz w:val="16"/>
                  <w:szCs w:val="16"/>
                  <w:rPrChange w:id="50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72" w:author="Ademar Oliva Xavier Jr." w:date="2014-05-21T10:29:00Z"/>
                <w:rFonts w:ascii="Calibri" w:hAnsi="Calibri"/>
                <w:color w:val="000000"/>
                <w:sz w:val="16"/>
                <w:szCs w:val="16"/>
                <w:rPrChange w:id="5073" w:author="Ademar Oliva Xavier Jr." w:date="2014-05-21T10:31:00Z">
                  <w:rPr>
                    <w:ins w:id="5074" w:author="Ademar Oliva Xavier Jr." w:date="2014-05-21T10:29:00Z"/>
                    <w:rFonts w:ascii="Calibri" w:hAnsi="Calibri"/>
                    <w:color w:val="000000"/>
                    <w:szCs w:val="22"/>
                  </w:rPr>
                </w:rPrChange>
              </w:rPr>
            </w:pPr>
            <w:ins w:id="5075" w:author="Ademar Oliva Xavier Jr." w:date="2014-05-21T10:29:00Z">
              <w:r w:rsidRPr="00AC393F">
                <w:rPr>
                  <w:rFonts w:ascii="Calibri" w:hAnsi="Calibri"/>
                  <w:color w:val="000000"/>
                  <w:sz w:val="16"/>
                  <w:szCs w:val="16"/>
                  <w:rPrChange w:id="507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77" w:author="Ademar Oliva Xavier Jr." w:date="2014-05-21T10:29:00Z"/>
                <w:rFonts w:ascii="Calibri" w:hAnsi="Calibri"/>
                <w:color w:val="000000"/>
                <w:sz w:val="16"/>
                <w:szCs w:val="16"/>
                <w:rPrChange w:id="5078" w:author="Ademar Oliva Xavier Jr." w:date="2014-05-21T10:31:00Z">
                  <w:rPr>
                    <w:ins w:id="5079" w:author="Ademar Oliva Xavier Jr." w:date="2014-05-21T10:29:00Z"/>
                    <w:rFonts w:ascii="Calibri" w:hAnsi="Calibri"/>
                    <w:color w:val="000000"/>
                    <w:szCs w:val="22"/>
                  </w:rPr>
                </w:rPrChange>
              </w:rPr>
            </w:pPr>
            <w:ins w:id="5080" w:author="Ademar Oliva Xavier Jr." w:date="2014-05-21T10:29:00Z">
              <w:r w:rsidRPr="00AC393F">
                <w:rPr>
                  <w:rFonts w:ascii="Calibri" w:hAnsi="Calibri"/>
                  <w:color w:val="000000"/>
                  <w:sz w:val="16"/>
                  <w:szCs w:val="16"/>
                  <w:rPrChange w:id="50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82" w:author="Ademar Oliva Xavier Jr." w:date="2014-05-21T10:29:00Z"/>
                <w:rFonts w:ascii="Calibri" w:hAnsi="Calibri"/>
                <w:color w:val="000000"/>
                <w:sz w:val="16"/>
                <w:szCs w:val="16"/>
                <w:rPrChange w:id="5083" w:author="Ademar Oliva Xavier Jr." w:date="2014-05-21T10:31:00Z">
                  <w:rPr>
                    <w:ins w:id="5084" w:author="Ademar Oliva Xavier Jr." w:date="2014-05-21T10:29:00Z"/>
                    <w:rFonts w:ascii="Calibri" w:hAnsi="Calibri"/>
                    <w:color w:val="000000"/>
                    <w:szCs w:val="22"/>
                  </w:rPr>
                </w:rPrChange>
              </w:rPr>
            </w:pPr>
            <w:ins w:id="5085" w:author="Ademar Oliva Xavier Jr." w:date="2014-05-21T10:29:00Z">
              <w:r w:rsidRPr="00AC393F">
                <w:rPr>
                  <w:rFonts w:ascii="Calibri" w:hAnsi="Calibri"/>
                  <w:color w:val="000000"/>
                  <w:sz w:val="16"/>
                  <w:szCs w:val="16"/>
                  <w:rPrChange w:id="508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87" w:author="Ademar Oliva Xavier Jr." w:date="2014-05-21T10:29:00Z"/>
                <w:rFonts w:ascii="Calibri" w:hAnsi="Calibri"/>
                <w:color w:val="000000"/>
                <w:sz w:val="16"/>
                <w:szCs w:val="16"/>
                <w:rPrChange w:id="5088" w:author="Ademar Oliva Xavier Jr." w:date="2014-05-21T10:31:00Z">
                  <w:rPr>
                    <w:ins w:id="5089" w:author="Ademar Oliva Xavier Jr." w:date="2014-05-21T10:29:00Z"/>
                    <w:rFonts w:ascii="Calibri" w:hAnsi="Calibri"/>
                    <w:color w:val="000000"/>
                    <w:szCs w:val="22"/>
                  </w:rPr>
                </w:rPrChange>
              </w:rPr>
            </w:pPr>
            <w:ins w:id="5090" w:author="Ademar Oliva Xavier Jr." w:date="2014-05-21T10:29:00Z">
              <w:r w:rsidRPr="00AC393F">
                <w:rPr>
                  <w:rFonts w:ascii="Calibri" w:hAnsi="Calibri"/>
                  <w:color w:val="000000"/>
                  <w:sz w:val="16"/>
                  <w:szCs w:val="16"/>
                  <w:rPrChange w:id="509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92" w:author="Ademar Oliva Xavier Jr." w:date="2014-05-21T10:29:00Z"/>
                <w:rFonts w:ascii="Calibri" w:hAnsi="Calibri"/>
                <w:color w:val="000000"/>
                <w:sz w:val="16"/>
                <w:szCs w:val="16"/>
                <w:rPrChange w:id="5093" w:author="Ademar Oliva Xavier Jr." w:date="2014-05-21T10:31:00Z">
                  <w:rPr>
                    <w:ins w:id="5094" w:author="Ademar Oliva Xavier Jr." w:date="2014-05-21T10:29:00Z"/>
                    <w:rFonts w:ascii="Calibri" w:hAnsi="Calibri"/>
                    <w:color w:val="000000"/>
                    <w:szCs w:val="22"/>
                  </w:rPr>
                </w:rPrChange>
              </w:rPr>
            </w:pPr>
            <w:ins w:id="5095" w:author="Ademar Oliva Xavier Jr." w:date="2014-05-21T10:29:00Z">
              <w:r w:rsidRPr="00AC393F">
                <w:rPr>
                  <w:rFonts w:ascii="Calibri" w:hAnsi="Calibri"/>
                  <w:color w:val="000000"/>
                  <w:sz w:val="16"/>
                  <w:szCs w:val="16"/>
                  <w:rPrChange w:id="509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097" w:author="Ademar Oliva Xavier Jr." w:date="2014-05-21T10:29:00Z"/>
                <w:rFonts w:ascii="Calibri" w:hAnsi="Calibri"/>
                <w:color w:val="000000"/>
                <w:sz w:val="16"/>
                <w:szCs w:val="16"/>
                <w:rPrChange w:id="5098" w:author="Ademar Oliva Xavier Jr." w:date="2014-05-21T10:31:00Z">
                  <w:rPr>
                    <w:ins w:id="5099" w:author="Ademar Oliva Xavier Jr." w:date="2014-05-21T10:29:00Z"/>
                    <w:rFonts w:ascii="Calibri" w:hAnsi="Calibri"/>
                    <w:color w:val="000000"/>
                    <w:szCs w:val="22"/>
                  </w:rPr>
                </w:rPrChange>
              </w:rPr>
            </w:pPr>
            <w:ins w:id="5100" w:author="Ademar Oliva Xavier Jr." w:date="2014-05-21T10:29:00Z">
              <w:r w:rsidRPr="00AC393F">
                <w:rPr>
                  <w:rFonts w:ascii="Calibri" w:hAnsi="Calibri"/>
                  <w:color w:val="000000"/>
                  <w:sz w:val="16"/>
                  <w:szCs w:val="16"/>
                  <w:rPrChange w:id="510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02" w:author="Ademar Oliva Xavier Jr." w:date="2014-05-21T10:29:00Z"/>
                <w:rFonts w:ascii="Calibri" w:hAnsi="Calibri"/>
                <w:color w:val="000000"/>
                <w:sz w:val="16"/>
                <w:szCs w:val="16"/>
                <w:rPrChange w:id="5103" w:author="Ademar Oliva Xavier Jr." w:date="2014-05-21T10:31:00Z">
                  <w:rPr>
                    <w:ins w:id="5104" w:author="Ademar Oliva Xavier Jr." w:date="2014-05-21T10:29:00Z"/>
                    <w:rFonts w:ascii="Calibri" w:hAnsi="Calibri"/>
                    <w:color w:val="000000"/>
                    <w:szCs w:val="22"/>
                  </w:rPr>
                </w:rPrChange>
              </w:rPr>
            </w:pPr>
            <w:ins w:id="5105" w:author="Ademar Oliva Xavier Jr." w:date="2014-05-21T10:29:00Z">
              <w:r w:rsidRPr="00AC393F">
                <w:rPr>
                  <w:rFonts w:ascii="Calibri" w:hAnsi="Calibri"/>
                  <w:color w:val="000000"/>
                  <w:sz w:val="16"/>
                  <w:szCs w:val="16"/>
                  <w:rPrChange w:id="510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07" w:author="Ademar Oliva Xavier Jr." w:date="2014-05-21T10:29:00Z"/>
                <w:rFonts w:ascii="Calibri" w:hAnsi="Calibri"/>
                <w:color w:val="000000"/>
                <w:sz w:val="16"/>
                <w:szCs w:val="16"/>
                <w:rPrChange w:id="5108" w:author="Ademar Oliva Xavier Jr." w:date="2014-05-21T10:31:00Z">
                  <w:rPr>
                    <w:ins w:id="5109" w:author="Ademar Oliva Xavier Jr." w:date="2014-05-21T10:29:00Z"/>
                    <w:rFonts w:ascii="Calibri" w:hAnsi="Calibri"/>
                    <w:color w:val="000000"/>
                    <w:szCs w:val="22"/>
                  </w:rPr>
                </w:rPrChange>
              </w:rPr>
            </w:pPr>
            <w:ins w:id="5110" w:author="Ademar Oliva Xavier Jr." w:date="2014-05-21T10:29:00Z">
              <w:r w:rsidRPr="00AC393F">
                <w:rPr>
                  <w:rFonts w:ascii="Calibri" w:hAnsi="Calibri"/>
                  <w:color w:val="000000"/>
                  <w:sz w:val="16"/>
                  <w:szCs w:val="16"/>
                  <w:rPrChange w:id="51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12" w:author="Ademar Oliva Xavier Jr." w:date="2014-05-21T10:29:00Z"/>
                <w:rFonts w:ascii="Calibri" w:hAnsi="Calibri"/>
                <w:color w:val="000000"/>
                <w:sz w:val="16"/>
                <w:szCs w:val="16"/>
                <w:rPrChange w:id="5113" w:author="Ademar Oliva Xavier Jr." w:date="2014-05-21T10:31:00Z">
                  <w:rPr>
                    <w:ins w:id="5114" w:author="Ademar Oliva Xavier Jr." w:date="2014-05-21T10:29:00Z"/>
                    <w:rFonts w:ascii="Calibri" w:hAnsi="Calibri"/>
                    <w:color w:val="000000"/>
                    <w:szCs w:val="22"/>
                  </w:rPr>
                </w:rPrChange>
              </w:rPr>
            </w:pPr>
            <w:ins w:id="5115" w:author="Ademar Oliva Xavier Jr." w:date="2014-05-21T10:29:00Z">
              <w:r w:rsidRPr="00AC393F">
                <w:rPr>
                  <w:rFonts w:ascii="Calibri" w:hAnsi="Calibri"/>
                  <w:color w:val="000000"/>
                  <w:sz w:val="16"/>
                  <w:szCs w:val="16"/>
                  <w:rPrChange w:id="511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17" w:author="Ademar Oliva Xavier Jr." w:date="2014-05-21T10:29:00Z"/>
                <w:rFonts w:ascii="Calibri" w:hAnsi="Calibri"/>
                <w:color w:val="000000"/>
                <w:sz w:val="16"/>
                <w:szCs w:val="16"/>
                <w:rPrChange w:id="5118" w:author="Ademar Oliva Xavier Jr." w:date="2014-05-21T10:31:00Z">
                  <w:rPr>
                    <w:ins w:id="5119" w:author="Ademar Oliva Xavier Jr." w:date="2014-05-21T10:29:00Z"/>
                    <w:rFonts w:ascii="Calibri" w:hAnsi="Calibri"/>
                    <w:color w:val="000000"/>
                    <w:szCs w:val="22"/>
                  </w:rPr>
                </w:rPrChange>
              </w:rPr>
            </w:pPr>
            <w:ins w:id="5120" w:author="Ademar Oliva Xavier Jr." w:date="2014-05-21T10:29:00Z">
              <w:r w:rsidRPr="00AC393F">
                <w:rPr>
                  <w:rFonts w:ascii="Calibri" w:hAnsi="Calibri"/>
                  <w:color w:val="000000"/>
                  <w:sz w:val="16"/>
                  <w:szCs w:val="16"/>
                  <w:rPrChange w:id="512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22" w:author="Ademar Oliva Xavier Jr." w:date="2014-05-21T10:29:00Z"/>
                <w:rFonts w:ascii="Calibri" w:hAnsi="Calibri"/>
                <w:color w:val="000000"/>
                <w:sz w:val="16"/>
                <w:szCs w:val="16"/>
                <w:rPrChange w:id="5123" w:author="Ademar Oliva Xavier Jr." w:date="2014-05-21T10:31:00Z">
                  <w:rPr>
                    <w:ins w:id="5124" w:author="Ademar Oliva Xavier Jr." w:date="2014-05-21T10:29:00Z"/>
                    <w:rFonts w:ascii="Calibri" w:hAnsi="Calibri"/>
                    <w:color w:val="000000"/>
                    <w:szCs w:val="22"/>
                  </w:rPr>
                </w:rPrChange>
              </w:rPr>
            </w:pPr>
            <w:ins w:id="5125" w:author="Ademar Oliva Xavier Jr." w:date="2014-05-21T10:29:00Z">
              <w:r w:rsidRPr="00AC393F">
                <w:rPr>
                  <w:rFonts w:ascii="Calibri" w:hAnsi="Calibri"/>
                  <w:color w:val="000000"/>
                  <w:sz w:val="16"/>
                  <w:szCs w:val="16"/>
                  <w:rPrChange w:id="512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27" w:author="Ademar Oliva Xavier Jr." w:date="2014-05-21T10:29:00Z"/>
                <w:rFonts w:ascii="Calibri" w:hAnsi="Calibri"/>
                <w:color w:val="000000"/>
                <w:sz w:val="16"/>
                <w:szCs w:val="16"/>
                <w:rPrChange w:id="5128" w:author="Ademar Oliva Xavier Jr." w:date="2014-05-21T10:31:00Z">
                  <w:rPr>
                    <w:ins w:id="5129" w:author="Ademar Oliva Xavier Jr." w:date="2014-05-21T10:29:00Z"/>
                    <w:rFonts w:ascii="Calibri" w:hAnsi="Calibri"/>
                    <w:color w:val="000000"/>
                    <w:szCs w:val="22"/>
                  </w:rPr>
                </w:rPrChange>
              </w:rPr>
            </w:pPr>
            <w:ins w:id="5130" w:author="Ademar Oliva Xavier Jr." w:date="2014-05-21T10:29:00Z">
              <w:r w:rsidRPr="00AC393F">
                <w:rPr>
                  <w:rFonts w:ascii="Calibri" w:hAnsi="Calibri"/>
                  <w:color w:val="000000"/>
                  <w:sz w:val="16"/>
                  <w:szCs w:val="16"/>
                  <w:rPrChange w:id="513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C4D79B"/>
            <w:noWrap/>
            <w:vAlign w:val="bottom"/>
            <w:hideMark/>
          </w:tcPr>
          <w:p w:rsidR="00AC393F" w:rsidRPr="00AC393F" w:rsidRDefault="00AC393F" w:rsidP="00AC393F">
            <w:pPr>
              <w:ind w:firstLine="0"/>
              <w:jc w:val="left"/>
              <w:rPr>
                <w:ins w:id="5132" w:author="Ademar Oliva Xavier Jr." w:date="2014-05-21T10:29:00Z"/>
                <w:rFonts w:ascii="Calibri" w:hAnsi="Calibri"/>
                <w:color w:val="000000"/>
                <w:sz w:val="16"/>
                <w:szCs w:val="16"/>
                <w:rPrChange w:id="5133" w:author="Ademar Oliva Xavier Jr." w:date="2014-05-21T10:31:00Z">
                  <w:rPr>
                    <w:ins w:id="5134" w:author="Ademar Oliva Xavier Jr." w:date="2014-05-21T10:29:00Z"/>
                    <w:rFonts w:ascii="Calibri" w:hAnsi="Calibri"/>
                    <w:color w:val="000000"/>
                    <w:szCs w:val="22"/>
                  </w:rPr>
                </w:rPrChange>
              </w:rPr>
            </w:pPr>
            <w:ins w:id="5135" w:author="Ademar Oliva Xavier Jr." w:date="2014-05-21T10:29:00Z">
              <w:r w:rsidRPr="00AC393F">
                <w:rPr>
                  <w:rFonts w:ascii="Calibri" w:hAnsi="Calibri"/>
                  <w:color w:val="000000"/>
                  <w:sz w:val="16"/>
                  <w:szCs w:val="16"/>
                  <w:rPrChange w:id="5136"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000000" w:fill="C4D79B"/>
            <w:noWrap/>
            <w:vAlign w:val="bottom"/>
            <w:hideMark/>
          </w:tcPr>
          <w:p w:rsidR="00AC393F" w:rsidRPr="00AC393F" w:rsidRDefault="00AC393F" w:rsidP="00AC393F">
            <w:pPr>
              <w:ind w:firstLine="0"/>
              <w:jc w:val="left"/>
              <w:rPr>
                <w:ins w:id="5137" w:author="Ademar Oliva Xavier Jr." w:date="2014-05-21T10:29:00Z"/>
                <w:rFonts w:ascii="Calibri" w:hAnsi="Calibri"/>
                <w:color w:val="000000"/>
                <w:sz w:val="16"/>
                <w:szCs w:val="16"/>
                <w:rPrChange w:id="5138" w:author="Ademar Oliva Xavier Jr." w:date="2014-05-21T10:31:00Z">
                  <w:rPr>
                    <w:ins w:id="5139" w:author="Ademar Oliva Xavier Jr." w:date="2014-05-21T10:29:00Z"/>
                    <w:rFonts w:ascii="Calibri" w:hAnsi="Calibri"/>
                    <w:color w:val="000000"/>
                    <w:szCs w:val="22"/>
                  </w:rPr>
                </w:rPrChange>
              </w:rPr>
            </w:pPr>
            <w:ins w:id="5140" w:author="Ademar Oliva Xavier Jr." w:date="2014-05-21T10:29:00Z">
              <w:r w:rsidRPr="00AC393F">
                <w:rPr>
                  <w:rFonts w:ascii="Calibri" w:hAnsi="Calibri"/>
                  <w:color w:val="000000"/>
                  <w:sz w:val="16"/>
                  <w:szCs w:val="16"/>
                  <w:rPrChange w:id="5141" w:author="Ademar Oliva Xavier Jr." w:date="2014-05-21T10:31:00Z">
                    <w:rPr>
                      <w:rFonts w:ascii="Calibri" w:hAnsi="Calibri"/>
                      <w:color w:val="000000"/>
                      <w:szCs w:val="22"/>
                    </w:rPr>
                  </w:rPrChange>
                </w:rPr>
                <w:t> </w:t>
              </w:r>
            </w:ins>
          </w:p>
        </w:tc>
      </w:tr>
      <w:tr w:rsidR="00AC393F" w:rsidRPr="00AC393F" w:rsidTr="00AC393F">
        <w:trPr>
          <w:trHeight w:val="315"/>
          <w:ins w:id="5142" w:author="Ademar Oliva Xavier Jr." w:date="2014-05-21T10:29:00Z"/>
          <w:trPrChange w:id="5143" w:author="Ademar Oliva Xavier Jr." w:date="2014-05-21T10:30:00Z">
            <w:trPr>
              <w:gridBefore w:val="1"/>
              <w:trHeight w:val="315"/>
            </w:trPr>
          </w:trPrChange>
        </w:trPr>
        <w:tc>
          <w:tcPr>
            <w:tcW w:w="5000" w:type="pct"/>
            <w:gridSpan w:val="25"/>
            <w:tcBorders>
              <w:top w:val="single" w:sz="8" w:space="0" w:color="auto"/>
              <w:left w:val="single" w:sz="8" w:space="0" w:color="auto"/>
              <w:bottom w:val="single" w:sz="8" w:space="0" w:color="auto"/>
              <w:right w:val="single" w:sz="8" w:space="0" w:color="000000"/>
            </w:tcBorders>
            <w:shd w:val="clear" w:color="auto" w:fill="auto"/>
            <w:vAlign w:val="center"/>
            <w:hideMark/>
            <w:tcPrChange w:id="5144" w:author="Ademar Oliva Xavier Jr." w:date="2014-05-21T10:30:00Z">
              <w:tcPr>
                <w:tcW w:w="16740" w:type="dxa"/>
                <w:gridSpan w:val="50"/>
                <w:tcBorders>
                  <w:top w:val="single" w:sz="8" w:space="0" w:color="auto"/>
                  <w:left w:val="single" w:sz="8" w:space="0" w:color="auto"/>
                  <w:bottom w:val="single" w:sz="8" w:space="0" w:color="auto"/>
                  <w:right w:val="single" w:sz="8" w:space="0" w:color="000000"/>
                </w:tcBorders>
                <w:shd w:val="clear" w:color="auto" w:fill="auto"/>
                <w:vAlign w:val="center"/>
                <w:hideMark/>
              </w:tcPr>
            </w:tcPrChange>
          </w:tcPr>
          <w:p w:rsidR="00AC393F" w:rsidRPr="00AC393F" w:rsidRDefault="00AC393F" w:rsidP="00AC393F">
            <w:pPr>
              <w:ind w:firstLine="0"/>
              <w:jc w:val="center"/>
              <w:rPr>
                <w:ins w:id="5145" w:author="Ademar Oliva Xavier Jr." w:date="2014-05-21T10:29:00Z"/>
                <w:rFonts w:ascii="Arial" w:hAnsi="Arial" w:cs="Arial"/>
                <w:color w:val="000000"/>
                <w:sz w:val="16"/>
                <w:szCs w:val="16"/>
                <w:rPrChange w:id="5146" w:author="Ademar Oliva Xavier Jr." w:date="2014-05-21T10:31:00Z">
                  <w:rPr>
                    <w:ins w:id="5147" w:author="Ademar Oliva Xavier Jr." w:date="2014-05-21T10:29:00Z"/>
                    <w:rFonts w:ascii="Arial" w:hAnsi="Arial" w:cs="Arial"/>
                    <w:color w:val="000000"/>
                    <w:sz w:val="20"/>
                    <w:szCs w:val="20"/>
                  </w:rPr>
                </w:rPrChange>
              </w:rPr>
            </w:pPr>
            <w:ins w:id="5148" w:author="Ademar Oliva Xavier Jr." w:date="2014-05-21T10:29:00Z">
              <w:r w:rsidRPr="00AC393F">
                <w:rPr>
                  <w:rFonts w:ascii="Arial" w:hAnsi="Arial" w:cs="Arial"/>
                  <w:color w:val="000000"/>
                  <w:sz w:val="16"/>
                  <w:szCs w:val="16"/>
                  <w:rPrChange w:id="5149" w:author="Ademar Oliva Xavier Jr." w:date="2014-05-21T10:31:00Z">
                    <w:rPr>
                      <w:rFonts w:ascii="Arial" w:hAnsi="Arial" w:cs="Arial"/>
                      <w:color w:val="000000"/>
                      <w:sz w:val="20"/>
                      <w:szCs w:val="20"/>
                    </w:rPr>
                  </w:rPrChange>
                </w:rPr>
                <w:t>Rastreamento</w:t>
              </w:r>
            </w:ins>
          </w:p>
        </w:tc>
      </w:tr>
      <w:tr w:rsidR="00AC393F" w:rsidRPr="00AC393F" w:rsidTr="00AC393F">
        <w:trPr>
          <w:trHeight w:val="300"/>
          <w:ins w:id="5150" w:author="Ademar Oliva Xavier Jr." w:date="2014-05-21T10:29:00Z"/>
          <w:trPrChange w:id="5151" w:author="Ademar Oliva Xavier Jr." w:date="2014-05-21T10:30:00Z">
            <w:trPr>
              <w:gridBefore w:val="1"/>
              <w:trHeight w:val="300"/>
            </w:trPr>
          </w:trPrChange>
        </w:trPr>
        <w:tc>
          <w:tcPr>
            <w:tcW w:w="1703" w:type="pct"/>
            <w:tcBorders>
              <w:top w:val="nil"/>
              <w:left w:val="single" w:sz="8" w:space="0" w:color="auto"/>
              <w:bottom w:val="nil"/>
              <w:right w:val="nil"/>
            </w:tcBorders>
            <w:shd w:val="clear" w:color="auto" w:fill="auto"/>
            <w:vAlign w:val="center"/>
            <w:hideMark/>
            <w:tcPrChange w:id="5152" w:author="Ademar Oliva Xavier Jr." w:date="2014-05-21T10:30:00Z">
              <w:tcPr>
                <w:tcW w:w="5700" w:type="dxa"/>
                <w:gridSpan w:val="14"/>
                <w:tcBorders>
                  <w:top w:val="nil"/>
                  <w:left w:val="single" w:sz="8" w:space="0" w:color="auto"/>
                  <w:bottom w:val="nil"/>
                  <w:right w:val="nil"/>
                </w:tcBorders>
                <w:shd w:val="clear" w:color="auto" w:fill="auto"/>
                <w:vAlign w:val="center"/>
                <w:hideMark/>
              </w:tcPr>
            </w:tcPrChange>
          </w:tcPr>
          <w:p w:rsidR="00AC393F" w:rsidRPr="00AC393F" w:rsidRDefault="00AC393F" w:rsidP="00AC393F">
            <w:pPr>
              <w:ind w:firstLine="0"/>
              <w:jc w:val="left"/>
              <w:rPr>
                <w:ins w:id="5153" w:author="Ademar Oliva Xavier Jr." w:date="2014-05-21T10:29:00Z"/>
                <w:rFonts w:ascii="Arial" w:hAnsi="Arial" w:cs="Arial"/>
                <w:color w:val="000000"/>
                <w:sz w:val="16"/>
                <w:szCs w:val="16"/>
                <w:rPrChange w:id="5154" w:author="Ademar Oliva Xavier Jr." w:date="2014-05-21T10:31:00Z">
                  <w:rPr>
                    <w:ins w:id="5155" w:author="Ademar Oliva Xavier Jr." w:date="2014-05-21T10:29:00Z"/>
                    <w:rFonts w:ascii="Arial" w:hAnsi="Arial" w:cs="Arial"/>
                    <w:color w:val="000000"/>
                    <w:sz w:val="20"/>
                    <w:szCs w:val="20"/>
                  </w:rPr>
                </w:rPrChange>
              </w:rPr>
            </w:pPr>
            <w:ins w:id="5156" w:author="Ademar Oliva Xavier Jr." w:date="2014-05-21T10:29:00Z">
              <w:r w:rsidRPr="00AC393F">
                <w:rPr>
                  <w:rFonts w:ascii="Arial" w:hAnsi="Arial" w:cs="Arial"/>
                  <w:color w:val="000000"/>
                  <w:sz w:val="16"/>
                  <w:szCs w:val="16"/>
                  <w:rPrChange w:id="5157" w:author="Ademar Oliva Xavier Jr." w:date="2014-05-21T10:31:00Z">
                    <w:rPr>
                      <w:rFonts w:ascii="Arial" w:hAnsi="Arial" w:cs="Arial"/>
                      <w:color w:val="000000"/>
                      <w:sz w:val="20"/>
                      <w:szCs w:val="20"/>
                    </w:rPr>
                  </w:rPrChange>
                </w:rPr>
                <w:t>Fornecimento</w:t>
              </w:r>
            </w:ins>
          </w:p>
        </w:tc>
        <w:tc>
          <w:tcPr>
            <w:tcW w:w="137" w:type="pct"/>
            <w:tcBorders>
              <w:top w:val="nil"/>
              <w:left w:val="single" w:sz="4" w:space="0" w:color="auto"/>
              <w:bottom w:val="single" w:sz="4" w:space="0" w:color="auto"/>
              <w:right w:val="single" w:sz="4" w:space="0" w:color="auto"/>
            </w:tcBorders>
            <w:shd w:val="clear" w:color="auto" w:fill="auto"/>
            <w:noWrap/>
            <w:vAlign w:val="bottom"/>
            <w:hideMark/>
            <w:tcPrChange w:id="5158" w:author="Ademar Oliva Xavier Jr." w:date="2014-05-21T10:30:00Z">
              <w:tcPr>
                <w:tcW w:w="460" w:type="dxa"/>
                <w:gridSpan w:val="3"/>
                <w:tcBorders>
                  <w:top w:val="nil"/>
                  <w:left w:val="single" w:sz="4" w:space="0" w:color="auto"/>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159" w:author="Ademar Oliva Xavier Jr." w:date="2014-05-21T10:29:00Z"/>
                <w:rFonts w:ascii="Calibri" w:hAnsi="Calibri"/>
                <w:color w:val="000000"/>
                <w:sz w:val="16"/>
                <w:szCs w:val="16"/>
                <w:rPrChange w:id="5160" w:author="Ademar Oliva Xavier Jr." w:date="2014-05-21T10:31:00Z">
                  <w:rPr>
                    <w:ins w:id="5161" w:author="Ademar Oliva Xavier Jr." w:date="2014-05-21T10:29:00Z"/>
                    <w:rFonts w:ascii="Calibri" w:hAnsi="Calibri"/>
                    <w:color w:val="000000"/>
                    <w:szCs w:val="22"/>
                  </w:rPr>
                </w:rPrChange>
              </w:rPr>
            </w:pPr>
            <w:ins w:id="5162" w:author="Ademar Oliva Xavier Jr." w:date="2014-05-21T10:29:00Z">
              <w:r w:rsidRPr="00AC393F">
                <w:rPr>
                  <w:rFonts w:ascii="Calibri" w:hAnsi="Calibri"/>
                  <w:color w:val="000000"/>
                  <w:sz w:val="16"/>
                  <w:szCs w:val="16"/>
                  <w:rPrChange w:id="516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95B3D7"/>
            <w:noWrap/>
            <w:vAlign w:val="bottom"/>
            <w:hideMark/>
            <w:tcPrChange w:id="5164" w:author="Ademar Oliva Xavier Jr." w:date="2014-05-21T10:30:00Z">
              <w:tcPr>
                <w:tcW w:w="460" w:type="dxa"/>
                <w:gridSpan w:val="2"/>
                <w:tcBorders>
                  <w:top w:val="nil"/>
                  <w:left w:val="nil"/>
                  <w:bottom w:val="single" w:sz="4" w:space="0" w:color="auto"/>
                  <w:right w:val="single" w:sz="4" w:space="0" w:color="auto"/>
                </w:tcBorders>
                <w:shd w:val="clear" w:color="000000" w:fill="95B3D7"/>
                <w:noWrap/>
                <w:vAlign w:val="bottom"/>
                <w:hideMark/>
              </w:tcPr>
            </w:tcPrChange>
          </w:tcPr>
          <w:p w:rsidR="00AC393F" w:rsidRPr="00AC393F" w:rsidRDefault="00AC393F" w:rsidP="00AC393F">
            <w:pPr>
              <w:ind w:firstLine="0"/>
              <w:jc w:val="left"/>
              <w:rPr>
                <w:ins w:id="5165" w:author="Ademar Oliva Xavier Jr." w:date="2014-05-21T10:29:00Z"/>
                <w:rFonts w:ascii="Calibri" w:hAnsi="Calibri"/>
                <w:color w:val="000000"/>
                <w:sz w:val="16"/>
                <w:szCs w:val="16"/>
                <w:rPrChange w:id="5166" w:author="Ademar Oliva Xavier Jr." w:date="2014-05-21T10:31:00Z">
                  <w:rPr>
                    <w:ins w:id="5167" w:author="Ademar Oliva Xavier Jr." w:date="2014-05-21T10:29:00Z"/>
                    <w:rFonts w:ascii="Calibri" w:hAnsi="Calibri"/>
                    <w:color w:val="000000"/>
                    <w:szCs w:val="22"/>
                  </w:rPr>
                </w:rPrChange>
              </w:rPr>
            </w:pPr>
            <w:ins w:id="5168" w:author="Ademar Oliva Xavier Jr." w:date="2014-05-21T10:29:00Z">
              <w:r w:rsidRPr="00AC393F">
                <w:rPr>
                  <w:rFonts w:ascii="Calibri" w:hAnsi="Calibri"/>
                  <w:color w:val="000000"/>
                  <w:sz w:val="16"/>
                  <w:szCs w:val="16"/>
                  <w:rPrChange w:id="516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000000" w:fill="95B3D7"/>
            <w:noWrap/>
            <w:vAlign w:val="bottom"/>
            <w:hideMark/>
            <w:tcPrChange w:id="5170" w:author="Ademar Oliva Xavier Jr." w:date="2014-05-21T10:30:00Z">
              <w:tcPr>
                <w:tcW w:w="460" w:type="dxa"/>
                <w:gridSpan w:val="3"/>
                <w:tcBorders>
                  <w:top w:val="nil"/>
                  <w:left w:val="nil"/>
                  <w:bottom w:val="single" w:sz="4" w:space="0" w:color="auto"/>
                  <w:right w:val="single" w:sz="4" w:space="0" w:color="auto"/>
                </w:tcBorders>
                <w:shd w:val="clear" w:color="000000" w:fill="95B3D7"/>
                <w:noWrap/>
                <w:vAlign w:val="bottom"/>
                <w:hideMark/>
              </w:tcPr>
            </w:tcPrChange>
          </w:tcPr>
          <w:p w:rsidR="00AC393F" w:rsidRPr="00AC393F" w:rsidRDefault="00AC393F" w:rsidP="00AC393F">
            <w:pPr>
              <w:ind w:firstLine="0"/>
              <w:jc w:val="left"/>
              <w:rPr>
                <w:ins w:id="5171" w:author="Ademar Oliva Xavier Jr." w:date="2014-05-21T10:29:00Z"/>
                <w:rFonts w:ascii="Calibri" w:hAnsi="Calibri"/>
                <w:color w:val="000000"/>
                <w:sz w:val="16"/>
                <w:szCs w:val="16"/>
                <w:rPrChange w:id="5172" w:author="Ademar Oliva Xavier Jr." w:date="2014-05-21T10:31:00Z">
                  <w:rPr>
                    <w:ins w:id="5173" w:author="Ademar Oliva Xavier Jr." w:date="2014-05-21T10:29:00Z"/>
                    <w:rFonts w:ascii="Calibri" w:hAnsi="Calibri"/>
                    <w:color w:val="000000"/>
                    <w:szCs w:val="22"/>
                  </w:rPr>
                </w:rPrChange>
              </w:rPr>
            </w:pPr>
            <w:ins w:id="5174" w:author="Ademar Oliva Xavier Jr." w:date="2014-05-21T10:29:00Z">
              <w:r w:rsidRPr="00AC393F">
                <w:rPr>
                  <w:rFonts w:ascii="Calibri" w:hAnsi="Calibri"/>
                  <w:color w:val="000000"/>
                  <w:sz w:val="16"/>
                  <w:szCs w:val="16"/>
                  <w:rPrChange w:id="517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176"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177" w:author="Ademar Oliva Xavier Jr." w:date="2014-05-21T10:29:00Z"/>
                <w:rFonts w:ascii="Calibri" w:hAnsi="Calibri"/>
                <w:color w:val="000000"/>
                <w:sz w:val="16"/>
                <w:szCs w:val="16"/>
                <w:rPrChange w:id="5178" w:author="Ademar Oliva Xavier Jr." w:date="2014-05-21T10:31:00Z">
                  <w:rPr>
                    <w:ins w:id="5179" w:author="Ademar Oliva Xavier Jr." w:date="2014-05-21T10:29:00Z"/>
                    <w:rFonts w:ascii="Calibri" w:hAnsi="Calibri"/>
                    <w:color w:val="000000"/>
                    <w:szCs w:val="22"/>
                  </w:rPr>
                </w:rPrChange>
              </w:rPr>
            </w:pPr>
            <w:ins w:id="5180" w:author="Ademar Oliva Xavier Jr." w:date="2014-05-21T10:29:00Z">
              <w:r w:rsidRPr="00AC393F">
                <w:rPr>
                  <w:rFonts w:ascii="Calibri" w:hAnsi="Calibri"/>
                  <w:color w:val="000000"/>
                  <w:sz w:val="16"/>
                  <w:szCs w:val="16"/>
                  <w:rPrChange w:id="518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182"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183" w:author="Ademar Oliva Xavier Jr." w:date="2014-05-21T10:29:00Z"/>
                <w:rFonts w:ascii="Calibri" w:hAnsi="Calibri"/>
                <w:color w:val="000000"/>
                <w:sz w:val="16"/>
                <w:szCs w:val="16"/>
                <w:rPrChange w:id="5184" w:author="Ademar Oliva Xavier Jr." w:date="2014-05-21T10:31:00Z">
                  <w:rPr>
                    <w:ins w:id="5185" w:author="Ademar Oliva Xavier Jr." w:date="2014-05-21T10:29:00Z"/>
                    <w:rFonts w:ascii="Calibri" w:hAnsi="Calibri"/>
                    <w:color w:val="000000"/>
                    <w:szCs w:val="22"/>
                  </w:rPr>
                </w:rPrChange>
              </w:rPr>
            </w:pPr>
            <w:ins w:id="5186" w:author="Ademar Oliva Xavier Jr." w:date="2014-05-21T10:29:00Z">
              <w:r w:rsidRPr="00AC393F">
                <w:rPr>
                  <w:rFonts w:ascii="Calibri" w:hAnsi="Calibri"/>
                  <w:color w:val="000000"/>
                  <w:sz w:val="16"/>
                  <w:szCs w:val="16"/>
                  <w:rPrChange w:id="518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188"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189" w:author="Ademar Oliva Xavier Jr." w:date="2014-05-21T10:29:00Z"/>
                <w:rFonts w:ascii="Calibri" w:hAnsi="Calibri"/>
                <w:color w:val="000000"/>
                <w:sz w:val="16"/>
                <w:szCs w:val="16"/>
                <w:rPrChange w:id="5190" w:author="Ademar Oliva Xavier Jr." w:date="2014-05-21T10:31:00Z">
                  <w:rPr>
                    <w:ins w:id="5191" w:author="Ademar Oliva Xavier Jr." w:date="2014-05-21T10:29:00Z"/>
                    <w:rFonts w:ascii="Calibri" w:hAnsi="Calibri"/>
                    <w:color w:val="000000"/>
                    <w:szCs w:val="22"/>
                  </w:rPr>
                </w:rPrChange>
              </w:rPr>
            </w:pPr>
            <w:ins w:id="5192" w:author="Ademar Oliva Xavier Jr." w:date="2014-05-21T10:29:00Z">
              <w:r w:rsidRPr="00AC393F">
                <w:rPr>
                  <w:rFonts w:ascii="Calibri" w:hAnsi="Calibri"/>
                  <w:color w:val="000000"/>
                  <w:sz w:val="16"/>
                  <w:szCs w:val="16"/>
                  <w:rPrChange w:id="519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194" w:author="Ademar Oliva Xavier Jr." w:date="2014-05-21T10:30:00Z">
              <w:tcPr>
                <w:tcW w:w="460" w:type="dxa"/>
                <w:gridSpan w:val="3"/>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195" w:author="Ademar Oliva Xavier Jr." w:date="2014-05-21T10:29:00Z"/>
                <w:rFonts w:ascii="Calibri" w:hAnsi="Calibri"/>
                <w:color w:val="000000"/>
                <w:sz w:val="16"/>
                <w:szCs w:val="16"/>
                <w:rPrChange w:id="5196" w:author="Ademar Oliva Xavier Jr." w:date="2014-05-21T10:31:00Z">
                  <w:rPr>
                    <w:ins w:id="5197" w:author="Ademar Oliva Xavier Jr." w:date="2014-05-21T10:29:00Z"/>
                    <w:rFonts w:ascii="Calibri" w:hAnsi="Calibri"/>
                    <w:color w:val="000000"/>
                    <w:szCs w:val="22"/>
                  </w:rPr>
                </w:rPrChange>
              </w:rPr>
            </w:pPr>
            <w:ins w:id="5198" w:author="Ademar Oliva Xavier Jr." w:date="2014-05-21T10:29:00Z">
              <w:r w:rsidRPr="00AC393F">
                <w:rPr>
                  <w:rFonts w:ascii="Calibri" w:hAnsi="Calibri"/>
                  <w:color w:val="000000"/>
                  <w:sz w:val="16"/>
                  <w:szCs w:val="16"/>
                  <w:rPrChange w:id="519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00" w:author="Ademar Oliva Xavier Jr." w:date="2014-05-21T10:30:00Z">
              <w:tcPr>
                <w:tcW w:w="460" w:type="dxa"/>
                <w:gridSpan w:val="2"/>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01" w:author="Ademar Oliva Xavier Jr." w:date="2014-05-21T10:29:00Z"/>
                <w:rFonts w:ascii="Calibri" w:hAnsi="Calibri"/>
                <w:color w:val="000000"/>
                <w:sz w:val="16"/>
                <w:szCs w:val="16"/>
                <w:rPrChange w:id="5202" w:author="Ademar Oliva Xavier Jr." w:date="2014-05-21T10:31:00Z">
                  <w:rPr>
                    <w:ins w:id="5203" w:author="Ademar Oliva Xavier Jr." w:date="2014-05-21T10:29:00Z"/>
                    <w:rFonts w:ascii="Calibri" w:hAnsi="Calibri"/>
                    <w:color w:val="000000"/>
                    <w:szCs w:val="22"/>
                  </w:rPr>
                </w:rPrChange>
              </w:rPr>
            </w:pPr>
            <w:ins w:id="5204" w:author="Ademar Oliva Xavier Jr." w:date="2014-05-21T10:29:00Z">
              <w:r w:rsidRPr="00AC393F">
                <w:rPr>
                  <w:rFonts w:ascii="Calibri" w:hAnsi="Calibri"/>
                  <w:color w:val="000000"/>
                  <w:sz w:val="16"/>
                  <w:szCs w:val="16"/>
                  <w:rPrChange w:id="520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0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07" w:author="Ademar Oliva Xavier Jr." w:date="2014-05-21T10:29:00Z"/>
                <w:rFonts w:ascii="Calibri" w:hAnsi="Calibri"/>
                <w:color w:val="000000"/>
                <w:sz w:val="16"/>
                <w:szCs w:val="16"/>
                <w:rPrChange w:id="5208" w:author="Ademar Oliva Xavier Jr." w:date="2014-05-21T10:31:00Z">
                  <w:rPr>
                    <w:ins w:id="5209" w:author="Ademar Oliva Xavier Jr." w:date="2014-05-21T10:29:00Z"/>
                    <w:rFonts w:ascii="Calibri" w:hAnsi="Calibri"/>
                    <w:color w:val="000000"/>
                    <w:szCs w:val="22"/>
                  </w:rPr>
                </w:rPrChange>
              </w:rPr>
            </w:pPr>
            <w:ins w:id="5210" w:author="Ademar Oliva Xavier Jr." w:date="2014-05-21T10:29:00Z">
              <w:r w:rsidRPr="00AC393F">
                <w:rPr>
                  <w:rFonts w:ascii="Calibri" w:hAnsi="Calibri"/>
                  <w:color w:val="000000"/>
                  <w:sz w:val="16"/>
                  <w:szCs w:val="16"/>
                  <w:rPrChange w:id="521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1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13" w:author="Ademar Oliva Xavier Jr." w:date="2014-05-21T10:29:00Z"/>
                <w:rFonts w:ascii="Calibri" w:hAnsi="Calibri"/>
                <w:color w:val="000000"/>
                <w:sz w:val="16"/>
                <w:szCs w:val="16"/>
                <w:rPrChange w:id="5214" w:author="Ademar Oliva Xavier Jr." w:date="2014-05-21T10:31:00Z">
                  <w:rPr>
                    <w:ins w:id="5215" w:author="Ademar Oliva Xavier Jr." w:date="2014-05-21T10:29:00Z"/>
                    <w:rFonts w:ascii="Calibri" w:hAnsi="Calibri"/>
                    <w:color w:val="000000"/>
                    <w:szCs w:val="22"/>
                  </w:rPr>
                </w:rPrChange>
              </w:rPr>
            </w:pPr>
            <w:ins w:id="5216" w:author="Ademar Oliva Xavier Jr." w:date="2014-05-21T10:29:00Z">
              <w:r w:rsidRPr="00AC393F">
                <w:rPr>
                  <w:rFonts w:ascii="Calibri" w:hAnsi="Calibri"/>
                  <w:color w:val="000000"/>
                  <w:sz w:val="16"/>
                  <w:szCs w:val="16"/>
                  <w:rPrChange w:id="521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1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19" w:author="Ademar Oliva Xavier Jr." w:date="2014-05-21T10:29:00Z"/>
                <w:rFonts w:ascii="Calibri" w:hAnsi="Calibri"/>
                <w:color w:val="000000"/>
                <w:sz w:val="16"/>
                <w:szCs w:val="16"/>
                <w:rPrChange w:id="5220" w:author="Ademar Oliva Xavier Jr." w:date="2014-05-21T10:31:00Z">
                  <w:rPr>
                    <w:ins w:id="5221" w:author="Ademar Oliva Xavier Jr." w:date="2014-05-21T10:29:00Z"/>
                    <w:rFonts w:ascii="Calibri" w:hAnsi="Calibri"/>
                    <w:color w:val="000000"/>
                    <w:szCs w:val="22"/>
                  </w:rPr>
                </w:rPrChange>
              </w:rPr>
            </w:pPr>
            <w:ins w:id="5222" w:author="Ademar Oliva Xavier Jr." w:date="2014-05-21T10:29:00Z">
              <w:r w:rsidRPr="00AC393F">
                <w:rPr>
                  <w:rFonts w:ascii="Calibri" w:hAnsi="Calibri"/>
                  <w:color w:val="000000"/>
                  <w:sz w:val="16"/>
                  <w:szCs w:val="16"/>
                  <w:rPrChange w:id="522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2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25" w:author="Ademar Oliva Xavier Jr." w:date="2014-05-21T10:29:00Z"/>
                <w:rFonts w:ascii="Calibri" w:hAnsi="Calibri"/>
                <w:color w:val="000000"/>
                <w:sz w:val="16"/>
                <w:szCs w:val="16"/>
                <w:rPrChange w:id="5226" w:author="Ademar Oliva Xavier Jr." w:date="2014-05-21T10:31:00Z">
                  <w:rPr>
                    <w:ins w:id="5227" w:author="Ademar Oliva Xavier Jr." w:date="2014-05-21T10:29:00Z"/>
                    <w:rFonts w:ascii="Calibri" w:hAnsi="Calibri"/>
                    <w:color w:val="000000"/>
                    <w:szCs w:val="22"/>
                  </w:rPr>
                </w:rPrChange>
              </w:rPr>
            </w:pPr>
            <w:ins w:id="5228" w:author="Ademar Oliva Xavier Jr." w:date="2014-05-21T10:29:00Z">
              <w:r w:rsidRPr="00AC393F">
                <w:rPr>
                  <w:rFonts w:ascii="Calibri" w:hAnsi="Calibri"/>
                  <w:color w:val="000000"/>
                  <w:sz w:val="16"/>
                  <w:szCs w:val="16"/>
                  <w:rPrChange w:id="522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3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31" w:author="Ademar Oliva Xavier Jr." w:date="2014-05-21T10:29:00Z"/>
                <w:rFonts w:ascii="Calibri" w:hAnsi="Calibri"/>
                <w:color w:val="000000"/>
                <w:sz w:val="16"/>
                <w:szCs w:val="16"/>
                <w:rPrChange w:id="5232" w:author="Ademar Oliva Xavier Jr." w:date="2014-05-21T10:31:00Z">
                  <w:rPr>
                    <w:ins w:id="5233" w:author="Ademar Oliva Xavier Jr." w:date="2014-05-21T10:29:00Z"/>
                    <w:rFonts w:ascii="Calibri" w:hAnsi="Calibri"/>
                    <w:color w:val="000000"/>
                    <w:szCs w:val="22"/>
                  </w:rPr>
                </w:rPrChange>
              </w:rPr>
            </w:pPr>
            <w:ins w:id="5234" w:author="Ademar Oliva Xavier Jr." w:date="2014-05-21T10:29:00Z">
              <w:r w:rsidRPr="00AC393F">
                <w:rPr>
                  <w:rFonts w:ascii="Calibri" w:hAnsi="Calibri"/>
                  <w:color w:val="000000"/>
                  <w:sz w:val="16"/>
                  <w:szCs w:val="16"/>
                  <w:rPrChange w:id="523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3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37" w:author="Ademar Oliva Xavier Jr." w:date="2014-05-21T10:29:00Z"/>
                <w:rFonts w:ascii="Calibri" w:hAnsi="Calibri"/>
                <w:color w:val="000000"/>
                <w:sz w:val="16"/>
                <w:szCs w:val="16"/>
                <w:rPrChange w:id="5238" w:author="Ademar Oliva Xavier Jr." w:date="2014-05-21T10:31:00Z">
                  <w:rPr>
                    <w:ins w:id="5239" w:author="Ademar Oliva Xavier Jr." w:date="2014-05-21T10:29:00Z"/>
                    <w:rFonts w:ascii="Calibri" w:hAnsi="Calibri"/>
                    <w:color w:val="000000"/>
                    <w:szCs w:val="22"/>
                  </w:rPr>
                </w:rPrChange>
              </w:rPr>
            </w:pPr>
            <w:ins w:id="5240" w:author="Ademar Oliva Xavier Jr." w:date="2014-05-21T10:29:00Z">
              <w:r w:rsidRPr="00AC393F">
                <w:rPr>
                  <w:rFonts w:ascii="Calibri" w:hAnsi="Calibri"/>
                  <w:color w:val="000000"/>
                  <w:sz w:val="16"/>
                  <w:szCs w:val="16"/>
                  <w:rPrChange w:id="524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4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43" w:author="Ademar Oliva Xavier Jr." w:date="2014-05-21T10:29:00Z"/>
                <w:rFonts w:ascii="Calibri" w:hAnsi="Calibri"/>
                <w:color w:val="000000"/>
                <w:sz w:val="16"/>
                <w:szCs w:val="16"/>
                <w:rPrChange w:id="5244" w:author="Ademar Oliva Xavier Jr." w:date="2014-05-21T10:31:00Z">
                  <w:rPr>
                    <w:ins w:id="5245" w:author="Ademar Oliva Xavier Jr." w:date="2014-05-21T10:29:00Z"/>
                    <w:rFonts w:ascii="Calibri" w:hAnsi="Calibri"/>
                    <w:color w:val="000000"/>
                    <w:szCs w:val="22"/>
                  </w:rPr>
                </w:rPrChange>
              </w:rPr>
            </w:pPr>
            <w:ins w:id="5246" w:author="Ademar Oliva Xavier Jr." w:date="2014-05-21T10:29:00Z">
              <w:r w:rsidRPr="00AC393F">
                <w:rPr>
                  <w:rFonts w:ascii="Calibri" w:hAnsi="Calibri"/>
                  <w:color w:val="000000"/>
                  <w:sz w:val="16"/>
                  <w:szCs w:val="16"/>
                  <w:rPrChange w:id="524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4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49" w:author="Ademar Oliva Xavier Jr." w:date="2014-05-21T10:29:00Z"/>
                <w:rFonts w:ascii="Calibri" w:hAnsi="Calibri"/>
                <w:color w:val="000000"/>
                <w:sz w:val="16"/>
                <w:szCs w:val="16"/>
                <w:rPrChange w:id="5250" w:author="Ademar Oliva Xavier Jr." w:date="2014-05-21T10:31:00Z">
                  <w:rPr>
                    <w:ins w:id="5251" w:author="Ademar Oliva Xavier Jr." w:date="2014-05-21T10:29:00Z"/>
                    <w:rFonts w:ascii="Calibri" w:hAnsi="Calibri"/>
                    <w:color w:val="000000"/>
                    <w:szCs w:val="22"/>
                  </w:rPr>
                </w:rPrChange>
              </w:rPr>
            </w:pPr>
            <w:ins w:id="5252" w:author="Ademar Oliva Xavier Jr." w:date="2014-05-21T10:29:00Z">
              <w:r w:rsidRPr="00AC393F">
                <w:rPr>
                  <w:rFonts w:ascii="Calibri" w:hAnsi="Calibri"/>
                  <w:color w:val="000000"/>
                  <w:sz w:val="16"/>
                  <w:szCs w:val="16"/>
                  <w:rPrChange w:id="525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5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55" w:author="Ademar Oliva Xavier Jr." w:date="2014-05-21T10:29:00Z"/>
                <w:rFonts w:ascii="Calibri" w:hAnsi="Calibri"/>
                <w:color w:val="000000"/>
                <w:sz w:val="16"/>
                <w:szCs w:val="16"/>
                <w:rPrChange w:id="5256" w:author="Ademar Oliva Xavier Jr." w:date="2014-05-21T10:31:00Z">
                  <w:rPr>
                    <w:ins w:id="5257" w:author="Ademar Oliva Xavier Jr." w:date="2014-05-21T10:29:00Z"/>
                    <w:rFonts w:ascii="Calibri" w:hAnsi="Calibri"/>
                    <w:color w:val="000000"/>
                    <w:szCs w:val="22"/>
                  </w:rPr>
                </w:rPrChange>
              </w:rPr>
            </w:pPr>
            <w:ins w:id="5258" w:author="Ademar Oliva Xavier Jr." w:date="2014-05-21T10:29:00Z">
              <w:r w:rsidRPr="00AC393F">
                <w:rPr>
                  <w:rFonts w:ascii="Calibri" w:hAnsi="Calibri"/>
                  <w:color w:val="000000"/>
                  <w:sz w:val="16"/>
                  <w:szCs w:val="16"/>
                  <w:rPrChange w:id="525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6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61" w:author="Ademar Oliva Xavier Jr." w:date="2014-05-21T10:29:00Z"/>
                <w:rFonts w:ascii="Calibri" w:hAnsi="Calibri"/>
                <w:color w:val="000000"/>
                <w:sz w:val="16"/>
                <w:szCs w:val="16"/>
                <w:rPrChange w:id="5262" w:author="Ademar Oliva Xavier Jr." w:date="2014-05-21T10:31:00Z">
                  <w:rPr>
                    <w:ins w:id="5263" w:author="Ademar Oliva Xavier Jr." w:date="2014-05-21T10:29:00Z"/>
                    <w:rFonts w:ascii="Calibri" w:hAnsi="Calibri"/>
                    <w:color w:val="000000"/>
                    <w:szCs w:val="22"/>
                  </w:rPr>
                </w:rPrChange>
              </w:rPr>
            </w:pPr>
            <w:ins w:id="5264" w:author="Ademar Oliva Xavier Jr." w:date="2014-05-21T10:29:00Z">
              <w:r w:rsidRPr="00AC393F">
                <w:rPr>
                  <w:rFonts w:ascii="Calibri" w:hAnsi="Calibri"/>
                  <w:color w:val="000000"/>
                  <w:sz w:val="16"/>
                  <w:szCs w:val="16"/>
                  <w:rPrChange w:id="526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66"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67" w:author="Ademar Oliva Xavier Jr." w:date="2014-05-21T10:29:00Z"/>
                <w:rFonts w:ascii="Calibri" w:hAnsi="Calibri"/>
                <w:color w:val="000000"/>
                <w:sz w:val="16"/>
                <w:szCs w:val="16"/>
                <w:rPrChange w:id="5268" w:author="Ademar Oliva Xavier Jr." w:date="2014-05-21T10:31:00Z">
                  <w:rPr>
                    <w:ins w:id="5269" w:author="Ademar Oliva Xavier Jr." w:date="2014-05-21T10:29:00Z"/>
                    <w:rFonts w:ascii="Calibri" w:hAnsi="Calibri"/>
                    <w:color w:val="000000"/>
                    <w:szCs w:val="22"/>
                  </w:rPr>
                </w:rPrChange>
              </w:rPr>
            </w:pPr>
            <w:ins w:id="5270" w:author="Ademar Oliva Xavier Jr." w:date="2014-05-21T10:29:00Z">
              <w:r w:rsidRPr="00AC393F">
                <w:rPr>
                  <w:rFonts w:ascii="Calibri" w:hAnsi="Calibri"/>
                  <w:color w:val="000000"/>
                  <w:sz w:val="16"/>
                  <w:szCs w:val="16"/>
                  <w:rPrChange w:id="5271"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72"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73" w:author="Ademar Oliva Xavier Jr." w:date="2014-05-21T10:29:00Z"/>
                <w:rFonts w:ascii="Calibri" w:hAnsi="Calibri"/>
                <w:color w:val="000000"/>
                <w:sz w:val="16"/>
                <w:szCs w:val="16"/>
                <w:rPrChange w:id="5274" w:author="Ademar Oliva Xavier Jr." w:date="2014-05-21T10:31:00Z">
                  <w:rPr>
                    <w:ins w:id="5275" w:author="Ademar Oliva Xavier Jr." w:date="2014-05-21T10:29:00Z"/>
                    <w:rFonts w:ascii="Calibri" w:hAnsi="Calibri"/>
                    <w:color w:val="000000"/>
                    <w:szCs w:val="22"/>
                  </w:rPr>
                </w:rPrChange>
              </w:rPr>
            </w:pPr>
            <w:ins w:id="5276" w:author="Ademar Oliva Xavier Jr." w:date="2014-05-21T10:29:00Z">
              <w:r w:rsidRPr="00AC393F">
                <w:rPr>
                  <w:rFonts w:ascii="Calibri" w:hAnsi="Calibri"/>
                  <w:color w:val="000000"/>
                  <w:sz w:val="16"/>
                  <w:szCs w:val="16"/>
                  <w:rPrChange w:id="5277"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78"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79" w:author="Ademar Oliva Xavier Jr." w:date="2014-05-21T10:29:00Z"/>
                <w:rFonts w:ascii="Calibri" w:hAnsi="Calibri"/>
                <w:color w:val="000000"/>
                <w:sz w:val="16"/>
                <w:szCs w:val="16"/>
                <w:rPrChange w:id="5280" w:author="Ademar Oliva Xavier Jr." w:date="2014-05-21T10:31:00Z">
                  <w:rPr>
                    <w:ins w:id="5281" w:author="Ademar Oliva Xavier Jr." w:date="2014-05-21T10:29:00Z"/>
                    <w:rFonts w:ascii="Calibri" w:hAnsi="Calibri"/>
                    <w:color w:val="000000"/>
                    <w:szCs w:val="22"/>
                  </w:rPr>
                </w:rPrChange>
              </w:rPr>
            </w:pPr>
            <w:ins w:id="5282" w:author="Ademar Oliva Xavier Jr." w:date="2014-05-21T10:29:00Z">
              <w:r w:rsidRPr="00AC393F">
                <w:rPr>
                  <w:rFonts w:ascii="Calibri" w:hAnsi="Calibri"/>
                  <w:color w:val="000000"/>
                  <w:sz w:val="16"/>
                  <w:szCs w:val="16"/>
                  <w:rPrChange w:id="5283"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84"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85" w:author="Ademar Oliva Xavier Jr." w:date="2014-05-21T10:29:00Z"/>
                <w:rFonts w:ascii="Calibri" w:hAnsi="Calibri"/>
                <w:color w:val="000000"/>
                <w:sz w:val="16"/>
                <w:szCs w:val="16"/>
                <w:rPrChange w:id="5286" w:author="Ademar Oliva Xavier Jr." w:date="2014-05-21T10:31:00Z">
                  <w:rPr>
                    <w:ins w:id="5287" w:author="Ademar Oliva Xavier Jr." w:date="2014-05-21T10:29:00Z"/>
                    <w:rFonts w:ascii="Calibri" w:hAnsi="Calibri"/>
                    <w:color w:val="000000"/>
                    <w:szCs w:val="22"/>
                  </w:rPr>
                </w:rPrChange>
              </w:rPr>
            </w:pPr>
            <w:ins w:id="5288" w:author="Ademar Oliva Xavier Jr." w:date="2014-05-21T10:29:00Z">
              <w:r w:rsidRPr="00AC393F">
                <w:rPr>
                  <w:rFonts w:ascii="Calibri" w:hAnsi="Calibri"/>
                  <w:color w:val="000000"/>
                  <w:sz w:val="16"/>
                  <w:szCs w:val="16"/>
                  <w:rPrChange w:id="5289"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4" w:space="0" w:color="auto"/>
            </w:tcBorders>
            <w:shd w:val="clear" w:color="auto" w:fill="auto"/>
            <w:noWrap/>
            <w:vAlign w:val="bottom"/>
            <w:hideMark/>
            <w:tcPrChange w:id="5290" w:author="Ademar Oliva Xavier Jr." w:date="2014-05-21T10:30:00Z">
              <w:tcPr>
                <w:tcW w:w="460" w:type="dxa"/>
                <w:tcBorders>
                  <w:top w:val="nil"/>
                  <w:left w:val="nil"/>
                  <w:bottom w:val="single" w:sz="4" w:space="0" w:color="auto"/>
                  <w:right w:val="single" w:sz="4" w:space="0" w:color="auto"/>
                </w:tcBorders>
                <w:shd w:val="clear" w:color="auto" w:fill="auto"/>
                <w:noWrap/>
                <w:vAlign w:val="bottom"/>
                <w:hideMark/>
              </w:tcPr>
            </w:tcPrChange>
          </w:tcPr>
          <w:p w:rsidR="00AC393F" w:rsidRPr="00AC393F" w:rsidRDefault="00AC393F" w:rsidP="00AC393F">
            <w:pPr>
              <w:ind w:firstLine="0"/>
              <w:jc w:val="left"/>
              <w:rPr>
                <w:ins w:id="5291" w:author="Ademar Oliva Xavier Jr." w:date="2014-05-21T10:29:00Z"/>
                <w:rFonts w:ascii="Calibri" w:hAnsi="Calibri"/>
                <w:color w:val="000000"/>
                <w:sz w:val="16"/>
                <w:szCs w:val="16"/>
                <w:rPrChange w:id="5292" w:author="Ademar Oliva Xavier Jr." w:date="2014-05-21T10:31:00Z">
                  <w:rPr>
                    <w:ins w:id="5293" w:author="Ademar Oliva Xavier Jr." w:date="2014-05-21T10:29:00Z"/>
                    <w:rFonts w:ascii="Calibri" w:hAnsi="Calibri"/>
                    <w:color w:val="000000"/>
                    <w:szCs w:val="22"/>
                  </w:rPr>
                </w:rPrChange>
              </w:rPr>
            </w:pPr>
            <w:ins w:id="5294" w:author="Ademar Oliva Xavier Jr." w:date="2014-05-21T10:29:00Z">
              <w:r w:rsidRPr="00AC393F">
                <w:rPr>
                  <w:rFonts w:ascii="Calibri" w:hAnsi="Calibri"/>
                  <w:color w:val="000000"/>
                  <w:sz w:val="16"/>
                  <w:szCs w:val="16"/>
                  <w:rPrChange w:id="5295" w:author="Ademar Oliva Xavier Jr." w:date="2014-05-21T10:31:00Z">
                    <w:rPr>
                      <w:rFonts w:ascii="Calibri" w:hAnsi="Calibri"/>
                      <w:color w:val="000000"/>
                      <w:szCs w:val="22"/>
                    </w:rPr>
                  </w:rPrChange>
                </w:rPr>
                <w:t> </w:t>
              </w:r>
            </w:ins>
          </w:p>
        </w:tc>
        <w:tc>
          <w:tcPr>
            <w:tcW w:w="137" w:type="pct"/>
            <w:tcBorders>
              <w:top w:val="nil"/>
              <w:left w:val="nil"/>
              <w:bottom w:val="single" w:sz="4" w:space="0" w:color="auto"/>
              <w:right w:val="single" w:sz="8" w:space="0" w:color="auto"/>
            </w:tcBorders>
            <w:shd w:val="clear" w:color="auto" w:fill="auto"/>
            <w:noWrap/>
            <w:vAlign w:val="bottom"/>
            <w:hideMark/>
            <w:tcPrChange w:id="5296" w:author="Ademar Oliva Xavier Jr." w:date="2014-05-21T10:30:00Z">
              <w:tcPr>
                <w:tcW w:w="460" w:type="dxa"/>
                <w:tcBorders>
                  <w:top w:val="nil"/>
                  <w:left w:val="nil"/>
                  <w:bottom w:val="single" w:sz="4" w:space="0" w:color="auto"/>
                  <w:right w:val="single" w:sz="8" w:space="0" w:color="auto"/>
                </w:tcBorders>
                <w:shd w:val="clear" w:color="auto" w:fill="auto"/>
                <w:noWrap/>
                <w:vAlign w:val="bottom"/>
                <w:hideMark/>
              </w:tcPr>
            </w:tcPrChange>
          </w:tcPr>
          <w:p w:rsidR="00AC393F" w:rsidRPr="00AC393F" w:rsidRDefault="00AC393F" w:rsidP="00AC393F">
            <w:pPr>
              <w:ind w:firstLine="0"/>
              <w:jc w:val="left"/>
              <w:rPr>
                <w:ins w:id="5297" w:author="Ademar Oliva Xavier Jr." w:date="2014-05-21T10:29:00Z"/>
                <w:rFonts w:ascii="Calibri" w:hAnsi="Calibri"/>
                <w:color w:val="000000"/>
                <w:sz w:val="16"/>
                <w:szCs w:val="16"/>
                <w:rPrChange w:id="5298" w:author="Ademar Oliva Xavier Jr." w:date="2014-05-21T10:31:00Z">
                  <w:rPr>
                    <w:ins w:id="5299" w:author="Ademar Oliva Xavier Jr." w:date="2014-05-21T10:29:00Z"/>
                    <w:rFonts w:ascii="Calibri" w:hAnsi="Calibri"/>
                    <w:color w:val="000000"/>
                    <w:szCs w:val="22"/>
                  </w:rPr>
                </w:rPrChange>
              </w:rPr>
            </w:pPr>
            <w:ins w:id="5300" w:author="Ademar Oliva Xavier Jr." w:date="2014-05-21T10:29:00Z">
              <w:r w:rsidRPr="00AC393F">
                <w:rPr>
                  <w:rFonts w:ascii="Calibri" w:hAnsi="Calibri"/>
                  <w:color w:val="000000"/>
                  <w:sz w:val="16"/>
                  <w:szCs w:val="16"/>
                  <w:rPrChange w:id="5301" w:author="Ademar Oliva Xavier Jr." w:date="2014-05-21T10:31:00Z">
                    <w:rPr>
                      <w:rFonts w:ascii="Calibri" w:hAnsi="Calibri"/>
                      <w:color w:val="000000"/>
                      <w:szCs w:val="22"/>
                    </w:rPr>
                  </w:rPrChange>
                </w:rPr>
                <w:t> </w:t>
              </w:r>
            </w:ins>
          </w:p>
        </w:tc>
      </w:tr>
      <w:tr w:rsidR="00AC393F" w:rsidRPr="00AC393F" w:rsidTr="00AC393F">
        <w:trPr>
          <w:trHeight w:val="315"/>
          <w:ins w:id="5302" w:author="Ademar Oliva Xavier Jr." w:date="2014-05-21T10:29:00Z"/>
        </w:trPr>
        <w:tc>
          <w:tcPr>
            <w:tcW w:w="1703" w:type="pct"/>
            <w:tcBorders>
              <w:top w:val="nil"/>
              <w:left w:val="single" w:sz="8" w:space="0" w:color="auto"/>
              <w:bottom w:val="single" w:sz="8" w:space="0" w:color="auto"/>
              <w:right w:val="nil"/>
            </w:tcBorders>
            <w:shd w:val="clear" w:color="auto" w:fill="auto"/>
            <w:vAlign w:val="center"/>
            <w:hideMark/>
          </w:tcPr>
          <w:p w:rsidR="00AC393F" w:rsidRPr="00AC393F" w:rsidRDefault="00AC393F" w:rsidP="00AC393F">
            <w:pPr>
              <w:ind w:firstLine="0"/>
              <w:jc w:val="left"/>
              <w:rPr>
                <w:ins w:id="5303" w:author="Ademar Oliva Xavier Jr." w:date="2014-05-21T10:29:00Z"/>
                <w:rFonts w:ascii="Arial" w:hAnsi="Arial" w:cs="Arial"/>
                <w:color w:val="000000"/>
                <w:sz w:val="16"/>
                <w:szCs w:val="16"/>
                <w:rPrChange w:id="5304" w:author="Ademar Oliva Xavier Jr." w:date="2014-05-21T10:31:00Z">
                  <w:rPr>
                    <w:ins w:id="5305" w:author="Ademar Oliva Xavier Jr." w:date="2014-05-21T10:29:00Z"/>
                    <w:rFonts w:ascii="Arial" w:hAnsi="Arial" w:cs="Arial"/>
                    <w:color w:val="000000"/>
                    <w:sz w:val="20"/>
                    <w:szCs w:val="20"/>
                  </w:rPr>
                </w:rPrChange>
              </w:rPr>
            </w:pPr>
            <w:ins w:id="5306" w:author="Ademar Oliva Xavier Jr." w:date="2014-05-21T10:29:00Z">
              <w:r w:rsidRPr="00AC393F">
                <w:rPr>
                  <w:rFonts w:ascii="Arial" w:hAnsi="Arial" w:cs="Arial"/>
                  <w:color w:val="000000"/>
                  <w:sz w:val="16"/>
                  <w:szCs w:val="16"/>
                  <w:rPrChange w:id="5307" w:author="Ademar Oliva Xavier Jr." w:date="2014-05-21T10:31:00Z">
                    <w:rPr>
                      <w:rFonts w:ascii="Arial" w:hAnsi="Arial" w:cs="Arial"/>
                      <w:color w:val="000000"/>
                      <w:sz w:val="20"/>
                      <w:szCs w:val="20"/>
                    </w:rPr>
                  </w:rPrChange>
                </w:rPr>
                <w:t xml:space="preserve">Prestação de </w:t>
              </w:r>
            </w:ins>
            <w:ins w:id="5308" w:author="Ademar Oliva Xavier Jr." w:date="2014-05-21T10:32:00Z">
              <w:r w:rsidRPr="00AC393F">
                <w:rPr>
                  <w:rFonts w:ascii="Arial" w:hAnsi="Arial" w:cs="Arial"/>
                  <w:color w:val="000000"/>
                  <w:sz w:val="16"/>
                  <w:szCs w:val="16"/>
                </w:rPr>
                <w:t>serviço</w:t>
              </w:r>
            </w:ins>
            <w:ins w:id="5309" w:author="Ademar Oliva Xavier Jr." w:date="2014-05-21T10:29:00Z">
              <w:r w:rsidRPr="00AC393F">
                <w:rPr>
                  <w:rFonts w:ascii="Arial" w:hAnsi="Arial" w:cs="Arial"/>
                  <w:color w:val="000000"/>
                  <w:sz w:val="16"/>
                  <w:szCs w:val="16"/>
                  <w:rPrChange w:id="5310" w:author="Ademar Oliva Xavier Jr." w:date="2014-05-21T10:31:00Z">
                    <w:rPr>
                      <w:rFonts w:ascii="Arial" w:hAnsi="Arial" w:cs="Arial"/>
                      <w:color w:val="000000"/>
                      <w:sz w:val="20"/>
                      <w:szCs w:val="20"/>
                    </w:rPr>
                  </w:rPrChange>
                </w:rPr>
                <w:t xml:space="preserve"> de </w:t>
              </w:r>
            </w:ins>
            <w:ins w:id="5311" w:author="Ademar Oliva Xavier Jr." w:date="2014-05-21T10:32:00Z">
              <w:r w:rsidRPr="00AC393F">
                <w:rPr>
                  <w:rFonts w:ascii="Arial" w:hAnsi="Arial" w:cs="Arial"/>
                  <w:color w:val="000000"/>
                  <w:sz w:val="16"/>
                  <w:szCs w:val="16"/>
                </w:rPr>
                <w:t>comunicação</w:t>
              </w:r>
            </w:ins>
          </w:p>
        </w:tc>
        <w:tc>
          <w:tcPr>
            <w:tcW w:w="137" w:type="pct"/>
            <w:tcBorders>
              <w:top w:val="nil"/>
              <w:left w:val="single" w:sz="4" w:space="0" w:color="auto"/>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12" w:author="Ademar Oliva Xavier Jr." w:date="2014-05-21T10:29:00Z"/>
                <w:rFonts w:ascii="Calibri" w:hAnsi="Calibri"/>
                <w:color w:val="000000"/>
                <w:sz w:val="16"/>
                <w:szCs w:val="16"/>
                <w:rPrChange w:id="5313" w:author="Ademar Oliva Xavier Jr." w:date="2014-05-21T10:31:00Z">
                  <w:rPr>
                    <w:ins w:id="5314" w:author="Ademar Oliva Xavier Jr." w:date="2014-05-21T10:29:00Z"/>
                    <w:rFonts w:ascii="Calibri" w:hAnsi="Calibri"/>
                    <w:color w:val="000000"/>
                    <w:szCs w:val="22"/>
                  </w:rPr>
                </w:rPrChange>
              </w:rPr>
            </w:pPr>
            <w:ins w:id="5315" w:author="Ademar Oliva Xavier Jr." w:date="2014-05-21T10:29:00Z">
              <w:r w:rsidRPr="00AC393F">
                <w:rPr>
                  <w:rFonts w:ascii="Calibri" w:hAnsi="Calibri"/>
                  <w:color w:val="000000"/>
                  <w:sz w:val="16"/>
                  <w:szCs w:val="16"/>
                  <w:rPrChange w:id="531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17" w:author="Ademar Oliva Xavier Jr." w:date="2014-05-21T10:29:00Z"/>
                <w:rFonts w:ascii="Calibri" w:hAnsi="Calibri"/>
                <w:color w:val="000000"/>
                <w:sz w:val="16"/>
                <w:szCs w:val="16"/>
                <w:rPrChange w:id="5318" w:author="Ademar Oliva Xavier Jr." w:date="2014-05-21T10:31:00Z">
                  <w:rPr>
                    <w:ins w:id="5319" w:author="Ademar Oliva Xavier Jr." w:date="2014-05-21T10:29:00Z"/>
                    <w:rFonts w:ascii="Calibri" w:hAnsi="Calibri"/>
                    <w:color w:val="000000"/>
                    <w:szCs w:val="22"/>
                  </w:rPr>
                </w:rPrChange>
              </w:rPr>
            </w:pPr>
            <w:ins w:id="5320" w:author="Ademar Oliva Xavier Jr." w:date="2014-05-21T10:29:00Z">
              <w:r w:rsidRPr="00AC393F">
                <w:rPr>
                  <w:rFonts w:ascii="Calibri" w:hAnsi="Calibri"/>
                  <w:color w:val="000000"/>
                  <w:sz w:val="16"/>
                  <w:szCs w:val="16"/>
                  <w:rPrChange w:id="532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22" w:author="Ademar Oliva Xavier Jr." w:date="2014-05-21T10:29:00Z"/>
                <w:rFonts w:ascii="Calibri" w:hAnsi="Calibri"/>
                <w:color w:val="000000"/>
                <w:sz w:val="16"/>
                <w:szCs w:val="16"/>
                <w:rPrChange w:id="5323" w:author="Ademar Oliva Xavier Jr." w:date="2014-05-21T10:31:00Z">
                  <w:rPr>
                    <w:ins w:id="5324" w:author="Ademar Oliva Xavier Jr." w:date="2014-05-21T10:29:00Z"/>
                    <w:rFonts w:ascii="Calibri" w:hAnsi="Calibri"/>
                    <w:color w:val="000000"/>
                    <w:szCs w:val="22"/>
                  </w:rPr>
                </w:rPrChange>
              </w:rPr>
            </w:pPr>
            <w:ins w:id="5325" w:author="Ademar Oliva Xavier Jr." w:date="2014-05-21T10:29:00Z">
              <w:r w:rsidRPr="00AC393F">
                <w:rPr>
                  <w:rFonts w:ascii="Calibri" w:hAnsi="Calibri"/>
                  <w:color w:val="000000"/>
                  <w:sz w:val="16"/>
                  <w:szCs w:val="16"/>
                  <w:rPrChange w:id="532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27" w:author="Ademar Oliva Xavier Jr." w:date="2014-05-21T10:29:00Z"/>
                <w:rFonts w:ascii="Calibri" w:hAnsi="Calibri"/>
                <w:color w:val="000000"/>
                <w:sz w:val="16"/>
                <w:szCs w:val="16"/>
                <w:rPrChange w:id="5328" w:author="Ademar Oliva Xavier Jr." w:date="2014-05-21T10:31:00Z">
                  <w:rPr>
                    <w:ins w:id="5329" w:author="Ademar Oliva Xavier Jr." w:date="2014-05-21T10:29:00Z"/>
                    <w:rFonts w:ascii="Calibri" w:hAnsi="Calibri"/>
                    <w:color w:val="000000"/>
                    <w:szCs w:val="22"/>
                  </w:rPr>
                </w:rPrChange>
              </w:rPr>
            </w:pPr>
            <w:ins w:id="5330" w:author="Ademar Oliva Xavier Jr." w:date="2014-05-21T10:29:00Z">
              <w:r w:rsidRPr="00AC393F">
                <w:rPr>
                  <w:rFonts w:ascii="Calibri" w:hAnsi="Calibri"/>
                  <w:color w:val="000000"/>
                  <w:sz w:val="16"/>
                  <w:szCs w:val="16"/>
                  <w:rPrChange w:id="533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32" w:author="Ademar Oliva Xavier Jr." w:date="2014-05-21T10:29:00Z"/>
                <w:rFonts w:ascii="Calibri" w:hAnsi="Calibri"/>
                <w:color w:val="000000"/>
                <w:sz w:val="16"/>
                <w:szCs w:val="16"/>
                <w:rPrChange w:id="5333" w:author="Ademar Oliva Xavier Jr." w:date="2014-05-21T10:31:00Z">
                  <w:rPr>
                    <w:ins w:id="5334" w:author="Ademar Oliva Xavier Jr." w:date="2014-05-21T10:29:00Z"/>
                    <w:rFonts w:ascii="Calibri" w:hAnsi="Calibri"/>
                    <w:color w:val="000000"/>
                    <w:szCs w:val="22"/>
                  </w:rPr>
                </w:rPrChange>
              </w:rPr>
            </w:pPr>
            <w:ins w:id="5335" w:author="Ademar Oliva Xavier Jr." w:date="2014-05-21T10:29:00Z">
              <w:r w:rsidRPr="00AC393F">
                <w:rPr>
                  <w:rFonts w:ascii="Calibri" w:hAnsi="Calibri"/>
                  <w:color w:val="000000"/>
                  <w:sz w:val="16"/>
                  <w:szCs w:val="16"/>
                  <w:rPrChange w:id="533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37" w:author="Ademar Oliva Xavier Jr." w:date="2014-05-21T10:29:00Z"/>
                <w:rFonts w:ascii="Calibri" w:hAnsi="Calibri"/>
                <w:color w:val="000000"/>
                <w:sz w:val="16"/>
                <w:szCs w:val="16"/>
                <w:rPrChange w:id="5338" w:author="Ademar Oliva Xavier Jr." w:date="2014-05-21T10:31:00Z">
                  <w:rPr>
                    <w:ins w:id="5339" w:author="Ademar Oliva Xavier Jr." w:date="2014-05-21T10:29:00Z"/>
                    <w:rFonts w:ascii="Calibri" w:hAnsi="Calibri"/>
                    <w:color w:val="000000"/>
                    <w:szCs w:val="22"/>
                  </w:rPr>
                </w:rPrChange>
              </w:rPr>
            </w:pPr>
            <w:ins w:id="5340" w:author="Ademar Oliva Xavier Jr." w:date="2014-05-21T10:29:00Z">
              <w:r w:rsidRPr="00AC393F">
                <w:rPr>
                  <w:rFonts w:ascii="Calibri" w:hAnsi="Calibri"/>
                  <w:color w:val="000000"/>
                  <w:sz w:val="16"/>
                  <w:szCs w:val="16"/>
                  <w:rPrChange w:id="534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42" w:author="Ademar Oliva Xavier Jr." w:date="2014-05-21T10:29:00Z"/>
                <w:rFonts w:ascii="Calibri" w:hAnsi="Calibri"/>
                <w:color w:val="000000"/>
                <w:sz w:val="16"/>
                <w:szCs w:val="16"/>
                <w:rPrChange w:id="5343" w:author="Ademar Oliva Xavier Jr." w:date="2014-05-21T10:31:00Z">
                  <w:rPr>
                    <w:ins w:id="5344" w:author="Ademar Oliva Xavier Jr." w:date="2014-05-21T10:29:00Z"/>
                    <w:rFonts w:ascii="Calibri" w:hAnsi="Calibri"/>
                    <w:color w:val="000000"/>
                    <w:szCs w:val="22"/>
                  </w:rPr>
                </w:rPrChange>
              </w:rPr>
            </w:pPr>
            <w:ins w:id="5345" w:author="Ademar Oliva Xavier Jr." w:date="2014-05-21T10:29:00Z">
              <w:r w:rsidRPr="00AC393F">
                <w:rPr>
                  <w:rFonts w:ascii="Calibri" w:hAnsi="Calibri"/>
                  <w:color w:val="000000"/>
                  <w:sz w:val="16"/>
                  <w:szCs w:val="16"/>
                  <w:rPrChange w:id="534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47" w:author="Ademar Oliva Xavier Jr." w:date="2014-05-21T10:29:00Z"/>
                <w:rFonts w:ascii="Calibri" w:hAnsi="Calibri"/>
                <w:color w:val="000000"/>
                <w:sz w:val="16"/>
                <w:szCs w:val="16"/>
                <w:rPrChange w:id="5348" w:author="Ademar Oliva Xavier Jr." w:date="2014-05-21T10:31:00Z">
                  <w:rPr>
                    <w:ins w:id="5349" w:author="Ademar Oliva Xavier Jr." w:date="2014-05-21T10:29:00Z"/>
                    <w:rFonts w:ascii="Calibri" w:hAnsi="Calibri"/>
                    <w:color w:val="000000"/>
                    <w:szCs w:val="22"/>
                  </w:rPr>
                </w:rPrChange>
              </w:rPr>
            </w:pPr>
            <w:ins w:id="5350" w:author="Ademar Oliva Xavier Jr." w:date="2014-05-21T10:29:00Z">
              <w:r w:rsidRPr="00AC393F">
                <w:rPr>
                  <w:rFonts w:ascii="Calibri" w:hAnsi="Calibri"/>
                  <w:color w:val="000000"/>
                  <w:sz w:val="16"/>
                  <w:szCs w:val="16"/>
                  <w:rPrChange w:id="535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52" w:author="Ademar Oliva Xavier Jr." w:date="2014-05-21T10:29:00Z"/>
                <w:rFonts w:ascii="Calibri" w:hAnsi="Calibri"/>
                <w:color w:val="000000"/>
                <w:sz w:val="16"/>
                <w:szCs w:val="16"/>
                <w:rPrChange w:id="5353" w:author="Ademar Oliva Xavier Jr." w:date="2014-05-21T10:31:00Z">
                  <w:rPr>
                    <w:ins w:id="5354" w:author="Ademar Oliva Xavier Jr." w:date="2014-05-21T10:29:00Z"/>
                    <w:rFonts w:ascii="Calibri" w:hAnsi="Calibri"/>
                    <w:color w:val="000000"/>
                    <w:szCs w:val="22"/>
                  </w:rPr>
                </w:rPrChange>
              </w:rPr>
            </w:pPr>
            <w:ins w:id="5355" w:author="Ademar Oliva Xavier Jr." w:date="2014-05-21T10:29:00Z">
              <w:r w:rsidRPr="00AC393F">
                <w:rPr>
                  <w:rFonts w:ascii="Calibri" w:hAnsi="Calibri"/>
                  <w:color w:val="000000"/>
                  <w:sz w:val="16"/>
                  <w:szCs w:val="16"/>
                  <w:rPrChange w:id="535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57" w:author="Ademar Oliva Xavier Jr." w:date="2014-05-21T10:29:00Z"/>
                <w:rFonts w:ascii="Calibri" w:hAnsi="Calibri"/>
                <w:color w:val="000000"/>
                <w:sz w:val="16"/>
                <w:szCs w:val="16"/>
                <w:rPrChange w:id="5358" w:author="Ademar Oliva Xavier Jr." w:date="2014-05-21T10:31:00Z">
                  <w:rPr>
                    <w:ins w:id="5359" w:author="Ademar Oliva Xavier Jr." w:date="2014-05-21T10:29:00Z"/>
                    <w:rFonts w:ascii="Calibri" w:hAnsi="Calibri"/>
                    <w:color w:val="000000"/>
                    <w:szCs w:val="22"/>
                  </w:rPr>
                </w:rPrChange>
              </w:rPr>
            </w:pPr>
            <w:ins w:id="5360" w:author="Ademar Oliva Xavier Jr." w:date="2014-05-21T10:29:00Z">
              <w:r w:rsidRPr="00AC393F">
                <w:rPr>
                  <w:rFonts w:ascii="Calibri" w:hAnsi="Calibri"/>
                  <w:color w:val="000000"/>
                  <w:sz w:val="16"/>
                  <w:szCs w:val="16"/>
                  <w:rPrChange w:id="536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62" w:author="Ademar Oliva Xavier Jr." w:date="2014-05-21T10:29:00Z"/>
                <w:rFonts w:ascii="Calibri" w:hAnsi="Calibri"/>
                <w:color w:val="000000"/>
                <w:sz w:val="16"/>
                <w:szCs w:val="16"/>
                <w:rPrChange w:id="5363" w:author="Ademar Oliva Xavier Jr." w:date="2014-05-21T10:31:00Z">
                  <w:rPr>
                    <w:ins w:id="5364" w:author="Ademar Oliva Xavier Jr." w:date="2014-05-21T10:29:00Z"/>
                    <w:rFonts w:ascii="Calibri" w:hAnsi="Calibri"/>
                    <w:color w:val="000000"/>
                    <w:szCs w:val="22"/>
                  </w:rPr>
                </w:rPrChange>
              </w:rPr>
            </w:pPr>
            <w:ins w:id="5365" w:author="Ademar Oliva Xavier Jr." w:date="2014-05-21T10:29:00Z">
              <w:r w:rsidRPr="00AC393F">
                <w:rPr>
                  <w:rFonts w:ascii="Calibri" w:hAnsi="Calibri"/>
                  <w:color w:val="000000"/>
                  <w:sz w:val="16"/>
                  <w:szCs w:val="16"/>
                  <w:rPrChange w:id="536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67" w:author="Ademar Oliva Xavier Jr." w:date="2014-05-21T10:29:00Z"/>
                <w:rFonts w:ascii="Calibri" w:hAnsi="Calibri"/>
                <w:color w:val="000000"/>
                <w:sz w:val="16"/>
                <w:szCs w:val="16"/>
                <w:rPrChange w:id="5368" w:author="Ademar Oliva Xavier Jr." w:date="2014-05-21T10:31:00Z">
                  <w:rPr>
                    <w:ins w:id="5369" w:author="Ademar Oliva Xavier Jr." w:date="2014-05-21T10:29:00Z"/>
                    <w:rFonts w:ascii="Calibri" w:hAnsi="Calibri"/>
                    <w:color w:val="000000"/>
                    <w:szCs w:val="22"/>
                  </w:rPr>
                </w:rPrChange>
              </w:rPr>
            </w:pPr>
            <w:ins w:id="5370" w:author="Ademar Oliva Xavier Jr." w:date="2014-05-21T10:29:00Z">
              <w:r w:rsidRPr="00AC393F">
                <w:rPr>
                  <w:rFonts w:ascii="Calibri" w:hAnsi="Calibri"/>
                  <w:color w:val="000000"/>
                  <w:sz w:val="16"/>
                  <w:szCs w:val="16"/>
                  <w:rPrChange w:id="537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000000" w:fill="95B3D7"/>
            <w:noWrap/>
            <w:vAlign w:val="bottom"/>
            <w:hideMark/>
          </w:tcPr>
          <w:p w:rsidR="00AC393F" w:rsidRPr="00AC393F" w:rsidRDefault="00AC393F" w:rsidP="00AC393F">
            <w:pPr>
              <w:ind w:firstLine="0"/>
              <w:jc w:val="left"/>
              <w:rPr>
                <w:ins w:id="5372" w:author="Ademar Oliva Xavier Jr." w:date="2014-05-21T10:29:00Z"/>
                <w:rFonts w:ascii="Calibri" w:hAnsi="Calibri"/>
                <w:color w:val="000000"/>
                <w:sz w:val="16"/>
                <w:szCs w:val="16"/>
                <w:rPrChange w:id="5373" w:author="Ademar Oliva Xavier Jr." w:date="2014-05-21T10:31:00Z">
                  <w:rPr>
                    <w:ins w:id="5374" w:author="Ademar Oliva Xavier Jr." w:date="2014-05-21T10:29:00Z"/>
                    <w:rFonts w:ascii="Calibri" w:hAnsi="Calibri"/>
                    <w:color w:val="000000"/>
                    <w:szCs w:val="22"/>
                  </w:rPr>
                </w:rPrChange>
              </w:rPr>
            </w:pPr>
            <w:ins w:id="5375" w:author="Ademar Oliva Xavier Jr." w:date="2014-05-21T10:29:00Z">
              <w:r w:rsidRPr="00AC393F">
                <w:rPr>
                  <w:rFonts w:ascii="Calibri" w:hAnsi="Calibri"/>
                  <w:color w:val="000000"/>
                  <w:sz w:val="16"/>
                  <w:szCs w:val="16"/>
                  <w:rPrChange w:id="537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77" w:author="Ademar Oliva Xavier Jr." w:date="2014-05-21T10:29:00Z"/>
                <w:rFonts w:ascii="Calibri" w:hAnsi="Calibri"/>
                <w:color w:val="000000"/>
                <w:sz w:val="16"/>
                <w:szCs w:val="16"/>
                <w:rPrChange w:id="5378" w:author="Ademar Oliva Xavier Jr." w:date="2014-05-21T10:31:00Z">
                  <w:rPr>
                    <w:ins w:id="5379" w:author="Ademar Oliva Xavier Jr." w:date="2014-05-21T10:29:00Z"/>
                    <w:rFonts w:ascii="Calibri" w:hAnsi="Calibri"/>
                    <w:color w:val="000000"/>
                    <w:szCs w:val="22"/>
                  </w:rPr>
                </w:rPrChange>
              </w:rPr>
            </w:pPr>
            <w:ins w:id="5380" w:author="Ademar Oliva Xavier Jr." w:date="2014-05-21T10:29:00Z">
              <w:r w:rsidRPr="00AC393F">
                <w:rPr>
                  <w:rFonts w:ascii="Calibri" w:hAnsi="Calibri"/>
                  <w:color w:val="000000"/>
                  <w:sz w:val="16"/>
                  <w:szCs w:val="16"/>
                  <w:rPrChange w:id="538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82" w:author="Ademar Oliva Xavier Jr." w:date="2014-05-21T10:29:00Z"/>
                <w:rFonts w:ascii="Calibri" w:hAnsi="Calibri"/>
                <w:color w:val="000000"/>
                <w:sz w:val="16"/>
                <w:szCs w:val="16"/>
                <w:rPrChange w:id="5383" w:author="Ademar Oliva Xavier Jr." w:date="2014-05-21T10:31:00Z">
                  <w:rPr>
                    <w:ins w:id="5384" w:author="Ademar Oliva Xavier Jr." w:date="2014-05-21T10:29:00Z"/>
                    <w:rFonts w:ascii="Calibri" w:hAnsi="Calibri"/>
                    <w:color w:val="000000"/>
                    <w:szCs w:val="22"/>
                  </w:rPr>
                </w:rPrChange>
              </w:rPr>
            </w:pPr>
            <w:ins w:id="5385" w:author="Ademar Oliva Xavier Jr." w:date="2014-05-21T10:29:00Z">
              <w:r w:rsidRPr="00AC393F">
                <w:rPr>
                  <w:rFonts w:ascii="Calibri" w:hAnsi="Calibri"/>
                  <w:color w:val="000000"/>
                  <w:sz w:val="16"/>
                  <w:szCs w:val="16"/>
                  <w:rPrChange w:id="538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87" w:author="Ademar Oliva Xavier Jr." w:date="2014-05-21T10:29:00Z"/>
                <w:rFonts w:ascii="Calibri" w:hAnsi="Calibri"/>
                <w:color w:val="000000"/>
                <w:sz w:val="16"/>
                <w:szCs w:val="16"/>
                <w:rPrChange w:id="5388" w:author="Ademar Oliva Xavier Jr." w:date="2014-05-21T10:31:00Z">
                  <w:rPr>
                    <w:ins w:id="5389" w:author="Ademar Oliva Xavier Jr." w:date="2014-05-21T10:29:00Z"/>
                    <w:rFonts w:ascii="Calibri" w:hAnsi="Calibri"/>
                    <w:color w:val="000000"/>
                    <w:szCs w:val="22"/>
                  </w:rPr>
                </w:rPrChange>
              </w:rPr>
            </w:pPr>
            <w:ins w:id="5390" w:author="Ademar Oliva Xavier Jr." w:date="2014-05-21T10:29:00Z">
              <w:r w:rsidRPr="00AC393F">
                <w:rPr>
                  <w:rFonts w:ascii="Calibri" w:hAnsi="Calibri"/>
                  <w:color w:val="000000"/>
                  <w:sz w:val="16"/>
                  <w:szCs w:val="16"/>
                  <w:rPrChange w:id="539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92" w:author="Ademar Oliva Xavier Jr." w:date="2014-05-21T10:29:00Z"/>
                <w:rFonts w:ascii="Calibri" w:hAnsi="Calibri"/>
                <w:color w:val="000000"/>
                <w:sz w:val="16"/>
                <w:szCs w:val="16"/>
                <w:rPrChange w:id="5393" w:author="Ademar Oliva Xavier Jr." w:date="2014-05-21T10:31:00Z">
                  <w:rPr>
                    <w:ins w:id="5394" w:author="Ademar Oliva Xavier Jr." w:date="2014-05-21T10:29:00Z"/>
                    <w:rFonts w:ascii="Calibri" w:hAnsi="Calibri"/>
                    <w:color w:val="000000"/>
                    <w:szCs w:val="22"/>
                  </w:rPr>
                </w:rPrChange>
              </w:rPr>
            </w:pPr>
            <w:ins w:id="5395" w:author="Ademar Oliva Xavier Jr." w:date="2014-05-21T10:29:00Z">
              <w:r w:rsidRPr="00AC393F">
                <w:rPr>
                  <w:rFonts w:ascii="Calibri" w:hAnsi="Calibri"/>
                  <w:color w:val="000000"/>
                  <w:sz w:val="16"/>
                  <w:szCs w:val="16"/>
                  <w:rPrChange w:id="539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397" w:author="Ademar Oliva Xavier Jr." w:date="2014-05-21T10:29:00Z"/>
                <w:rFonts w:ascii="Calibri" w:hAnsi="Calibri"/>
                <w:color w:val="000000"/>
                <w:sz w:val="16"/>
                <w:szCs w:val="16"/>
                <w:rPrChange w:id="5398" w:author="Ademar Oliva Xavier Jr." w:date="2014-05-21T10:31:00Z">
                  <w:rPr>
                    <w:ins w:id="5399" w:author="Ademar Oliva Xavier Jr." w:date="2014-05-21T10:29:00Z"/>
                    <w:rFonts w:ascii="Calibri" w:hAnsi="Calibri"/>
                    <w:color w:val="000000"/>
                    <w:szCs w:val="22"/>
                  </w:rPr>
                </w:rPrChange>
              </w:rPr>
            </w:pPr>
            <w:ins w:id="5400" w:author="Ademar Oliva Xavier Jr." w:date="2014-05-21T10:29:00Z">
              <w:r w:rsidRPr="00AC393F">
                <w:rPr>
                  <w:rFonts w:ascii="Calibri" w:hAnsi="Calibri"/>
                  <w:color w:val="000000"/>
                  <w:sz w:val="16"/>
                  <w:szCs w:val="16"/>
                  <w:rPrChange w:id="540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402" w:author="Ademar Oliva Xavier Jr." w:date="2014-05-21T10:29:00Z"/>
                <w:rFonts w:ascii="Calibri" w:hAnsi="Calibri"/>
                <w:color w:val="000000"/>
                <w:sz w:val="16"/>
                <w:szCs w:val="16"/>
                <w:rPrChange w:id="5403" w:author="Ademar Oliva Xavier Jr." w:date="2014-05-21T10:31:00Z">
                  <w:rPr>
                    <w:ins w:id="5404" w:author="Ademar Oliva Xavier Jr." w:date="2014-05-21T10:29:00Z"/>
                    <w:rFonts w:ascii="Calibri" w:hAnsi="Calibri"/>
                    <w:color w:val="000000"/>
                    <w:szCs w:val="22"/>
                  </w:rPr>
                </w:rPrChange>
              </w:rPr>
            </w:pPr>
            <w:ins w:id="5405" w:author="Ademar Oliva Xavier Jr." w:date="2014-05-21T10:29:00Z">
              <w:r w:rsidRPr="00AC393F">
                <w:rPr>
                  <w:rFonts w:ascii="Calibri" w:hAnsi="Calibri"/>
                  <w:color w:val="000000"/>
                  <w:sz w:val="16"/>
                  <w:szCs w:val="16"/>
                  <w:rPrChange w:id="540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407" w:author="Ademar Oliva Xavier Jr." w:date="2014-05-21T10:29:00Z"/>
                <w:rFonts w:ascii="Calibri" w:hAnsi="Calibri"/>
                <w:color w:val="000000"/>
                <w:sz w:val="16"/>
                <w:szCs w:val="16"/>
                <w:rPrChange w:id="5408" w:author="Ademar Oliva Xavier Jr." w:date="2014-05-21T10:31:00Z">
                  <w:rPr>
                    <w:ins w:id="5409" w:author="Ademar Oliva Xavier Jr." w:date="2014-05-21T10:29:00Z"/>
                    <w:rFonts w:ascii="Calibri" w:hAnsi="Calibri"/>
                    <w:color w:val="000000"/>
                    <w:szCs w:val="22"/>
                  </w:rPr>
                </w:rPrChange>
              </w:rPr>
            </w:pPr>
            <w:ins w:id="5410" w:author="Ademar Oliva Xavier Jr." w:date="2014-05-21T10:29:00Z">
              <w:r w:rsidRPr="00AC393F">
                <w:rPr>
                  <w:rFonts w:ascii="Calibri" w:hAnsi="Calibri"/>
                  <w:color w:val="000000"/>
                  <w:sz w:val="16"/>
                  <w:szCs w:val="16"/>
                  <w:rPrChange w:id="541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412" w:author="Ademar Oliva Xavier Jr." w:date="2014-05-21T10:29:00Z"/>
                <w:rFonts w:ascii="Calibri" w:hAnsi="Calibri"/>
                <w:color w:val="000000"/>
                <w:sz w:val="16"/>
                <w:szCs w:val="16"/>
                <w:rPrChange w:id="5413" w:author="Ademar Oliva Xavier Jr." w:date="2014-05-21T10:31:00Z">
                  <w:rPr>
                    <w:ins w:id="5414" w:author="Ademar Oliva Xavier Jr." w:date="2014-05-21T10:29:00Z"/>
                    <w:rFonts w:ascii="Calibri" w:hAnsi="Calibri"/>
                    <w:color w:val="000000"/>
                    <w:szCs w:val="22"/>
                  </w:rPr>
                </w:rPrChange>
              </w:rPr>
            </w:pPr>
            <w:ins w:id="5415" w:author="Ademar Oliva Xavier Jr." w:date="2014-05-21T10:29:00Z">
              <w:r w:rsidRPr="00AC393F">
                <w:rPr>
                  <w:rFonts w:ascii="Calibri" w:hAnsi="Calibri"/>
                  <w:color w:val="000000"/>
                  <w:sz w:val="16"/>
                  <w:szCs w:val="16"/>
                  <w:rPrChange w:id="541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417" w:author="Ademar Oliva Xavier Jr." w:date="2014-05-21T10:29:00Z"/>
                <w:rFonts w:ascii="Calibri" w:hAnsi="Calibri"/>
                <w:color w:val="000000"/>
                <w:sz w:val="16"/>
                <w:szCs w:val="16"/>
                <w:rPrChange w:id="5418" w:author="Ademar Oliva Xavier Jr." w:date="2014-05-21T10:31:00Z">
                  <w:rPr>
                    <w:ins w:id="5419" w:author="Ademar Oliva Xavier Jr." w:date="2014-05-21T10:29:00Z"/>
                    <w:rFonts w:ascii="Calibri" w:hAnsi="Calibri"/>
                    <w:color w:val="000000"/>
                    <w:szCs w:val="22"/>
                  </w:rPr>
                </w:rPrChange>
              </w:rPr>
            </w:pPr>
            <w:ins w:id="5420" w:author="Ademar Oliva Xavier Jr." w:date="2014-05-21T10:29:00Z">
              <w:r w:rsidRPr="00AC393F">
                <w:rPr>
                  <w:rFonts w:ascii="Calibri" w:hAnsi="Calibri"/>
                  <w:color w:val="000000"/>
                  <w:sz w:val="16"/>
                  <w:szCs w:val="16"/>
                  <w:rPrChange w:id="5421"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4" w:space="0" w:color="auto"/>
            </w:tcBorders>
            <w:shd w:val="clear" w:color="auto" w:fill="auto"/>
            <w:noWrap/>
            <w:vAlign w:val="bottom"/>
            <w:hideMark/>
          </w:tcPr>
          <w:p w:rsidR="00AC393F" w:rsidRPr="00AC393F" w:rsidRDefault="00AC393F" w:rsidP="00AC393F">
            <w:pPr>
              <w:ind w:firstLine="0"/>
              <w:jc w:val="left"/>
              <w:rPr>
                <w:ins w:id="5422" w:author="Ademar Oliva Xavier Jr." w:date="2014-05-21T10:29:00Z"/>
                <w:rFonts w:ascii="Calibri" w:hAnsi="Calibri"/>
                <w:color w:val="000000"/>
                <w:sz w:val="16"/>
                <w:szCs w:val="16"/>
                <w:rPrChange w:id="5423" w:author="Ademar Oliva Xavier Jr." w:date="2014-05-21T10:31:00Z">
                  <w:rPr>
                    <w:ins w:id="5424" w:author="Ademar Oliva Xavier Jr." w:date="2014-05-21T10:29:00Z"/>
                    <w:rFonts w:ascii="Calibri" w:hAnsi="Calibri"/>
                    <w:color w:val="000000"/>
                    <w:szCs w:val="22"/>
                  </w:rPr>
                </w:rPrChange>
              </w:rPr>
            </w:pPr>
            <w:ins w:id="5425" w:author="Ademar Oliva Xavier Jr." w:date="2014-05-21T10:29:00Z">
              <w:r w:rsidRPr="00AC393F">
                <w:rPr>
                  <w:rFonts w:ascii="Calibri" w:hAnsi="Calibri"/>
                  <w:color w:val="000000"/>
                  <w:sz w:val="16"/>
                  <w:szCs w:val="16"/>
                  <w:rPrChange w:id="5426" w:author="Ademar Oliva Xavier Jr." w:date="2014-05-21T10:31:00Z">
                    <w:rPr>
                      <w:rFonts w:ascii="Calibri" w:hAnsi="Calibri"/>
                      <w:color w:val="000000"/>
                      <w:szCs w:val="22"/>
                    </w:rPr>
                  </w:rPrChange>
                </w:rPr>
                <w:t> </w:t>
              </w:r>
            </w:ins>
          </w:p>
        </w:tc>
        <w:tc>
          <w:tcPr>
            <w:tcW w:w="137" w:type="pct"/>
            <w:tcBorders>
              <w:top w:val="nil"/>
              <w:left w:val="nil"/>
              <w:bottom w:val="single" w:sz="8" w:space="0" w:color="auto"/>
              <w:right w:val="single" w:sz="8" w:space="0" w:color="auto"/>
            </w:tcBorders>
            <w:shd w:val="clear" w:color="auto" w:fill="auto"/>
            <w:noWrap/>
            <w:vAlign w:val="bottom"/>
            <w:hideMark/>
          </w:tcPr>
          <w:p w:rsidR="00AC393F" w:rsidRPr="00AC393F" w:rsidRDefault="00AC393F" w:rsidP="00AC393F">
            <w:pPr>
              <w:ind w:firstLine="0"/>
              <w:jc w:val="left"/>
              <w:rPr>
                <w:ins w:id="5427" w:author="Ademar Oliva Xavier Jr." w:date="2014-05-21T10:29:00Z"/>
                <w:rFonts w:ascii="Calibri" w:hAnsi="Calibri"/>
                <w:color w:val="000000"/>
                <w:sz w:val="16"/>
                <w:szCs w:val="16"/>
                <w:rPrChange w:id="5428" w:author="Ademar Oliva Xavier Jr." w:date="2014-05-21T10:31:00Z">
                  <w:rPr>
                    <w:ins w:id="5429" w:author="Ademar Oliva Xavier Jr." w:date="2014-05-21T10:29:00Z"/>
                    <w:rFonts w:ascii="Calibri" w:hAnsi="Calibri"/>
                    <w:color w:val="000000"/>
                    <w:szCs w:val="22"/>
                  </w:rPr>
                </w:rPrChange>
              </w:rPr>
            </w:pPr>
            <w:ins w:id="5430" w:author="Ademar Oliva Xavier Jr." w:date="2014-05-21T10:29:00Z">
              <w:r w:rsidRPr="00AC393F">
                <w:rPr>
                  <w:rFonts w:ascii="Calibri" w:hAnsi="Calibri"/>
                  <w:color w:val="000000"/>
                  <w:sz w:val="16"/>
                  <w:szCs w:val="16"/>
                  <w:rPrChange w:id="5431" w:author="Ademar Oliva Xavier Jr." w:date="2014-05-21T10:31:00Z">
                    <w:rPr>
                      <w:rFonts w:ascii="Calibri" w:hAnsi="Calibri"/>
                      <w:color w:val="000000"/>
                      <w:szCs w:val="22"/>
                    </w:rPr>
                  </w:rPrChange>
                </w:rPr>
                <w:t> </w:t>
              </w:r>
            </w:ins>
          </w:p>
        </w:tc>
      </w:tr>
    </w:tbl>
    <w:p w:rsidR="000A261B" w:rsidRPr="00D42B9C" w:rsidRDefault="000A261B">
      <w:pPr>
        <w:ind w:firstLine="0"/>
        <w:jc w:val="left"/>
        <w:rPr>
          <w:rFonts w:cs="Arial"/>
          <w:b/>
          <w:bCs/>
          <w:kern w:val="32"/>
          <w:szCs w:val="32"/>
        </w:rPr>
      </w:pPr>
      <w:r w:rsidRPr="00D42B9C">
        <w:br w:type="page"/>
      </w:r>
    </w:p>
    <w:p w:rsidR="00177424" w:rsidRPr="00D42B9C" w:rsidRDefault="009823B1" w:rsidP="009823B1">
      <w:pPr>
        <w:pStyle w:val="Ttulo1"/>
        <w:rPr>
          <w:color w:val="auto"/>
        </w:rPr>
      </w:pPr>
      <w:bookmarkStart w:id="5432" w:name="_Toc387884366"/>
      <w:r w:rsidRPr="00D42B9C">
        <w:rPr>
          <w:color w:val="auto"/>
        </w:rPr>
        <w:lastRenderedPageBreak/>
        <w:t>Especificação técnica</w:t>
      </w:r>
      <w:bookmarkEnd w:id="5432"/>
    </w:p>
    <w:p w:rsidR="00DD4E3C" w:rsidRPr="00D42B9C" w:rsidRDefault="00DD4E3C" w:rsidP="00DD4E3C">
      <w:pPr>
        <w:ind w:firstLine="0"/>
      </w:pPr>
    </w:p>
    <w:p w:rsidR="00763BA6" w:rsidRPr="00D42B9C" w:rsidRDefault="00763BA6" w:rsidP="00DD4E3C">
      <w:pPr>
        <w:pStyle w:val="Ttulo2"/>
        <w:rPr>
          <w:color w:val="auto"/>
        </w:rPr>
      </w:pPr>
      <w:bookmarkStart w:id="5433" w:name="_Toc387884367"/>
      <w:r w:rsidRPr="00D42B9C">
        <w:rPr>
          <w:color w:val="auto"/>
        </w:rPr>
        <w:t xml:space="preserve">Requisitos do PEA </w:t>
      </w:r>
      <w:r w:rsidR="000C72BB" w:rsidRPr="00D42B9C">
        <w:rPr>
          <w:color w:val="auto"/>
          <w:sz w:val="24"/>
        </w:rPr>
        <w:t>– Painel Elétrico de Automação</w:t>
      </w:r>
      <w:bookmarkEnd w:id="5433"/>
    </w:p>
    <w:p w:rsidR="00477F7A" w:rsidRPr="00D42B9C" w:rsidRDefault="00477F7A" w:rsidP="00725319">
      <w:pPr>
        <w:pStyle w:val="Ttulo3"/>
      </w:pPr>
      <w:bookmarkStart w:id="5434" w:name="_Toc387884368"/>
      <w:bookmarkStart w:id="5435" w:name="_Toc379815885"/>
      <w:r w:rsidRPr="00D42B9C">
        <w:t>PEA</w:t>
      </w:r>
      <w:bookmarkEnd w:id="5434"/>
    </w:p>
    <w:p w:rsidR="00854D9B" w:rsidRPr="00D42B9C" w:rsidRDefault="004B34E2" w:rsidP="00DA45B9">
      <w:r w:rsidRPr="00D42B9C">
        <w:t xml:space="preserve"> </w:t>
      </w:r>
      <w:r w:rsidR="000A261B" w:rsidRPr="00D42B9C">
        <w:t>Esta especificação</w:t>
      </w:r>
      <w:r w:rsidR="00DA45B9" w:rsidRPr="00D42B9C">
        <w:t xml:space="preserve"> estabelece os requisitos MÍNIMOS para fornecimento, fabricação e ensaios do Painel </w:t>
      </w:r>
      <w:r w:rsidR="00570C9F" w:rsidRPr="00D42B9C">
        <w:t>Elétrico de Automação</w:t>
      </w:r>
      <w:r w:rsidR="00DA45B9" w:rsidRPr="00D42B9C">
        <w:t xml:space="preserve"> (PA</w:t>
      </w:r>
      <w:r w:rsidR="00570C9F" w:rsidRPr="00D42B9C">
        <w:t>E</w:t>
      </w:r>
      <w:r w:rsidR="00DA45B9" w:rsidRPr="00D42B9C">
        <w:t xml:space="preserve">), tipo armário não compartimentado, com instalação autoportante, classe de tensão até </w:t>
      </w:r>
      <w:r w:rsidR="00570C9F" w:rsidRPr="00D42B9C">
        <w:t>750</w:t>
      </w:r>
      <w:r w:rsidR="00DA45B9" w:rsidRPr="00D42B9C">
        <w:t>V.</w:t>
      </w:r>
      <w:r w:rsidR="00854D9B" w:rsidRPr="00D42B9C">
        <w:t xml:space="preserve"> </w:t>
      </w:r>
    </w:p>
    <w:p w:rsidR="00DA45B9" w:rsidRPr="00D42B9C" w:rsidRDefault="00854D9B" w:rsidP="00DA45B9">
      <w:r w:rsidRPr="00D42B9C">
        <w:t xml:space="preserve">Será instalado </w:t>
      </w:r>
      <w:r w:rsidR="00A66B4A" w:rsidRPr="00D42B9C">
        <w:t>n</w:t>
      </w:r>
      <w:r w:rsidRPr="00D42B9C">
        <w:t xml:space="preserve">o passeio da via pública sobre base de </w:t>
      </w:r>
      <w:del w:id="5436" w:author="Ademar Oliva Xavier Jr." w:date="2014-05-19T17:30:00Z">
        <w:r w:rsidRPr="00D42B9C" w:rsidDel="009D1A8E">
          <w:delText>concreto, e</w:delText>
        </w:r>
      </w:del>
      <w:ins w:id="5437" w:author="Ademar Oliva Xavier Jr." w:date="2014-05-19T17:30:00Z">
        <w:r w:rsidR="009D1A8E" w:rsidRPr="00D42B9C">
          <w:t>concreto e</w:t>
        </w:r>
      </w:ins>
      <w:del w:id="5438" w:author="Ademar Oliva Xavier Jr." w:date="2014-05-19T17:30:00Z">
        <w:r w:rsidRPr="00D42B9C" w:rsidDel="009D1A8E">
          <w:delText xml:space="preserve">, </w:delText>
        </w:r>
      </w:del>
      <w:ins w:id="5439" w:author="Ademar Oliva Xavier Jr." w:date="2014-05-19T17:30:00Z">
        <w:r w:rsidR="009D1A8E">
          <w:t xml:space="preserve"> </w:t>
        </w:r>
      </w:ins>
      <w:r w:rsidRPr="00D42B9C">
        <w:t xml:space="preserve">exposto ao tempo. </w:t>
      </w:r>
      <w:r w:rsidR="00A66B4A" w:rsidRPr="00D42B9C">
        <w:t>Deve</w:t>
      </w:r>
      <w:r w:rsidRPr="00D42B9C">
        <w:t xml:space="preserve">rá </w:t>
      </w:r>
      <w:del w:id="5440" w:author="Ademar Oliva Xavier Jr." w:date="2014-05-19T17:30:00Z">
        <w:r w:rsidR="00A66B4A" w:rsidRPr="00D42B9C" w:rsidDel="009D1A8E">
          <w:delText xml:space="preserve">tem </w:delText>
        </w:r>
      </w:del>
      <w:ins w:id="5441" w:author="Ademar Oliva Xavier Jr." w:date="2014-05-19T17:30:00Z">
        <w:r w:rsidR="009D1A8E" w:rsidRPr="00D42B9C">
          <w:t>te</w:t>
        </w:r>
        <w:r w:rsidR="009D1A8E">
          <w:t>r a</w:t>
        </w:r>
        <w:r w:rsidR="009D1A8E" w:rsidRPr="00D42B9C">
          <w:t xml:space="preserve"> </w:t>
        </w:r>
      </w:ins>
      <w:r w:rsidR="00A66B4A" w:rsidRPr="00D42B9C">
        <w:t xml:space="preserve">dimensão mínima necessária </w:t>
      </w:r>
      <w:r w:rsidRPr="00D42B9C">
        <w:t xml:space="preserve">e </w:t>
      </w:r>
      <w:del w:id="5442" w:author="Ademar Oliva Xavier Jr." w:date="2014-05-19T17:31:00Z">
        <w:r w:rsidRPr="00D42B9C" w:rsidDel="009D1A8E">
          <w:delText xml:space="preserve">alimentar </w:delText>
        </w:r>
      </w:del>
      <w:ins w:id="5443" w:author="Ademar Oliva Xavier Jr." w:date="2014-05-19T17:31:00Z">
        <w:r w:rsidR="009D1A8E" w:rsidRPr="00D42B9C">
          <w:t>alimenta</w:t>
        </w:r>
        <w:r w:rsidR="009D1A8E">
          <w:t>ção</w:t>
        </w:r>
        <w:r w:rsidR="009D1A8E" w:rsidRPr="00D42B9C">
          <w:t xml:space="preserve"> </w:t>
        </w:r>
      </w:ins>
      <w:r w:rsidRPr="00D42B9C">
        <w:t xml:space="preserve">elétrica </w:t>
      </w:r>
      <w:ins w:id="5444" w:author="Ademar Oliva Xavier Jr." w:date="2014-05-19T17:31:00Z">
        <w:r w:rsidR="009D1A8E">
          <w:t>d</w:t>
        </w:r>
      </w:ins>
      <w:r w:rsidRPr="00D42B9C">
        <w:t>os seguintes equipamentos: CLP, Computador de Vazão, Nobreak, Modem Celular e instrumentos (transmissores de pressão) e atuadores (solenoides).</w:t>
      </w:r>
    </w:p>
    <w:p w:rsidR="004B34E2" w:rsidRPr="00D42B9C" w:rsidRDefault="004B34E2" w:rsidP="00DA45B9">
      <w:pPr>
        <w:pStyle w:val="Ttulo4"/>
        <w:rPr>
          <w:color w:val="auto"/>
        </w:rPr>
      </w:pPr>
      <w:bookmarkStart w:id="5445" w:name="_Toc422820345"/>
      <w:bookmarkStart w:id="5446" w:name="_Toc101599202"/>
      <w:bookmarkStart w:id="5447" w:name="_Toc295726870"/>
      <w:bookmarkStart w:id="5448" w:name="_Toc313801162"/>
      <w:bookmarkStart w:id="5449" w:name="_Toc313868439"/>
      <w:r w:rsidRPr="00D42B9C">
        <w:rPr>
          <w:color w:val="auto"/>
        </w:rPr>
        <w:t>Normas Técnicas</w:t>
      </w:r>
      <w:bookmarkEnd w:id="5445"/>
      <w:bookmarkEnd w:id="5446"/>
      <w:bookmarkEnd w:id="5447"/>
      <w:bookmarkEnd w:id="5448"/>
      <w:bookmarkEnd w:id="5449"/>
    </w:p>
    <w:p w:rsidR="004B34E2" w:rsidRPr="00D42B9C" w:rsidRDefault="004B34E2" w:rsidP="004B34E2">
      <w:bookmarkStart w:id="5450" w:name="_Toc422820346"/>
      <w:r w:rsidRPr="00D42B9C">
        <w:t>O painel e os equipamentos elétricos deverão ter projeto, características elétricas, fabricação, ensaios, embalagem e transporte de acordo com a última edição e revisão das normas vigentes.</w:t>
      </w:r>
    </w:p>
    <w:bookmarkEnd w:id="5450"/>
    <w:p w:rsidR="004B34E2" w:rsidRPr="00D42B9C" w:rsidRDefault="004B34E2" w:rsidP="001C425D">
      <w:pPr>
        <w:numPr>
          <w:ilvl w:val="0"/>
          <w:numId w:val="33"/>
        </w:numPr>
        <w:spacing w:after="120"/>
        <w:rPr>
          <w:rFonts w:cs="Arial"/>
        </w:rPr>
      </w:pPr>
      <w:r w:rsidRPr="00D42B9C">
        <w:rPr>
          <w:rFonts w:cs="Arial"/>
        </w:rPr>
        <w:t>NBR-5410 – Instalações Elétricas de Baixa Tensão</w:t>
      </w:r>
    </w:p>
    <w:p w:rsidR="004B34E2" w:rsidRPr="00D42B9C" w:rsidRDefault="004B34E2" w:rsidP="001C425D">
      <w:pPr>
        <w:numPr>
          <w:ilvl w:val="0"/>
          <w:numId w:val="33"/>
        </w:numPr>
        <w:spacing w:after="120"/>
        <w:rPr>
          <w:rFonts w:cs="Arial"/>
        </w:rPr>
      </w:pPr>
      <w:bookmarkStart w:id="5451" w:name="OLE_LINK1"/>
      <w:r w:rsidRPr="00D42B9C">
        <w:rPr>
          <w:rFonts w:cs="Arial"/>
        </w:rPr>
        <w:t>NR-10 - Norma Regulamentadora nº10 do Ministério do Trabalho.</w:t>
      </w:r>
      <w:bookmarkEnd w:id="5451"/>
    </w:p>
    <w:p w:rsidR="004B34E2" w:rsidRPr="00D42B9C" w:rsidRDefault="004B34E2" w:rsidP="004B34E2">
      <w:r w:rsidRPr="00D42B9C">
        <w:t>Para os itens não abrangidos pelas Normas brasileiras citadas e por esta especificação, devem ser adotadas as normas das entidades internacionais consagradas, na última edição e revisão:</w:t>
      </w:r>
    </w:p>
    <w:p w:rsidR="004B34E2" w:rsidRPr="00D42B9C" w:rsidRDefault="004B34E2" w:rsidP="001C425D">
      <w:pPr>
        <w:numPr>
          <w:ilvl w:val="0"/>
          <w:numId w:val="33"/>
        </w:numPr>
        <w:spacing w:after="120"/>
        <w:rPr>
          <w:rFonts w:cs="Arial"/>
          <w:lang w:val="en-US"/>
        </w:rPr>
      </w:pPr>
      <w:r w:rsidRPr="00D42B9C">
        <w:rPr>
          <w:rFonts w:cs="Arial"/>
          <w:lang w:val="en-US"/>
        </w:rPr>
        <w:t>ANSI - American National Standards Institute</w:t>
      </w:r>
    </w:p>
    <w:p w:rsidR="00DA45B9" w:rsidRPr="00E506A6" w:rsidRDefault="00DA45B9" w:rsidP="001C425D">
      <w:pPr>
        <w:numPr>
          <w:ilvl w:val="0"/>
          <w:numId w:val="33"/>
        </w:numPr>
        <w:spacing w:after="120"/>
        <w:rPr>
          <w:rFonts w:cs="Arial"/>
          <w:lang w:val="en-US"/>
          <w:rPrChange w:id="5452" w:author="Ademar Oliva Xavier Jr." w:date="2014-05-21T12:36:00Z">
            <w:rPr>
              <w:rFonts w:cs="Arial"/>
            </w:rPr>
          </w:rPrChange>
        </w:rPr>
      </w:pPr>
      <w:r w:rsidRPr="00E506A6">
        <w:rPr>
          <w:rFonts w:cs="Arial"/>
          <w:lang w:val="en-US"/>
          <w:rPrChange w:id="5453" w:author="Ademar Oliva Xavier Jr." w:date="2014-05-21T12:36:00Z">
            <w:rPr>
              <w:rFonts w:cs="Arial"/>
            </w:rPr>
          </w:rPrChange>
        </w:rPr>
        <w:t xml:space="preserve">IEC - International Electro </w:t>
      </w:r>
      <w:del w:id="5454" w:author="Ademar Oliva Xavier Jr." w:date="2014-05-21T10:40:00Z">
        <w:r w:rsidRPr="00E506A6" w:rsidDel="00CE4291">
          <w:rPr>
            <w:rFonts w:cs="Arial"/>
            <w:lang w:val="en-US"/>
            <w:rPrChange w:id="5455" w:author="Ademar Oliva Xavier Jr." w:date="2014-05-21T12:36:00Z">
              <w:rPr>
                <w:rFonts w:cs="Arial"/>
              </w:rPr>
            </w:rPrChange>
          </w:rPr>
          <w:delText xml:space="preserve">technical </w:delText>
        </w:r>
      </w:del>
      <w:ins w:id="5456" w:author="Ademar Oliva Xavier Jr." w:date="2014-05-21T10:40:00Z">
        <w:r w:rsidR="00CE4291" w:rsidRPr="00E506A6">
          <w:rPr>
            <w:rFonts w:cs="Arial"/>
            <w:lang w:val="en-US"/>
            <w:rPrChange w:id="5457" w:author="Ademar Oliva Xavier Jr." w:date="2014-05-21T12:36:00Z">
              <w:rPr>
                <w:rFonts w:cs="Arial"/>
              </w:rPr>
            </w:rPrChange>
          </w:rPr>
          <w:t xml:space="preserve">Technical </w:t>
        </w:r>
      </w:ins>
      <w:r w:rsidRPr="00E506A6">
        <w:rPr>
          <w:rFonts w:cs="Arial"/>
          <w:lang w:val="en-US"/>
          <w:rPrChange w:id="5458" w:author="Ademar Oliva Xavier Jr." w:date="2014-05-21T12:36:00Z">
            <w:rPr>
              <w:rFonts w:cs="Arial"/>
            </w:rPr>
          </w:rPrChange>
        </w:rPr>
        <w:t xml:space="preserve">Commission </w:t>
      </w:r>
    </w:p>
    <w:p w:rsidR="004B34E2" w:rsidRPr="00D42B9C" w:rsidRDefault="004B34E2" w:rsidP="001C425D">
      <w:pPr>
        <w:numPr>
          <w:ilvl w:val="0"/>
          <w:numId w:val="33"/>
        </w:numPr>
        <w:spacing w:after="120"/>
        <w:rPr>
          <w:rFonts w:cs="Arial"/>
          <w:lang w:val="en-US"/>
        </w:rPr>
      </w:pPr>
      <w:r w:rsidRPr="00D42B9C">
        <w:rPr>
          <w:rFonts w:cs="Arial"/>
          <w:lang w:val="en-US"/>
        </w:rPr>
        <w:t>IEEE - Institute of Electrical and Electronics Engineers</w:t>
      </w:r>
    </w:p>
    <w:p w:rsidR="004B34E2" w:rsidRPr="00D42B9C" w:rsidRDefault="004B34E2" w:rsidP="001C425D">
      <w:pPr>
        <w:numPr>
          <w:ilvl w:val="0"/>
          <w:numId w:val="33"/>
        </w:numPr>
        <w:spacing w:after="120"/>
        <w:rPr>
          <w:rFonts w:cs="Arial"/>
          <w:lang w:val="en-US"/>
        </w:rPr>
      </w:pPr>
      <w:r w:rsidRPr="00D42B9C">
        <w:rPr>
          <w:rFonts w:cs="Arial"/>
          <w:lang w:val="en-US"/>
        </w:rPr>
        <w:t>NEMA - National Electrical Manufacturers Association</w:t>
      </w:r>
    </w:p>
    <w:p w:rsidR="004B34E2" w:rsidRPr="00D42B9C" w:rsidRDefault="004B34E2" w:rsidP="006B65FF">
      <w:pPr>
        <w:pStyle w:val="Ttulo4"/>
        <w:rPr>
          <w:color w:val="auto"/>
        </w:rPr>
      </w:pPr>
      <w:bookmarkStart w:id="5459" w:name="_Toc101599205"/>
      <w:bookmarkStart w:id="5460" w:name="_Toc295726871"/>
      <w:bookmarkStart w:id="5461" w:name="_Toc313801163"/>
      <w:bookmarkStart w:id="5462" w:name="_Toc313868440"/>
      <w:r w:rsidRPr="00D42B9C">
        <w:rPr>
          <w:color w:val="auto"/>
        </w:rPr>
        <w:t>Características</w:t>
      </w:r>
      <w:bookmarkEnd w:id="5459"/>
      <w:bookmarkEnd w:id="5460"/>
      <w:bookmarkEnd w:id="5461"/>
      <w:bookmarkEnd w:id="5462"/>
    </w:p>
    <w:p w:rsidR="004B34E2" w:rsidRPr="00D42B9C" w:rsidRDefault="004B34E2" w:rsidP="006B65FF">
      <w:pPr>
        <w:pStyle w:val="Ttulo5"/>
        <w:rPr>
          <w:color w:val="auto"/>
        </w:rPr>
      </w:pPr>
      <w:bookmarkStart w:id="5463" w:name="_Toc101599207"/>
      <w:bookmarkStart w:id="5464" w:name="_Toc295726872"/>
      <w:bookmarkStart w:id="5465" w:name="_Toc313801164"/>
      <w:bookmarkStart w:id="5466" w:name="_Toc313868441"/>
      <w:r w:rsidRPr="00D42B9C">
        <w:rPr>
          <w:color w:val="auto"/>
        </w:rPr>
        <w:t>Características Construtivas</w:t>
      </w:r>
      <w:bookmarkEnd w:id="5463"/>
      <w:bookmarkEnd w:id="5464"/>
      <w:bookmarkEnd w:id="5465"/>
      <w:bookmarkEnd w:id="5466"/>
    </w:p>
    <w:p w:rsidR="004B34E2" w:rsidRPr="00D42B9C" w:rsidRDefault="004B34E2" w:rsidP="004B34E2">
      <w:pPr>
        <w:rPr>
          <w:rFonts w:cs="Arial"/>
          <w:szCs w:val="22"/>
        </w:rPr>
      </w:pPr>
      <w:r w:rsidRPr="00D42B9C">
        <w:rPr>
          <w:rFonts w:cs="Arial"/>
          <w:szCs w:val="22"/>
        </w:rPr>
        <w:t>O sistema deverá ser composto por um conjunto metálico, tipo armário, não compartimentado, instalação auto portante onde os equipamentos de proteção e manobra de cada carga estão fixados em placa de montagem única dentro do painel. A placa deverá ser removível, onde os componentes de potência deverão ser fixados através de parafusos com rosca na placa.</w:t>
      </w:r>
    </w:p>
    <w:p w:rsidR="004B34E2" w:rsidRPr="00D42B9C" w:rsidRDefault="004B34E2" w:rsidP="004B34E2">
      <w:pPr>
        <w:rPr>
          <w:rFonts w:cs="Arial"/>
          <w:szCs w:val="22"/>
        </w:rPr>
      </w:pPr>
      <w:r w:rsidRPr="00D42B9C">
        <w:rPr>
          <w:rFonts w:cs="Arial"/>
          <w:szCs w:val="22"/>
        </w:rPr>
        <w:t>Internamente, a separação por barreiras ou divisões deverá ser preferencialmente a forma construtiva 2b, conforme NBR IEC 60439-1.</w:t>
      </w:r>
    </w:p>
    <w:p w:rsidR="004B34E2" w:rsidRPr="00D42B9C" w:rsidRDefault="004B34E2" w:rsidP="004B34E2">
      <w:pPr>
        <w:rPr>
          <w:rFonts w:cs="Arial"/>
          <w:szCs w:val="22"/>
        </w:rPr>
      </w:pPr>
      <w:r w:rsidRPr="00D42B9C">
        <w:rPr>
          <w:rFonts w:cs="Arial"/>
          <w:szCs w:val="22"/>
        </w:rPr>
        <w:t>O painel deve ser constituído de estruturas de aço, rigidamente montadas, formando um conjunto autoportante, capaz de suportar sem deformações os esforços normais resultantes de manobras dos componentes, bem como os esforços provocados no embarque e transporte.</w:t>
      </w:r>
    </w:p>
    <w:p w:rsidR="004B34E2" w:rsidRPr="00D42B9C" w:rsidRDefault="004B34E2" w:rsidP="004B34E2">
      <w:pPr>
        <w:rPr>
          <w:rFonts w:cs="Arial"/>
          <w:szCs w:val="22"/>
        </w:rPr>
      </w:pPr>
      <w:r w:rsidRPr="00D42B9C">
        <w:rPr>
          <w:rFonts w:cs="Arial"/>
          <w:szCs w:val="22"/>
        </w:rPr>
        <w:t xml:space="preserve">As chapas de aço devem ter espessura </w:t>
      </w:r>
      <w:r w:rsidR="006B65FF" w:rsidRPr="00D42B9C">
        <w:rPr>
          <w:rFonts w:cs="Arial"/>
          <w:szCs w:val="22"/>
        </w:rPr>
        <w:t xml:space="preserve">mínima </w:t>
      </w:r>
      <w:r w:rsidRPr="00D42B9C">
        <w:rPr>
          <w:rFonts w:cs="Arial"/>
          <w:szCs w:val="22"/>
        </w:rPr>
        <w:t>para as estruturas (12 MSG) e fechamento (14 MSG).</w:t>
      </w:r>
    </w:p>
    <w:p w:rsidR="004B34E2" w:rsidRPr="00D42B9C" w:rsidRDefault="004B34E2" w:rsidP="004B34E2">
      <w:pPr>
        <w:rPr>
          <w:rFonts w:cs="Arial"/>
          <w:szCs w:val="22"/>
        </w:rPr>
      </w:pPr>
      <w:r w:rsidRPr="00D42B9C">
        <w:rPr>
          <w:rFonts w:cs="Arial"/>
          <w:szCs w:val="22"/>
        </w:rPr>
        <w:t xml:space="preserve">O painel deve ser projetado com espaço livre de no mínimo </w:t>
      </w:r>
      <w:r w:rsidR="006B65FF" w:rsidRPr="00D42B9C">
        <w:rPr>
          <w:rFonts w:cs="Arial"/>
          <w:szCs w:val="22"/>
        </w:rPr>
        <w:t>10</w:t>
      </w:r>
      <w:r w:rsidRPr="00D42B9C">
        <w:rPr>
          <w:rFonts w:cs="Arial"/>
          <w:szCs w:val="22"/>
        </w:rPr>
        <w:t>0 mm na parte inferior para entrada de eletrodutos e cabos.</w:t>
      </w:r>
    </w:p>
    <w:p w:rsidR="004B34E2" w:rsidRPr="00D42B9C" w:rsidRDefault="004B34E2" w:rsidP="004B34E2">
      <w:pPr>
        <w:rPr>
          <w:rFonts w:cs="Arial"/>
          <w:szCs w:val="22"/>
        </w:rPr>
      </w:pPr>
      <w:r w:rsidRPr="00D42B9C">
        <w:rPr>
          <w:rFonts w:cs="Arial"/>
          <w:szCs w:val="22"/>
        </w:rPr>
        <w:t>O painel deve conter no mínimo 20% de espaço para utilização futura.</w:t>
      </w:r>
    </w:p>
    <w:p w:rsidR="004F09D7" w:rsidRPr="00D42B9C" w:rsidRDefault="004F09D7">
      <w:pPr>
        <w:ind w:firstLine="0"/>
        <w:jc w:val="left"/>
        <w:rPr>
          <w:rFonts w:cs="Arial"/>
          <w:b/>
          <w:bCs/>
          <w:szCs w:val="22"/>
        </w:rPr>
      </w:pPr>
      <w:bookmarkStart w:id="5467" w:name="_Toc295726873"/>
      <w:bookmarkStart w:id="5468" w:name="_Toc313801165"/>
      <w:bookmarkStart w:id="5469" w:name="_Toc313868442"/>
      <w:r w:rsidRPr="00D42B9C">
        <w:rPr>
          <w:rFonts w:cs="Arial"/>
          <w:szCs w:val="22"/>
        </w:rPr>
        <w:br w:type="page"/>
      </w:r>
    </w:p>
    <w:p w:rsidR="004B34E2" w:rsidRPr="00D42B9C" w:rsidRDefault="004B34E2" w:rsidP="004B34E2">
      <w:pPr>
        <w:pStyle w:val="Ttulo5"/>
        <w:keepNext w:val="0"/>
        <w:spacing w:after="120"/>
        <w:ind w:left="1009" w:hanging="1009"/>
        <w:rPr>
          <w:rFonts w:cs="Arial"/>
          <w:color w:val="auto"/>
          <w:szCs w:val="22"/>
        </w:rPr>
      </w:pPr>
      <w:r w:rsidRPr="00D42B9C">
        <w:rPr>
          <w:rFonts w:cs="Arial"/>
          <w:color w:val="auto"/>
          <w:szCs w:val="22"/>
        </w:rPr>
        <w:lastRenderedPageBreak/>
        <w:t>Estrutura e Chaparia</w:t>
      </w:r>
      <w:bookmarkEnd w:id="5467"/>
      <w:bookmarkEnd w:id="5468"/>
      <w:bookmarkEnd w:id="5469"/>
    </w:p>
    <w:p w:rsidR="004B34E2" w:rsidRPr="00D42B9C" w:rsidRDefault="004B34E2" w:rsidP="004B34E2">
      <w:pPr>
        <w:rPr>
          <w:rFonts w:cs="Arial"/>
          <w:szCs w:val="22"/>
        </w:rPr>
      </w:pPr>
      <w:r w:rsidRPr="00D42B9C">
        <w:rPr>
          <w:rFonts w:cs="Arial"/>
          <w:szCs w:val="22"/>
        </w:rPr>
        <w:t xml:space="preserve">O painel consistirá de um módulo </w:t>
      </w:r>
      <w:proofErr w:type="spellStart"/>
      <w:r w:rsidRPr="00D42B9C">
        <w:rPr>
          <w:rFonts w:cs="Arial"/>
          <w:szCs w:val="22"/>
        </w:rPr>
        <w:t>auto-sustentável</w:t>
      </w:r>
      <w:proofErr w:type="spellEnd"/>
      <w:r w:rsidRPr="00D42B9C">
        <w:rPr>
          <w:rFonts w:cs="Arial"/>
          <w:szCs w:val="22"/>
        </w:rPr>
        <w:t xml:space="preserve">, de altura máxima </w:t>
      </w:r>
      <w:r w:rsidR="006B65FF" w:rsidRPr="00D42B9C">
        <w:rPr>
          <w:rFonts w:cs="Arial"/>
          <w:szCs w:val="22"/>
        </w:rPr>
        <w:t>1</w:t>
      </w:r>
      <w:r w:rsidRPr="00D42B9C">
        <w:rPr>
          <w:rFonts w:cs="Arial"/>
          <w:szCs w:val="22"/>
        </w:rPr>
        <w:t xml:space="preserve">.200 </w:t>
      </w:r>
      <w:proofErr w:type="spellStart"/>
      <w:r w:rsidRPr="00D42B9C">
        <w:rPr>
          <w:rFonts w:cs="Arial"/>
          <w:szCs w:val="22"/>
        </w:rPr>
        <w:t>mm.</w:t>
      </w:r>
      <w:proofErr w:type="spellEnd"/>
    </w:p>
    <w:p w:rsidR="004B34E2" w:rsidRPr="00D42B9C" w:rsidRDefault="004B34E2" w:rsidP="004B34E2">
      <w:pPr>
        <w:rPr>
          <w:rFonts w:cs="Arial"/>
          <w:szCs w:val="22"/>
        </w:rPr>
      </w:pPr>
      <w:r w:rsidRPr="00D42B9C">
        <w:rPr>
          <w:rFonts w:cs="Arial"/>
          <w:szCs w:val="22"/>
        </w:rPr>
        <w:t xml:space="preserve">O painel </w:t>
      </w:r>
      <w:proofErr w:type="spellStart"/>
      <w:r w:rsidRPr="00D42B9C">
        <w:rPr>
          <w:rFonts w:cs="Arial"/>
          <w:szCs w:val="22"/>
        </w:rPr>
        <w:t>auto-sustentável</w:t>
      </w:r>
      <w:proofErr w:type="spellEnd"/>
      <w:r w:rsidRPr="00D42B9C">
        <w:rPr>
          <w:rFonts w:cs="Arial"/>
          <w:szCs w:val="22"/>
        </w:rPr>
        <w:t xml:space="preserve"> </w:t>
      </w:r>
      <w:r w:rsidR="006B65FF" w:rsidRPr="00D42B9C">
        <w:rPr>
          <w:rFonts w:cs="Arial"/>
          <w:szCs w:val="22"/>
        </w:rPr>
        <w:t xml:space="preserve">para instalação em ambiente externo </w:t>
      </w:r>
      <w:r w:rsidRPr="00D42B9C">
        <w:rPr>
          <w:rFonts w:cs="Arial"/>
          <w:szCs w:val="22"/>
        </w:rPr>
        <w:t xml:space="preserve">deve ser montado sobre base </w:t>
      </w:r>
      <w:r w:rsidR="006B65FF" w:rsidRPr="00D42B9C">
        <w:rPr>
          <w:rFonts w:cs="Arial"/>
          <w:szCs w:val="22"/>
        </w:rPr>
        <w:t>de concreto</w:t>
      </w:r>
      <w:r w:rsidRPr="00D42B9C">
        <w:rPr>
          <w:rFonts w:cs="Arial"/>
          <w:szCs w:val="22"/>
        </w:rPr>
        <w:t xml:space="preserve"> e possuir furos para os chumbadores.</w:t>
      </w:r>
    </w:p>
    <w:p w:rsidR="004B34E2" w:rsidRPr="00D42B9C" w:rsidRDefault="004B34E2" w:rsidP="004B34E2">
      <w:pPr>
        <w:rPr>
          <w:rFonts w:cs="Arial"/>
          <w:szCs w:val="22"/>
        </w:rPr>
      </w:pPr>
      <w:r w:rsidRPr="00D42B9C">
        <w:rPr>
          <w:rFonts w:cs="Arial"/>
          <w:szCs w:val="22"/>
        </w:rPr>
        <w:t xml:space="preserve">Todos os elementos de fixação tais como parafusos, arruelas, porcas, devem ser de aço </w:t>
      </w:r>
      <w:proofErr w:type="spellStart"/>
      <w:r w:rsidRPr="00D42B9C">
        <w:rPr>
          <w:rFonts w:cs="Arial"/>
          <w:szCs w:val="22"/>
        </w:rPr>
        <w:t>bicromatizado</w:t>
      </w:r>
      <w:proofErr w:type="spellEnd"/>
      <w:r w:rsidRPr="00D42B9C">
        <w:rPr>
          <w:rFonts w:cs="Arial"/>
          <w:szCs w:val="22"/>
        </w:rPr>
        <w:t xml:space="preserve">, cadmiado ou galvanizados. </w:t>
      </w:r>
    </w:p>
    <w:p w:rsidR="004B34E2" w:rsidRPr="00D42B9C" w:rsidRDefault="004B34E2" w:rsidP="004B34E2">
      <w:pPr>
        <w:rPr>
          <w:rFonts w:cs="Arial"/>
          <w:szCs w:val="22"/>
        </w:rPr>
      </w:pPr>
      <w:r w:rsidRPr="00D42B9C">
        <w:rPr>
          <w:rFonts w:cs="Arial"/>
          <w:szCs w:val="22"/>
        </w:rPr>
        <w:t>O acesso aos equipamentos deverá ser feito pela parte frontal através de porta (abertura mínima 105º e máxima 120°) com fechos.</w:t>
      </w:r>
    </w:p>
    <w:p w:rsidR="004B34E2" w:rsidRPr="00D42B9C" w:rsidRDefault="004B34E2" w:rsidP="004B34E2">
      <w:pPr>
        <w:rPr>
          <w:rFonts w:cs="Arial"/>
          <w:szCs w:val="22"/>
        </w:rPr>
      </w:pPr>
      <w:r w:rsidRPr="00D42B9C">
        <w:rPr>
          <w:rFonts w:cs="Arial"/>
          <w:szCs w:val="22"/>
        </w:rPr>
        <w:t>A porta deve ser guarnecida de vedações de borracha especial à base de</w:t>
      </w:r>
      <w:r w:rsidR="004F09D7" w:rsidRPr="00D42B9C">
        <w:rPr>
          <w:rFonts w:cs="Arial"/>
          <w:szCs w:val="22"/>
        </w:rPr>
        <w:t xml:space="preserve"> </w:t>
      </w:r>
      <w:r w:rsidRPr="00D42B9C">
        <w:rPr>
          <w:rFonts w:cs="Arial"/>
          <w:szCs w:val="22"/>
        </w:rPr>
        <w:t>neoprene com EPDM.</w:t>
      </w:r>
    </w:p>
    <w:p w:rsidR="004B34E2" w:rsidRPr="00D42B9C" w:rsidRDefault="004B34E2" w:rsidP="004B34E2">
      <w:pPr>
        <w:rPr>
          <w:rFonts w:cs="Arial"/>
          <w:szCs w:val="22"/>
        </w:rPr>
      </w:pPr>
      <w:r w:rsidRPr="00D42B9C">
        <w:rPr>
          <w:rFonts w:cs="Arial"/>
          <w:szCs w:val="22"/>
        </w:rPr>
        <w:t>A porta deverá ser reforçada internamente para suportar equipamentos nela fixada.</w:t>
      </w:r>
    </w:p>
    <w:p w:rsidR="004B34E2" w:rsidRPr="00D42B9C" w:rsidRDefault="004B34E2" w:rsidP="004B34E2">
      <w:pPr>
        <w:rPr>
          <w:rFonts w:cs="Arial"/>
          <w:szCs w:val="22"/>
        </w:rPr>
      </w:pPr>
      <w:r w:rsidRPr="00D42B9C">
        <w:rPr>
          <w:rFonts w:cs="Arial"/>
          <w:szCs w:val="22"/>
        </w:rPr>
        <w:t>As entradas e saídas dos cabos deverão ser feitas pela parte inferior do painel. Para tanto deverá ser prevista, chapa de aço bipartida dotada de guarnições de borracha sintética, presas à estrutura do painel por meio de parafusos, de modo a permitir a sua retirada, na obra, para a execução dos furos necessários para a conexão de prensa-cabos e eletrodutos.</w:t>
      </w:r>
    </w:p>
    <w:p w:rsidR="004B34E2" w:rsidRPr="00D42B9C" w:rsidRDefault="004B34E2" w:rsidP="004B34E2">
      <w:pPr>
        <w:pStyle w:val="Ttulo5"/>
        <w:keepNext w:val="0"/>
        <w:spacing w:after="120"/>
        <w:ind w:left="1009" w:hanging="1009"/>
        <w:rPr>
          <w:rFonts w:cs="Arial"/>
          <w:color w:val="auto"/>
          <w:szCs w:val="22"/>
        </w:rPr>
      </w:pPr>
      <w:bookmarkStart w:id="5470" w:name="_Toc441462942"/>
      <w:bookmarkStart w:id="5471" w:name="_Toc84065825"/>
      <w:bookmarkStart w:id="5472" w:name="_Toc295726874"/>
      <w:bookmarkStart w:id="5473" w:name="_Toc313801166"/>
      <w:bookmarkStart w:id="5474" w:name="_Toc313868443"/>
      <w:r w:rsidRPr="00D42B9C">
        <w:rPr>
          <w:rFonts w:cs="Arial"/>
          <w:color w:val="auto"/>
          <w:szCs w:val="22"/>
        </w:rPr>
        <w:t>Grau de Proteção</w:t>
      </w:r>
      <w:bookmarkEnd w:id="5470"/>
      <w:bookmarkEnd w:id="5471"/>
      <w:bookmarkEnd w:id="5472"/>
      <w:bookmarkEnd w:id="5473"/>
      <w:bookmarkEnd w:id="5474"/>
    </w:p>
    <w:p w:rsidR="004B34E2" w:rsidRPr="00D42B9C" w:rsidRDefault="004B34E2" w:rsidP="004B34E2">
      <w:pPr>
        <w:rPr>
          <w:rFonts w:cs="Arial"/>
          <w:szCs w:val="22"/>
        </w:rPr>
      </w:pPr>
      <w:r w:rsidRPr="00D42B9C">
        <w:rPr>
          <w:rFonts w:cs="Arial"/>
          <w:szCs w:val="22"/>
        </w:rPr>
        <w:t>O grau de proteção de um conjunto fechado deve ser pelo menos IP</w:t>
      </w:r>
      <w:r w:rsidR="00570C9F" w:rsidRPr="00D42B9C">
        <w:rPr>
          <w:rFonts w:cs="Arial"/>
          <w:szCs w:val="22"/>
        </w:rPr>
        <w:t>65</w:t>
      </w:r>
      <w:r w:rsidRPr="00D42B9C">
        <w:rPr>
          <w:rFonts w:cs="Arial"/>
          <w:szCs w:val="22"/>
        </w:rPr>
        <w:t xml:space="preserve">, depois de instalado conforme as instruções do fabricante. </w:t>
      </w:r>
    </w:p>
    <w:p w:rsidR="004B34E2" w:rsidRPr="00D42B9C" w:rsidRDefault="004B34E2" w:rsidP="004B34E2">
      <w:pPr>
        <w:pStyle w:val="Ttulo5"/>
        <w:keepNext w:val="0"/>
        <w:spacing w:after="120"/>
        <w:ind w:left="1009" w:hanging="1009"/>
        <w:rPr>
          <w:rFonts w:cs="Arial"/>
          <w:color w:val="auto"/>
          <w:szCs w:val="22"/>
        </w:rPr>
      </w:pPr>
      <w:bookmarkStart w:id="5475" w:name="_Toc90354817"/>
      <w:bookmarkStart w:id="5476" w:name="_Toc295726875"/>
      <w:bookmarkStart w:id="5477" w:name="_Toc313801167"/>
      <w:bookmarkStart w:id="5478" w:name="_Toc313868444"/>
      <w:r w:rsidRPr="00D42B9C">
        <w:rPr>
          <w:rFonts w:cs="Arial"/>
          <w:color w:val="auto"/>
          <w:szCs w:val="22"/>
        </w:rPr>
        <w:t>Proteção contra Surtos e Descargas Atmosféricas</w:t>
      </w:r>
      <w:bookmarkEnd w:id="5475"/>
      <w:bookmarkEnd w:id="5476"/>
      <w:bookmarkEnd w:id="5477"/>
      <w:bookmarkEnd w:id="5478"/>
    </w:p>
    <w:p w:rsidR="004B34E2" w:rsidRPr="00D42B9C" w:rsidRDefault="004B34E2" w:rsidP="004B34E2">
      <w:pPr>
        <w:rPr>
          <w:rFonts w:cs="Arial"/>
          <w:szCs w:val="22"/>
        </w:rPr>
      </w:pPr>
      <w:r w:rsidRPr="00D42B9C">
        <w:rPr>
          <w:rFonts w:cs="Arial"/>
          <w:szCs w:val="22"/>
        </w:rPr>
        <w:t>A proteção deve ser em cascata, em todos os níveis.</w:t>
      </w:r>
    </w:p>
    <w:p w:rsidR="004B34E2" w:rsidRPr="00D42B9C" w:rsidRDefault="004B34E2" w:rsidP="004B34E2">
      <w:pPr>
        <w:pStyle w:val="Ttulo5"/>
        <w:keepNext w:val="0"/>
        <w:spacing w:after="120"/>
        <w:ind w:left="1009" w:hanging="1009"/>
        <w:rPr>
          <w:rFonts w:cs="Arial"/>
          <w:color w:val="auto"/>
          <w:szCs w:val="22"/>
        </w:rPr>
      </w:pPr>
      <w:bookmarkStart w:id="5479" w:name="_Toc86715761"/>
      <w:bookmarkStart w:id="5480" w:name="_Toc501147217"/>
      <w:bookmarkStart w:id="5481" w:name="_Toc295726876"/>
      <w:bookmarkStart w:id="5482" w:name="_Toc313801168"/>
      <w:bookmarkStart w:id="5483" w:name="_Toc313868445"/>
      <w:r w:rsidRPr="00D42B9C">
        <w:rPr>
          <w:rFonts w:cs="Arial"/>
          <w:color w:val="auto"/>
          <w:szCs w:val="22"/>
        </w:rPr>
        <w:t>Barramento de Terra</w:t>
      </w:r>
      <w:bookmarkEnd w:id="5479"/>
      <w:bookmarkEnd w:id="5480"/>
      <w:bookmarkEnd w:id="5481"/>
      <w:bookmarkEnd w:id="5482"/>
      <w:bookmarkEnd w:id="5483"/>
    </w:p>
    <w:p w:rsidR="004B34E2" w:rsidRPr="00D42B9C" w:rsidRDefault="004B34E2" w:rsidP="004B34E2">
      <w:pPr>
        <w:rPr>
          <w:rFonts w:cs="Arial"/>
          <w:szCs w:val="22"/>
        </w:rPr>
      </w:pPr>
      <w:r w:rsidRPr="00D42B9C">
        <w:rPr>
          <w:rFonts w:cs="Arial"/>
          <w:szCs w:val="22"/>
        </w:rPr>
        <w:t>Cada quadro deve possuir uma barra de terra de fácil acesso fixado na parte inferior, identificado nas cores verde ou verde/amarelo, com furos rosqueados, dotada de parafusos e arruelas de pressão de aço cadmiado para conexão de cabos.</w:t>
      </w:r>
    </w:p>
    <w:p w:rsidR="004B34E2" w:rsidRPr="00D42B9C" w:rsidRDefault="004B34E2" w:rsidP="004B34E2">
      <w:pPr>
        <w:rPr>
          <w:rFonts w:cs="Arial"/>
          <w:szCs w:val="22"/>
        </w:rPr>
      </w:pPr>
      <w:r w:rsidRPr="00D42B9C">
        <w:rPr>
          <w:rFonts w:cs="Arial"/>
          <w:szCs w:val="22"/>
        </w:rPr>
        <w:t>A barra de terra deve ser de cobre eletrolítico com 99,99% de pureza, isenta de emendas, revestida de prata por deposição eletrolítica, e possuir seção não inferior a 100 mm</w:t>
      </w:r>
      <w:r w:rsidRPr="00D42B9C">
        <w:rPr>
          <w:rFonts w:cs="Arial"/>
          <w:szCs w:val="22"/>
          <w:vertAlign w:val="superscript"/>
        </w:rPr>
        <w:t xml:space="preserve">2 </w:t>
      </w:r>
      <w:r w:rsidRPr="00D42B9C">
        <w:rPr>
          <w:rFonts w:cs="Arial"/>
          <w:szCs w:val="22"/>
        </w:rPr>
        <w:t xml:space="preserve">com um furo em cada extremidade para interligação ao sistema de aterramento. </w:t>
      </w:r>
    </w:p>
    <w:p w:rsidR="004B34E2" w:rsidRPr="00D42B9C" w:rsidRDefault="004B34E2" w:rsidP="004B34E2">
      <w:pPr>
        <w:rPr>
          <w:rFonts w:cs="Arial"/>
          <w:szCs w:val="22"/>
        </w:rPr>
      </w:pPr>
      <w:r w:rsidRPr="00D42B9C">
        <w:rPr>
          <w:rFonts w:cs="Arial"/>
          <w:szCs w:val="22"/>
        </w:rPr>
        <w:t>A barra de terra e seus suportes devem ser dimensionados para resistir aos esforços térmicos e mecânicos.</w:t>
      </w:r>
    </w:p>
    <w:p w:rsidR="004B34E2" w:rsidRPr="00D42B9C" w:rsidRDefault="004B34E2" w:rsidP="004B34E2">
      <w:pPr>
        <w:rPr>
          <w:rFonts w:cs="Arial"/>
          <w:szCs w:val="22"/>
        </w:rPr>
      </w:pPr>
      <w:r w:rsidRPr="00D42B9C">
        <w:rPr>
          <w:rFonts w:cs="Arial"/>
          <w:szCs w:val="22"/>
        </w:rPr>
        <w:t>A porta deve ser interligada com cordoalha flexível de cobre, e os equipamentos instalados no interior do quadro devem ser conectados à barra de terra através de cabos.</w:t>
      </w:r>
    </w:p>
    <w:p w:rsidR="004B34E2" w:rsidRPr="00D42B9C" w:rsidRDefault="004B34E2" w:rsidP="004B34E2">
      <w:pPr>
        <w:pStyle w:val="Ttulo5"/>
        <w:keepNext w:val="0"/>
        <w:spacing w:after="120"/>
        <w:ind w:left="1009" w:hanging="1009"/>
        <w:rPr>
          <w:rFonts w:cs="Arial"/>
          <w:color w:val="auto"/>
          <w:szCs w:val="22"/>
        </w:rPr>
      </w:pPr>
      <w:bookmarkStart w:id="5484" w:name="_Toc295726877"/>
      <w:bookmarkStart w:id="5485" w:name="_Toc313801169"/>
      <w:bookmarkStart w:id="5486" w:name="_Toc313868446"/>
      <w:r w:rsidRPr="00D42B9C">
        <w:rPr>
          <w:rFonts w:cs="Arial"/>
          <w:color w:val="auto"/>
          <w:szCs w:val="22"/>
        </w:rPr>
        <w:t>Proteção de Segurança</w:t>
      </w:r>
      <w:bookmarkEnd w:id="5484"/>
      <w:bookmarkEnd w:id="5485"/>
      <w:bookmarkEnd w:id="5486"/>
    </w:p>
    <w:p w:rsidR="004B34E2" w:rsidRPr="00D42B9C" w:rsidRDefault="004B34E2" w:rsidP="004B34E2">
      <w:pPr>
        <w:rPr>
          <w:rFonts w:cs="Arial"/>
          <w:szCs w:val="22"/>
        </w:rPr>
      </w:pPr>
      <w:r w:rsidRPr="00D42B9C">
        <w:rPr>
          <w:rFonts w:cs="Arial"/>
          <w:szCs w:val="22"/>
        </w:rPr>
        <w:t>O painel deverá apresentar, construtivamente, o maior grau possível de segurança para o pessoal encarregado da manutenção. Todas as partes vivas deverão ficar completamente protegidas de modo a evitar o contato acidental.</w:t>
      </w:r>
    </w:p>
    <w:p w:rsidR="004B34E2" w:rsidRPr="00D42B9C" w:rsidRDefault="004B34E2" w:rsidP="00BE19A2">
      <w:pPr>
        <w:pStyle w:val="Ttulo5"/>
        <w:rPr>
          <w:color w:val="auto"/>
        </w:rPr>
      </w:pPr>
      <w:bookmarkStart w:id="5487" w:name="_Toc101599208"/>
      <w:bookmarkStart w:id="5488" w:name="_Toc295726878"/>
      <w:bookmarkStart w:id="5489" w:name="_Toc313801170"/>
      <w:bookmarkStart w:id="5490" w:name="_Toc313868447"/>
      <w:r w:rsidRPr="00D42B9C">
        <w:rPr>
          <w:color w:val="auto"/>
        </w:rPr>
        <w:t xml:space="preserve">Fiação, Terminais e </w:t>
      </w:r>
      <w:bookmarkEnd w:id="5487"/>
      <w:bookmarkEnd w:id="5488"/>
      <w:r w:rsidRPr="00D42B9C">
        <w:rPr>
          <w:color w:val="auto"/>
        </w:rPr>
        <w:t>Dispositivos</w:t>
      </w:r>
      <w:bookmarkEnd w:id="5489"/>
      <w:bookmarkEnd w:id="5490"/>
    </w:p>
    <w:p w:rsidR="004B34E2" w:rsidRPr="00D42B9C" w:rsidRDefault="004B34E2" w:rsidP="00BE19A2">
      <w:pPr>
        <w:pStyle w:val="Ttulo6"/>
        <w:rPr>
          <w:color w:val="auto"/>
        </w:rPr>
      </w:pPr>
      <w:bookmarkStart w:id="5491" w:name="_Toc502029944"/>
      <w:bookmarkStart w:id="5492" w:name="_Toc91494641"/>
      <w:bookmarkStart w:id="5493" w:name="_Toc295726879"/>
      <w:bookmarkStart w:id="5494" w:name="_Toc313801171"/>
      <w:bookmarkStart w:id="5495" w:name="_Toc313868448"/>
      <w:r w:rsidRPr="00D42B9C">
        <w:rPr>
          <w:color w:val="auto"/>
        </w:rPr>
        <w:t>Fiação para Comando e Controle</w:t>
      </w:r>
      <w:bookmarkEnd w:id="5491"/>
      <w:bookmarkEnd w:id="5492"/>
      <w:bookmarkEnd w:id="5493"/>
      <w:bookmarkEnd w:id="5494"/>
      <w:bookmarkEnd w:id="5495"/>
    </w:p>
    <w:p w:rsidR="004B34E2" w:rsidRPr="00D42B9C" w:rsidRDefault="004B34E2" w:rsidP="004B34E2">
      <w:pPr>
        <w:rPr>
          <w:rFonts w:cs="Arial"/>
          <w:szCs w:val="22"/>
        </w:rPr>
      </w:pPr>
      <w:r w:rsidRPr="00D42B9C">
        <w:rPr>
          <w:rFonts w:cs="Arial"/>
          <w:szCs w:val="22"/>
        </w:rPr>
        <w:lastRenderedPageBreak/>
        <w:t xml:space="preserve">Para a fiação de Comando e Controle deverão ser utilizados condutores de cobre eletrolítico, encordoamento classe 5 de alta flexibilidade e manuseio, com isolação de composto termoplástico, não higroscópico, não propagador e </w:t>
      </w:r>
      <w:proofErr w:type="spellStart"/>
      <w:r w:rsidRPr="00D42B9C">
        <w:rPr>
          <w:rFonts w:cs="Arial"/>
          <w:szCs w:val="22"/>
        </w:rPr>
        <w:t>auto-extinção</w:t>
      </w:r>
      <w:proofErr w:type="spellEnd"/>
      <w:r w:rsidRPr="00D42B9C">
        <w:rPr>
          <w:rFonts w:cs="Arial"/>
          <w:szCs w:val="22"/>
        </w:rPr>
        <w:t xml:space="preserve"> de chamas e classe de tensão mínima 750V.</w:t>
      </w:r>
    </w:p>
    <w:p w:rsidR="004B34E2" w:rsidRPr="00D42B9C" w:rsidRDefault="004B34E2" w:rsidP="00BE19A2">
      <w:pPr>
        <w:pStyle w:val="Ttulo6"/>
        <w:rPr>
          <w:color w:val="auto"/>
        </w:rPr>
      </w:pPr>
      <w:bookmarkStart w:id="5496" w:name="_Toc502029945"/>
      <w:bookmarkStart w:id="5497" w:name="_Toc91494642"/>
      <w:bookmarkStart w:id="5498" w:name="_Toc295726880"/>
      <w:bookmarkStart w:id="5499" w:name="_Toc313801172"/>
      <w:bookmarkStart w:id="5500" w:name="_Toc313868449"/>
      <w:r w:rsidRPr="00D42B9C">
        <w:rPr>
          <w:color w:val="auto"/>
        </w:rPr>
        <w:t>Fiação para Potência</w:t>
      </w:r>
      <w:bookmarkEnd w:id="5496"/>
      <w:bookmarkEnd w:id="5497"/>
      <w:bookmarkEnd w:id="5498"/>
      <w:bookmarkEnd w:id="5499"/>
      <w:bookmarkEnd w:id="5500"/>
    </w:p>
    <w:p w:rsidR="004B34E2" w:rsidRPr="00D42B9C" w:rsidRDefault="004B34E2" w:rsidP="004B34E2">
      <w:pPr>
        <w:rPr>
          <w:rFonts w:cs="Arial"/>
          <w:szCs w:val="22"/>
        </w:rPr>
      </w:pPr>
      <w:r w:rsidRPr="00D42B9C">
        <w:rPr>
          <w:rFonts w:cs="Arial"/>
          <w:szCs w:val="22"/>
        </w:rPr>
        <w:t xml:space="preserve">Para a fiação de potência deverão ser utilizados condutores de cobre eletrolítico, encordoamento classe 4 de alta flexibilidade e manuseio, com isolação e cobertura de composto termoplástico, não higroscópico, não propagador e </w:t>
      </w:r>
      <w:proofErr w:type="spellStart"/>
      <w:r w:rsidRPr="00D42B9C">
        <w:rPr>
          <w:rFonts w:cs="Arial"/>
          <w:szCs w:val="22"/>
        </w:rPr>
        <w:t>auto-extinção</w:t>
      </w:r>
      <w:proofErr w:type="spellEnd"/>
      <w:r w:rsidRPr="00D42B9C">
        <w:rPr>
          <w:rFonts w:cs="Arial"/>
          <w:szCs w:val="22"/>
        </w:rPr>
        <w:t xml:space="preserve"> de chamas e classe de tensão mínima 1000V.</w:t>
      </w:r>
    </w:p>
    <w:p w:rsidR="004B34E2" w:rsidRPr="00D42B9C" w:rsidRDefault="004B34E2" w:rsidP="004B34E2">
      <w:pPr>
        <w:rPr>
          <w:rFonts w:cs="Arial"/>
          <w:szCs w:val="22"/>
        </w:rPr>
      </w:pPr>
      <w:r w:rsidRPr="00D42B9C">
        <w:rPr>
          <w:rFonts w:cs="Arial"/>
          <w:szCs w:val="22"/>
        </w:rPr>
        <w:t>Os condutores não podem possuir emendas.</w:t>
      </w:r>
    </w:p>
    <w:p w:rsidR="004B34E2" w:rsidRPr="00D42B9C" w:rsidRDefault="004B34E2" w:rsidP="00BE19A2">
      <w:pPr>
        <w:pStyle w:val="Ttulo5"/>
        <w:rPr>
          <w:color w:val="auto"/>
        </w:rPr>
      </w:pPr>
      <w:bookmarkStart w:id="5501" w:name="_Toc295726881"/>
      <w:bookmarkStart w:id="5502" w:name="_Toc313801173"/>
      <w:bookmarkStart w:id="5503" w:name="_Toc313868450"/>
      <w:r w:rsidRPr="00D42B9C">
        <w:rPr>
          <w:color w:val="auto"/>
        </w:rPr>
        <w:t>Bornes Terminais</w:t>
      </w:r>
      <w:bookmarkEnd w:id="5501"/>
      <w:bookmarkEnd w:id="5502"/>
      <w:bookmarkEnd w:id="5503"/>
    </w:p>
    <w:p w:rsidR="004B34E2" w:rsidRPr="00D42B9C" w:rsidRDefault="004B34E2" w:rsidP="004B34E2">
      <w:pPr>
        <w:rPr>
          <w:rFonts w:cs="Arial"/>
          <w:szCs w:val="22"/>
        </w:rPr>
      </w:pPr>
      <w:r w:rsidRPr="00D42B9C">
        <w:rPr>
          <w:rFonts w:cs="Arial"/>
          <w:szCs w:val="22"/>
        </w:rPr>
        <w:t>Os bornes terminais utilizados devem ser unipolares, classe de isolação 750V, com a parte condutora e elementos de apertos construídos em material não ferroso.</w:t>
      </w:r>
    </w:p>
    <w:p w:rsidR="004B34E2" w:rsidRPr="00D42B9C" w:rsidRDefault="004B34E2" w:rsidP="004B34E2">
      <w:pPr>
        <w:rPr>
          <w:rFonts w:cs="Arial"/>
          <w:szCs w:val="22"/>
        </w:rPr>
      </w:pPr>
      <w:r w:rsidRPr="00D42B9C">
        <w:rPr>
          <w:rFonts w:cs="Arial"/>
          <w:szCs w:val="22"/>
        </w:rPr>
        <w:t>Os bornes terminais deverão ser fixados sobre perfilados DIN em liga de alumínio e reunidos em blocos providos de placas laterais de acabamento, molas de fixação, separadores isolantes, pontes para conexões entre dois ou mais bornes contínuos e pastilhas de plástico gravadas para identificação.</w:t>
      </w:r>
    </w:p>
    <w:p w:rsidR="004B34E2" w:rsidRPr="00D42B9C" w:rsidRDefault="004B34E2" w:rsidP="004B34E2">
      <w:pPr>
        <w:rPr>
          <w:rFonts w:cs="Arial"/>
          <w:szCs w:val="22"/>
        </w:rPr>
      </w:pPr>
      <w:r w:rsidRPr="00D42B9C">
        <w:rPr>
          <w:rFonts w:cs="Arial"/>
          <w:szCs w:val="22"/>
        </w:rPr>
        <w:t>As réguas terminais devem ser instaladas em planos verticais ou horizontais, em locais de fácil acesso para instalação e inspeção, e possuir no mínimo 20% de reserva.</w:t>
      </w:r>
    </w:p>
    <w:p w:rsidR="004B34E2" w:rsidRPr="00D42B9C" w:rsidRDefault="004B34E2" w:rsidP="004B34E2">
      <w:pPr>
        <w:rPr>
          <w:rFonts w:cs="Arial"/>
          <w:szCs w:val="22"/>
        </w:rPr>
      </w:pPr>
      <w:r w:rsidRPr="00D42B9C">
        <w:rPr>
          <w:rFonts w:cs="Arial"/>
          <w:szCs w:val="22"/>
        </w:rPr>
        <w:t xml:space="preserve">Deverá ser conectado apenas um terminal em cada borne. Caso haja a necessidade de conectar 2 cabos em um borne, deverá ser utilizado um terminal duplo. </w:t>
      </w:r>
    </w:p>
    <w:p w:rsidR="004B34E2" w:rsidRPr="00D42B9C" w:rsidRDefault="004B34E2" w:rsidP="00BE19A2">
      <w:pPr>
        <w:pStyle w:val="Ttulo5"/>
        <w:rPr>
          <w:color w:val="auto"/>
        </w:rPr>
      </w:pPr>
      <w:bookmarkStart w:id="5504" w:name="_Toc91494643"/>
      <w:bookmarkStart w:id="5505" w:name="_Toc101599209"/>
      <w:bookmarkStart w:id="5506" w:name="_Toc295726883"/>
      <w:bookmarkStart w:id="5507" w:name="_Toc313801175"/>
      <w:bookmarkStart w:id="5508" w:name="_Toc313868452"/>
      <w:r w:rsidRPr="00D42B9C">
        <w:rPr>
          <w:color w:val="auto"/>
        </w:rPr>
        <w:t>Comando e Controle</w:t>
      </w:r>
      <w:bookmarkEnd w:id="5504"/>
      <w:bookmarkEnd w:id="5505"/>
      <w:bookmarkEnd w:id="5506"/>
      <w:bookmarkEnd w:id="5507"/>
      <w:bookmarkEnd w:id="5508"/>
    </w:p>
    <w:p w:rsidR="004B34E2" w:rsidRPr="00D42B9C" w:rsidRDefault="004B34E2" w:rsidP="004B34E2">
      <w:pPr>
        <w:rPr>
          <w:rFonts w:cs="Arial"/>
          <w:szCs w:val="22"/>
        </w:rPr>
      </w:pPr>
      <w:r w:rsidRPr="00D42B9C">
        <w:rPr>
          <w:rFonts w:cs="Arial"/>
          <w:szCs w:val="22"/>
        </w:rPr>
        <w:t>Os condutores de comando e controle devem ser protegidos por disjuntores tipo caixa moldada e alojada em canaletas.</w:t>
      </w:r>
    </w:p>
    <w:p w:rsidR="004B34E2" w:rsidRPr="00D42B9C" w:rsidRDefault="004B34E2" w:rsidP="004B34E2">
      <w:pPr>
        <w:rPr>
          <w:rFonts w:cs="Arial"/>
          <w:szCs w:val="22"/>
        </w:rPr>
      </w:pPr>
      <w:r w:rsidRPr="00D42B9C">
        <w:rPr>
          <w:rFonts w:cs="Arial"/>
          <w:szCs w:val="22"/>
        </w:rPr>
        <w:t xml:space="preserve">As canaletas devem ser de PVC não inflamável, do tipo chama </w:t>
      </w:r>
      <w:r w:rsidR="00BE19A2" w:rsidRPr="00D42B9C">
        <w:rPr>
          <w:rFonts w:cs="Arial"/>
          <w:szCs w:val="22"/>
        </w:rPr>
        <w:t>auto extinguível</w:t>
      </w:r>
      <w:r w:rsidRPr="00D42B9C">
        <w:rPr>
          <w:rFonts w:cs="Arial"/>
          <w:szCs w:val="22"/>
        </w:rPr>
        <w:t>, contendo rasgos laterais para passagem de cabos, com seção compatível com o número de condutores, de modo que a ocupação máxima seja de 70%, e provida de tampas removíveis de mesmo material.</w:t>
      </w:r>
    </w:p>
    <w:p w:rsidR="004B34E2" w:rsidRPr="00D42B9C" w:rsidRDefault="004B34E2" w:rsidP="004B34E2">
      <w:pPr>
        <w:rPr>
          <w:rFonts w:cs="Arial"/>
          <w:szCs w:val="22"/>
        </w:rPr>
      </w:pPr>
      <w:r w:rsidRPr="00D42B9C">
        <w:rPr>
          <w:rFonts w:cs="Arial"/>
          <w:szCs w:val="22"/>
        </w:rPr>
        <w:t>As canaletas não devem possuir cantos vivos que possam danificar a isolação da fiação.</w:t>
      </w:r>
    </w:p>
    <w:p w:rsidR="004B34E2" w:rsidRPr="00D42B9C" w:rsidRDefault="004B34E2" w:rsidP="004B34E2">
      <w:pPr>
        <w:rPr>
          <w:rFonts w:cs="Arial"/>
          <w:szCs w:val="22"/>
        </w:rPr>
      </w:pPr>
      <w:r w:rsidRPr="00D42B9C">
        <w:rPr>
          <w:rFonts w:cs="Arial"/>
          <w:szCs w:val="22"/>
        </w:rPr>
        <w:t xml:space="preserve">As canaletas devem ser instaladas apenas nas posições horizontal e vertical. Para junção entre extremidades em “L”, o acabamento deve ser feito em corte diagonal de 45°. </w:t>
      </w:r>
    </w:p>
    <w:p w:rsidR="004B34E2" w:rsidRPr="00D42B9C" w:rsidRDefault="004B34E2" w:rsidP="004B34E2">
      <w:pPr>
        <w:rPr>
          <w:rFonts w:cs="Arial"/>
          <w:szCs w:val="22"/>
        </w:rPr>
      </w:pPr>
      <w:r w:rsidRPr="00D42B9C">
        <w:rPr>
          <w:rFonts w:cs="Arial"/>
          <w:szCs w:val="22"/>
        </w:rPr>
        <w:t xml:space="preserve">Cada extremidade dos condutores de comando e controle deve ser provida de um terminal pré-isolado de compressão em cobre prateado tubular. </w:t>
      </w:r>
    </w:p>
    <w:p w:rsidR="004B34E2" w:rsidRPr="00D42B9C" w:rsidRDefault="004B34E2" w:rsidP="004B34E2">
      <w:pPr>
        <w:rPr>
          <w:rFonts w:cs="Arial"/>
          <w:szCs w:val="22"/>
        </w:rPr>
      </w:pPr>
      <w:r w:rsidRPr="00D42B9C">
        <w:rPr>
          <w:rFonts w:cs="Arial"/>
          <w:szCs w:val="22"/>
        </w:rPr>
        <w:t>Para circuitos de comando devem ser utilizadas bitolas 1,0mm</w:t>
      </w:r>
      <w:r w:rsidRPr="00D42B9C">
        <w:rPr>
          <w:vertAlign w:val="superscript"/>
        </w:rPr>
        <w:t>2</w:t>
      </w:r>
      <w:r w:rsidRPr="00D42B9C">
        <w:rPr>
          <w:rFonts w:cs="Arial"/>
          <w:szCs w:val="22"/>
        </w:rPr>
        <w:t xml:space="preserve"> e de aquecimento, devem ser utilizadas bitolas 1,5 mm².</w:t>
      </w:r>
    </w:p>
    <w:p w:rsidR="004B34E2" w:rsidRPr="00D42B9C" w:rsidRDefault="004B34E2" w:rsidP="004B34E2">
      <w:pPr>
        <w:rPr>
          <w:rFonts w:cs="Arial"/>
          <w:szCs w:val="22"/>
        </w:rPr>
      </w:pPr>
      <w:r w:rsidRPr="00D42B9C">
        <w:rPr>
          <w:rFonts w:cs="Arial"/>
          <w:szCs w:val="22"/>
        </w:rPr>
        <w:t>Cada condutor de comando e controle deve ser identificado pelo código indicado nos diagramas funcionais e de fiação em ambas as extremidades, pelo critério de potenciais iguais com mesmo número</w:t>
      </w:r>
      <w:bookmarkStart w:id="5509" w:name="OLE_LINK3"/>
      <w:r w:rsidRPr="00D42B9C">
        <w:rPr>
          <w:rFonts w:cs="Arial"/>
          <w:szCs w:val="22"/>
        </w:rPr>
        <w:t>.</w:t>
      </w:r>
    </w:p>
    <w:bookmarkEnd w:id="5509"/>
    <w:p w:rsidR="004B34E2" w:rsidRPr="00D42B9C" w:rsidRDefault="004B34E2" w:rsidP="004B34E2">
      <w:pPr>
        <w:rPr>
          <w:rFonts w:cs="Arial"/>
          <w:szCs w:val="22"/>
        </w:rPr>
      </w:pPr>
      <w:r w:rsidRPr="00D42B9C">
        <w:rPr>
          <w:rFonts w:cs="Arial"/>
          <w:szCs w:val="22"/>
        </w:rPr>
        <w:t>Na parte fixa de cada módulo, devem ser previstas réguas independentes de bornes para interligação:</w:t>
      </w:r>
    </w:p>
    <w:p w:rsidR="004B34E2" w:rsidRPr="00D42B9C" w:rsidRDefault="004B34E2" w:rsidP="001C425D">
      <w:pPr>
        <w:numPr>
          <w:ilvl w:val="0"/>
          <w:numId w:val="34"/>
        </w:numPr>
        <w:spacing w:after="120"/>
        <w:rPr>
          <w:rFonts w:cs="Arial"/>
          <w:szCs w:val="22"/>
        </w:rPr>
      </w:pPr>
      <w:r w:rsidRPr="00D42B9C">
        <w:rPr>
          <w:rFonts w:cs="Arial"/>
          <w:szCs w:val="22"/>
        </w:rPr>
        <w:t>Aos componentes de campo;</w:t>
      </w:r>
    </w:p>
    <w:p w:rsidR="004B34E2" w:rsidRPr="00D42B9C" w:rsidRDefault="004B34E2" w:rsidP="001C425D">
      <w:pPr>
        <w:numPr>
          <w:ilvl w:val="0"/>
          <w:numId w:val="34"/>
        </w:numPr>
        <w:spacing w:after="120"/>
        <w:rPr>
          <w:rFonts w:cs="Arial"/>
          <w:szCs w:val="22"/>
        </w:rPr>
      </w:pPr>
      <w:r w:rsidRPr="00D42B9C">
        <w:rPr>
          <w:rFonts w:cs="Arial"/>
          <w:szCs w:val="22"/>
        </w:rPr>
        <w:t xml:space="preserve">Aos componentes da porta. </w:t>
      </w:r>
    </w:p>
    <w:p w:rsidR="004B34E2" w:rsidRPr="00D42B9C" w:rsidRDefault="004B34E2" w:rsidP="004B34E2">
      <w:pPr>
        <w:rPr>
          <w:rFonts w:cs="Arial"/>
          <w:szCs w:val="22"/>
        </w:rPr>
      </w:pPr>
      <w:r w:rsidRPr="00D42B9C">
        <w:rPr>
          <w:rFonts w:cs="Arial"/>
          <w:szCs w:val="22"/>
        </w:rPr>
        <w:lastRenderedPageBreak/>
        <w:t xml:space="preserve">As interligações devem ser feitas por condutores flexíveis agrupados e amarrados com abraçadeiras de </w:t>
      </w:r>
      <w:r w:rsidRPr="00D42B9C">
        <w:rPr>
          <w:rFonts w:cs="Arial"/>
          <w:i/>
          <w:szCs w:val="22"/>
        </w:rPr>
        <w:t>nylon 6.6</w:t>
      </w:r>
      <w:r w:rsidRPr="00D42B9C">
        <w:rPr>
          <w:rFonts w:cs="Arial"/>
          <w:szCs w:val="22"/>
        </w:rPr>
        <w:t>, formando um cabo múltiplo devidamente fixado, de modo a não transmitir esforços mecânicos aos terminais.</w:t>
      </w:r>
    </w:p>
    <w:p w:rsidR="00E8715B" w:rsidRPr="00D42B9C" w:rsidRDefault="004B34E2" w:rsidP="00E8715B">
      <w:pPr>
        <w:rPr>
          <w:rFonts w:cs="Arial"/>
          <w:szCs w:val="22"/>
        </w:rPr>
      </w:pPr>
      <w:r w:rsidRPr="00D42B9C">
        <w:rPr>
          <w:rFonts w:cs="Arial"/>
          <w:szCs w:val="22"/>
        </w:rPr>
        <w:t>Cada painel deve conter dispositivos para supervisão e controle remoto.</w:t>
      </w:r>
    </w:p>
    <w:p w:rsidR="00E8715B" w:rsidRPr="00D42B9C" w:rsidRDefault="00E8715B" w:rsidP="00E8715B">
      <w:pPr>
        <w:pStyle w:val="Ttulo5"/>
        <w:rPr>
          <w:rFonts w:cs="Arial"/>
          <w:color w:val="auto"/>
          <w:szCs w:val="22"/>
        </w:rPr>
      </w:pPr>
      <w:r w:rsidRPr="00D42B9C">
        <w:rPr>
          <w:color w:val="auto"/>
        </w:rPr>
        <w:t xml:space="preserve">Filtro para bobinas de </w:t>
      </w:r>
      <w:proofErr w:type="spellStart"/>
      <w:r w:rsidRPr="00D42B9C">
        <w:rPr>
          <w:color w:val="auto"/>
        </w:rPr>
        <w:t>contatores</w:t>
      </w:r>
      <w:proofErr w:type="spellEnd"/>
      <w:r w:rsidRPr="00D42B9C">
        <w:rPr>
          <w:color w:val="auto"/>
        </w:rPr>
        <w:t xml:space="preserve"> e válvulas solenoides </w:t>
      </w:r>
    </w:p>
    <w:p w:rsidR="00E8715B" w:rsidRPr="00D42B9C" w:rsidRDefault="00E8715B" w:rsidP="00E8715B">
      <w:pPr>
        <w:rPr>
          <w:highlight w:val="yellow"/>
        </w:rPr>
      </w:pPr>
      <w:r w:rsidRPr="00D42B9C">
        <w:t xml:space="preserve">Deve utilizar filtros tipo RC, para alimentação em </w:t>
      </w:r>
      <w:proofErr w:type="spellStart"/>
      <w:r w:rsidRPr="00D42B9C">
        <w:t>Vac</w:t>
      </w:r>
      <w:proofErr w:type="spellEnd"/>
      <w:r w:rsidRPr="00D42B9C">
        <w:t xml:space="preserve"> (circuitos de corrente alternada), em paralelo com as bobinas dos </w:t>
      </w:r>
      <w:proofErr w:type="spellStart"/>
      <w:r w:rsidRPr="00D42B9C">
        <w:t>contatores</w:t>
      </w:r>
      <w:proofErr w:type="spellEnd"/>
      <w:r w:rsidRPr="00D42B9C">
        <w:t xml:space="preserve"> e filtros tipo DIODO, para alimentação em </w:t>
      </w:r>
      <w:proofErr w:type="spellStart"/>
      <w:r w:rsidRPr="00D42B9C">
        <w:t>Vcc</w:t>
      </w:r>
      <w:proofErr w:type="spellEnd"/>
      <w:r w:rsidRPr="00D42B9C">
        <w:t xml:space="preserve"> (circuitos de corrente contínua), em paralelo com as bobinas dos </w:t>
      </w:r>
      <w:proofErr w:type="spellStart"/>
      <w:r w:rsidRPr="00D42B9C">
        <w:t>contatores</w:t>
      </w:r>
      <w:proofErr w:type="spellEnd"/>
      <w:r w:rsidRPr="00D42B9C">
        <w:t xml:space="preserve"> e das válvulas solenoides.</w:t>
      </w:r>
    </w:p>
    <w:p w:rsidR="004B34E2" w:rsidRPr="00D42B9C" w:rsidRDefault="004B34E2" w:rsidP="00BE19A2">
      <w:pPr>
        <w:pStyle w:val="Ttulo5"/>
        <w:rPr>
          <w:color w:val="auto"/>
        </w:rPr>
      </w:pPr>
      <w:bookmarkStart w:id="5510" w:name="_Toc91494644"/>
      <w:bookmarkStart w:id="5511" w:name="_Toc101599210"/>
      <w:bookmarkStart w:id="5512" w:name="_Toc295726884"/>
      <w:bookmarkStart w:id="5513" w:name="_Toc313801176"/>
      <w:bookmarkStart w:id="5514" w:name="_Toc313868453"/>
      <w:r w:rsidRPr="00D42B9C">
        <w:rPr>
          <w:color w:val="auto"/>
        </w:rPr>
        <w:t>Potência</w:t>
      </w:r>
      <w:bookmarkEnd w:id="5510"/>
      <w:bookmarkEnd w:id="5511"/>
      <w:bookmarkEnd w:id="5512"/>
      <w:bookmarkEnd w:id="5513"/>
      <w:bookmarkEnd w:id="5514"/>
    </w:p>
    <w:p w:rsidR="004B34E2" w:rsidRPr="00D42B9C" w:rsidRDefault="004B34E2" w:rsidP="004B34E2">
      <w:pPr>
        <w:rPr>
          <w:rFonts w:cs="Arial"/>
          <w:szCs w:val="22"/>
        </w:rPr>
      </w:pPr>
      <w:r w:rsidRPr="00D42B9C">
        <w:rPr>
          <w:rFonts w:cs="Arial"/>
          <w:szCs w:val="22"/>
        </w:rPr>
        <w:t>Os condutores de potência devem ser agrupados por chicote.</w:t>
      </w:r>
    </w:p>
    <w:p w:rsidR="004B34E2" w:rsidRPr="00D42B9C" w:rsidRDefault="004B34E2" w:rsidP="004B34E2">
      <w:pPr>
        <w:rPr>
          <w:rFonts w:cs="Arial"/>
          <w:szCs w:val="22"/>
        </w:rPr>
      </w:pPr>
      <w:r w:rsidRPr="00D42B9C">
        <w:rPr>
          <w:rFonts w:cs="Arial"/>
          <w:szCs w:val="22"/>
        </w:rPr>
        <w:t>Na entrada e saída do painel, os condutores de potência devem ser fixados por suportes próprios e interligados diretamente nos bornes do equipamento.</w:t>
      </w:r>
    </w:p>
    <w:p w:rsidR="004B34E2" w:rsidRPr="00D42B9C" w:rsidRDefault="004B34E2" w:rsidP="004B34E2">
      <w:pPr>
        <w:rPr>
          <w:rFonts w:cs="Arial"/>
          <w:szCs w:val="22"/>
        </w:rPr>
      </w:pPr>
      <w:r w:rsidRPr="00D42B9C">
        <w:rPr>
          <w:rFonts w:cs="Arial"/>
          <w:szCs w:val="22"/>
        </w:rPr>
        <w:t xml:space="preserve">As bitolas dos cabos de potência devem ser dimensionadas com 25% acima da corrente nominal do circuito. </w:t>
      </w:r>
    </w:p>
    <w:p w:rsidR="004B34E2" w:rsidRPr="00D42B9C" w:rsidRDefault="004B34E2" w:rsidP="004B34E2">
      <w:pPr>
        <w:rPr>
          <w:rFonts w:cs="Arial"/>
          <w:szCs w:val="22"/>
        </w:rPr>
      </w:pPr>
      <w:r w:rsidRPr="00D42B9C">
        <w:rPr>
          <w:rFonts w:cs="Arial"/>
          <w:szCs w:val="22"/>
        </w:rPr>
        <w:t>Cada condutor de potência deve ser identificado com sua respectiva cor.</w:t>
      </w:r>
    </w:p>
    <w:p w:rsidR="004B34E2" w:rsidRPr="00D42B9C" w:rsidRDefault="004B34E2" w:rsidP="004B34E2">
      <w:pPr>
        <w:rPr>
          <w:rFonts w:cs="Arial"/>
          <w:szCs w:val="22"/>
        </w:rPr>
      </w:pPr>
      <w:r w:rsidRPr="00D42B9C">
        <w:rPr>
          <w:rFonts w:cs="Arial"/>
          <w:szCs w:val="22"/>
        </w:rPr>
        <w:t xml:space="preserve">Cada extremidade dos condutores de potência deve ser provida de terminais de compressão em cobre prateado isolados com material </w:t>
      </w:r>
      <w:proofErr w:type="spellStart"/>
      <w:r w:rsidRPr="00D42B9C">
        <w:rPr>
          <w:rFonts w:cs="Arial"/>
          <w:szCs w:val="22"/>
        </w:rPr>
        <w:t>termocontrátil</w:t>
      </w:r>
      <w:proofErr w:type="spellEnd"/>
      <w:r w:rsidRPr="00D42B9C">
        <w:rPr>
          <w:rFonts w:cs="Arial"/>
          <w:szCs w:val="22"/>
        </w:rPr>
        <w:t>.</w:t>
      </w:r>
    </w:p>
    <w:p w:rsidR="004B34E2" w:rsidRPr="00D42B9C" w:rsidRDefault="004B34E2" w:rsidP="00BE19A2">
      <w:pPr>
        <w:pStyle w:val="Ttulo5"/>
        <w:rPr>
          <w:color w:val="auto"/>
        </w:rPr>
      </w:pPr>
      <w:bookmarkStart w:id="5515" w:name="_Toc91494645"/>
      <w:bookmarkStart w:id="5516" w:name="_Toc101599211"/>
      <w:bookmarkStart w:id="5517" w:name="_Toc295726885"/>
      <w:bookmarkStart w:id="5518" w:name="_Toc313801177"/>
      <w:bookmarkStart w:id="5519" w:name="_Toc313868454"/>
      <w:r w:rsidRPr="00D42B9C">
        <w:rPr>
          <w:color w:val="auto"/>
        </w:rPr>
        <w:t>Identificação dos Componentes</w:t>
      </w:r>
      <w:bookmarkEnd w:id="5515"/>
      <w:bookmarkEnd w:id="5516"/>
      <w:bookmarkEnd w:id="5517"/>
      <w:bookmarkEnd w:id="5518"/>
      <w:bookmarkEnd w:id="5519"/>
    </w:p>
    <w:p w:rsidR="004B34E2" w:rsidRPr="00D42B9C" w:rsidRDefault="004B34E2" w:rsidP="004B34E2">
      <w:pPr>
        <w:rPr>
          <w:rFonts w:cs="Arial"/>
          <w:szCs w:val="22"/>
        </w:rPr>
      </w:pPr>
      <w:r w:rsidRPr="00D42B9C">
        <w:rPr>
          <w:rFonts w:cs="Arial"/>
          <w:szCs w:val="22"/>
        </w:rPr>
        <w:t>Todos os componentes do painel devem ser identificados por etiquetas, sendo as externas de acrílico, inscrição branca em fundo preto, fixadas na porta por rebite plástico ou cola de altíssima aderência.</w:t>
      </w:r>
    </w:p>
    <w:p w:rsidR="004B34E2" w:rsidRPr="00D42B9C" w:rsidRDefault="004B34E2" w:rsidP="004B34E2">
      <w:pPr>
        <w:rPr>
          <w:rFonts w:cs="Arial"/>
          <w:szCs w:val="22"/>
        </w:rPr>
      </w:pPr>
      <w:r w:rsidRPr="00D42B9C">
        <w:rPr>
          <w:rFonts w:cs="Arial"/>
          <w:szCs w:val="22"/>
        </w:rPr>
        <w:t>Todo painel deve ser identificado pelo fabricante por uma placa em material não corrosível, fixada na parte frontal externa e contendo, no mínimo, as seguintes informações:</w:t>
      </w:r>
    </w:p>
    <w:p w:rsidR="004B34E2" w:rsidRPr="00D42B9C" w:rsidRDefault="004B34E2" w:rsidP="001C425D">
      <w:pPr>
        <w:numPr>
          <w:ilvl w:val="0"/>
          <w:numId w:val="33"/>
        </w:numPr>
        <w:spacing w:after="120"/>
        <w:rPr>
          <w:rFonts w:cs="Arial"/>
        </w:rPr>
      </w:pPr>
      <w:r w:rsidRPr="00D42B9C">
        <w:rPr>
          <w:rFonts w:cs="Arial"/>
        </w:rPr>
        <w:t>Tensão nominal;</w:t>
      </w:r>
    </w:p>
    <w:p w:rsidR="004B34E2" w:rsidRPr="00D42B9C" w:rsidRDefault="004B34E2" w:rsidP="001C425D">
      <w:pPr>
        <w:numPr>
          <w:ilvl w:val="0"/>
          <w:numId w:val="33"/>
        </w:numPr>
        <w:spacing w:after="120"/>
        <w:rPr>
          <w:rFonts w:cs="Arial"/>
        </w:rPr>
      </w:pPr>
      <w:r w:rsidRPr="00D42B9C">
        <w:rPr>
          <w:rFonts w:cs="Arial"/>
        </w:rPr>
        <w:t>TAG;</w:t>
      </w:r>
    </w:p>
    <w:p w:rsidR="004B34E2" w:rsidRPr="00D42B9C" w:rsidRDefault="004B34E2" w:rsidP="004B34E2">
      <w:pPr>
        <w:rPr>
          <w:szCs w:val="22"/>
        </w:rPr>
      </w:pPr>
      <w:r w:rsidRPr="00D42B9C">
        <w:rPr>
          <w:szCs w:val="22"/>
        </w:rPr>
        <w:t>O painel deve ser identificado por uma placa em acrílico, com fundo na cor preta e inscrição na cor branca e com 3 mm de espessura, fixada na parte frontal externa e contendo a identificação conforme diagramas.</w:t>
      </w:r>
    </w:p>
    <w:p w:rsidR="004B34E2" w:rsidRPr="00D42B9C" w:rsidRDefault="004B34E2" w:rsidP="00BE19A2">
      <w:pPr>
        <w:pStyle w:val="Ttulo5"/>
        <w:rPr>
          <w:color w:val="auto"/>
        </w:rPr>
      </w:pPr>
      <w:bookmarkStart w:id="5520" w:name="_Toc501147221"/>
      <w:bookmarkStart w:id="5521" w:name="_Toc101599212"/>
      <w:bookmarkStart w:id="5522" w:name="_Toc295726886"/>
      <w:bookmarkStart w:id="5523" w:name="_Toc313801178"/>
      <w:bookmarkStart w:id="5524" w:name="_Toc313868455"/>
      <w:r w:rsidRPr="00D42B9C">
        <w:rPr>
          <w:color w:val="auto"/>
        </w:rPr>
        <w:t>Dispositivo “No Break”</w:t>
      </w:r>
      <w:bookmarkEnd w:id="5520"/>
      <w:bookmarkEnd w:id="5521"/>
      <w:bookmarkEnd w:id="5522"/>
      <w:bookmarkEnd w:id="5523"/>
      <w:bookmarkEnd w:id="5524"/>
    </w:p>
    <w:p w:rsidR="004B34E2" w:rsidRPr="00D42B9C" w:rsidRDefault="004B34E2" w:rsidP="004B34E2">
      <w:pPr>
        <w:rPr>
          <w:szCs w:val="22"/>
        </w:rPr>
      </w:pPr>
      <w:r w:rsidRPr="00D42B9C">
        <w:rPr>
          <w:szCs w:val="22"/>
        </w:rPr>
        <w:t>É o equipamento responsável pela proteção da carga contra os distúrbios da rede elétrica, garantindo um nível nominal de suprimento de energia e uma alimentação perfeitamente estabilizada, com filtro automático de sobrecarga e tempo zero de intervenção de bateria em caso de queda de energia.</w:t>
      </w:r>
    </w:p>
    <w:p w:rsidR="004B34E2" w:rsidRPr="00D42B9C" w:rsidRDefault="004B34E2" w:rsidP="004B34E2">
      <w:pPr>
        <w:rPr>
          <w:szCs w:val="22"/>
        </w:rPr>
      </w:pPr>
      <w:r w:rsidRPr="00D42B9C">
        <w:rPr>
          <w:szCs w:val="22"/>
        </w:rPr>
        <w:t xml:space="preserve">As características deste equipamento deverão atender as cargas totais instaladas no painel, bem como prever a autonomia mínima de </w:t>
      </w:r>
      <w:r w:rsidR="00BE19A2" w:rsidRPr="00D42B9C">
        <w:rPr>
          <w:szCs w:val="22"/>
        </w:rPr>
        <w:t>30</w:t>
      </w:r>
      <w:r w:rsidRPr="00D42B9C">
        <w:rPr>
          <w:szCs w:val="22"/>
        </w:rPr>
        <w:t xml:space="preserve"> (</w:t>
      </w:r>
      <w:r w:rsidR="00BE19A2" w:rsidRPr="00D42B9C">
        <w:rPr>
          <w:szCs w:val="22"/>
        </w:rPr>
        <w:t>trinta</w:t>
      </w:r>
      <w:r w:rsidRPr="00D42B9C">
        <w:rPr>
          <w:szCs w:val="22"/>
        </w:rPr>
        <w:t xml:space="preserve">) </w:t>
      </w:r>
      <w:r w:rsidR="00BE19A2" w:rsidRPr="00D42B9C">
        <w:rPr>
          <w:szCs w:val="22"/>
        </w:rPr>
        <w:t>minutos</w:t>
      </w:r>
      <w:r w:rsidRPr="00D42B9C">
        <w:rPr>
          <w:szCs w:val="22"/>
        </w:rPr>
        <w:t xml:space="preserve"> de pleno funcionamento do sistema.</w:t>
      </w:r>
    </w:p>
    <w:p w:rsidR="004B34E2" w:rsidRPr="00D42B9C" w:rsidRDefault="004B34E2" w:rsidP="00BE19A2">
      <w:pPr>
        <w:pStyle w:val="Ttulo5"/>
        <w:rPr>
          <w:color w:val="auto"/>
        </w:rPr>
      </w:pPr>
      <w:bookmarkStart w:id="5525" w:name="_Toc296761474"/>
      <w:bookmarkStart w:id="5526" w:name="_Toc313801179"/>
      <w:bookmarkStart w:id="5527" w:name="_Toc313868456"/>
      <w:r w:rsidRPr="00D42B9C">
        <w:rPr>
          <w:color w:val="auto"/>
        </w:rPr>
        <w:t>Dispositivo “Fonte de Alimentação”</w:t>
      </w:r>
      <w:bookmarkEnd w:id="5525"/>
      <w:bookmarkEnd w:id="5526"/>
      <w:bookmarkEnd w:id="5527"/>
    </w:p>
    <w:p w:rsidR="004B34E2" w:rsidRPr="00D42B9C" w:rsidRDefault="004B34E2" w:rsidP="004B34E2">
      <w:pPr>
        <w:rPr>
          <w:szCs w:val="22"/>
        </w:rPr>
      </w:pPr>
      <w:r w:rsidRPr="00D42B9C">
        <w:rPr>
          <w:szCs w:val="22"/>
        </w:rPr>
        <w:t xml:space="preserve">É o equipamento responsável pelo fornecimento de tensão e corrente estabilizada, necessária para suprir </w:t>
      </w:r>
      <w:proofErr w:type="gramStart"/>
      <w:r w:rsidRPr="00D42B9C">
        <w:rPr>
          <w:szCs w:val="22"/>
        </w:rPr>
        <w:t>o(</w:t>
      </w:r>
      <w:proofErr w:type="gramEnd"/>
      <w:r w:rsidRPr="00D42B9C">
        <w:rPr>
          <w:szCs w:val="22"/>
        </w:rPr>
        <w:t>s) equipamento(s) consumidor (es). Mantendo o fator de utilização em 70% (fu=</w:t>
      </w:r>
      <w:proofErr w:type="spellStart"/>
      <w:r w:rsidRPr="00D42B9C">
        <w:rPr>
          <w:szCs w:val="22"/>
        </w:rPr>
        <w:t>D</w:t>
      </w:r>
      <w:r w:rsidRPr="00D42B9C">
        <w:rPr>
          <w:szCs w:val="22"/>
          <w:vertAlign w:val="subscript"/>
        </w:rPr>
        <w:t>máx</w:t>
      </w:r>
      <w:proofErr w:type="spellEnd"/>
      <w:r w:rsidRPr="00D42B9C">
        <w:rPr>
          <w:szCs w:val="22"/>
          <w:vertAlign w:val="subscript"/>
        </w:rPr>
        <w:t xml:space="preserve"> </w:t>
      </w:r>
      <w:r w:rsidRPr="00D42B9C">
        <w:rPr>
          <w:szCs w:val="22"/>
        </w:rPr>
        <w:t xml:space="preserve">/ Capacidade nominal). </w:t>
      </w:r>
    </w:p>
    <w:p w:rsidR="004B34E2" w:rsidRPr="00D42B9C" w:rsidRDefault="004B34E2" w:rsidP="00BE19A2">
      <w:pPr>
        <w:pStyle w:val="Ttulo5"/>
        <w:rPr>
          <w:color w:val="auto"/>
        </w:rPr>
      </w:pPr>
      <w:bookmarkStart w:id="5528" w:name="_Toc91494646"/>
      <w:bookmarkStart w:id="5529" w:name="_Toc101599213"/>
      <w:bookmarkStart w:id="5530" w:name="_Toc295726887"/>
      <w:bookmarkStart w:id="5531" w:name="_Toc313801180"/>
      <w:bookmarkStart w:id="5532" w:name="_Toc313868457"/>
      <w:r w:rsidRPr="00D42B9C">
        <w:rPr>
          <w:color w:val="auto"/>
        </w:rPr>
        <w:lastRenderedPageBreak/>
        <w:t>Acessórios</w:t>
      </w:r>
      <w:bookmarkEnd w:id="5528"/>
      <w:bookmarkEnd w:id="5529"/>
      <w:bookmarkEnd w:id="5530"/>
      <w:bookmarkEnd w:id="5531"/>
      <w:bookmarkEnd w:id="5532"/>
    </w:p>
    <w:p w:rsidR="004B34E2" w:rsidRPr="00D42B9C" w:rsidRDefault="004B34E2" w:rsidP="004B34E2">
      <w:pPr>
        <w:rPr>
          <w:szCs w:val="22"/>
        </w:rPr>
      </w:pPr>
      <w:r w:rsidRPr="00D42B9C">
        <w:rPr>
          <w:szCs w:val="22"/>
        </w:rPr>
        <w:t>Os módulos devem ser fornecidos com os seguintes acessórios:</w:t>
      </w:r>
    </w:p>
    <w:p w:rsidR="004B34E2" w:rsidRPr="00D42B9C" w:rsidRDefault="004B34E2" w:rsidP="001C425D">
      <w:pPr>
        <w:numPr>
          <w:ilvl w:val="0"/>
          <w:numId w:val="33"/>
        </w:numPr>
        <w:spacing w:after="120"/>
        <w:rPr>
          <w:rFonts w:cs="Arial"/>
        </w:rPr>
      </w:pPr>
      <w:r w:rsidRPr="00D42B9C">
        <w:rPr>
          <w:rFonts w:cs="Arial"/>
        </w:rPr>
        <w:t xml:space="preserve">Iluminação interna por lâmpada fluorescente 16W/220 </w:t>
      </w:r>
      <w:proofErr w:type="spellStart"/>
      <w:r w:rsidRPr="00D42B9C">
        <w:rPr>
          <w:rFonts w:cs="Arial"/>
        </w:rPr>
        <w:t>Vca</w:t>
      </w:r>
      <w:proofErr w:type="spellEnd"/>
      <w:r w:rsidRPr="00D42B9C">
        <w:rPr>
          <w:rFonts w:cs="Arial"/>
        </w:rPr>
        <w:t>, completa com reator eletrônico e suportes na parte superior de cada módulo, acionada por chave fim de curso na abertura da porta;</w:t>
      </w:r>
    </w:p>
    <w:p w:rsidR="004B34E2" w:rsidRPr="00D42B9C" w:rsidRDefault="004B34E2" w:rsidP="001C425D">
      <w:pPr>
        <w:numPr>
          <w:ilvl w:val="0"/>
          <w:numId w:val="33"/>
        </w:numPr>
        <w:spacing w:after="120"/>
        <w:rPr>
          <w:rFonts w:cs="Arial"/>
        </w:rPr>
      </w:pPr>
      <w:r w:rsidRPr="00D42B9C">
        <w:rPr>
          <w:rFonts w:cs="Arial"/>
        </w:rPr>
        <w:t xml:space="preserve">Venezianas para ventilação com tela e filtro. </w:t>
      </w:r>
    </w:p>
    <w:p w:rsidR="004B34E2" w:rsidRPr="00D42B9C" w:rsidRDefault="004B34E2" w:rsidP="004B34E2">
      <w:r w:rsidRPr="00D42B9C">
        <w:t xml:space="preserve">Se necessário, deve ser instalado um sistema de ventilação forçada para cada módulo, visando lançar ao ambiente o excesso de calor interno gerado pelos componentes elétricos. Deve ser constituído por venezianas, elemento filtrante </w:t>
      </w:r>
      <w:proofErr w:type="spellStart"/>
      <w:r w:rsidRPr="00D42B9C">
        <w:t>anti</w:t>
      </w:r>
      <w:r w:rsidR="000E3D26" w:rsidRPr="00D42B9C">
        <w:t>-</w:t>
      </w:r>
      <w:r w:rsidRPr="00D42B9C">
        <w:t>inflamável</w:t>
      </w:r>
      <w:proofErr w:type="spellEnd"/>
      <w:r w:rsidRPr="00D42B9C">
        <w:t xml:space="preserve"> com saturação mínima de 650g/m², ventilador tipo axial com rolamentos com expectativa de vida útil de 20.000 h, e grade de proteção (a prova de corrosão e resistente) contra contatos acidentais com as hélices do ventilador. </w:t>
      </w:r>
    </w:p>
    <w:p w:rsidR="004B34E2" w:rsidRPr="00D42B9C" w:rsidRDefault="004B34E2" w:rsidP="004B34E2">
      <w:r w:rsidRPr="00D42B9C">
        <w:t>A quantidade de ventiladores deve ser dimensionada para manter uma temperatura não superior a 40ºC dentro do painel.</w:t>
      </w:r>
    </w:p>
    <w:p w:rsidR="00E8715B" w:rsidRPr="00D42B9C" w:rsidRDefault="00E8715B" w:rsidP="00E8715B">
      <w:pPr>
        <w:pStyle w:val="Ttulo5"/>
        <w:rPr>
          <w:color w:val="auto"/>
        </w:rPr>
      </w:pPr>
      <w:bookmarkStart w:id="5533" w:name="_Toc379815894"/>
      <w:r w:rsidRPr="00D42B9C">
        <w:rPr>
          <w:color w:val="auto"/>
        </w:rPr>
        <w:t>Alarmes:</w:t>
      </w:r>
      <w:bookmarkEnd w:id="5533"/>
      <w:r w:rsidRPr="00D42B9C">
        <w:rPr>
          <w:color w:val="auto"/>
        </w:rPr>
        <w:t xml:space="preserve"> </w:t>
      </w:r>
    </w:p>
    <w:p w:rsidR="00E8715B" w:rsidRPr="00D42B9C" w:rsidRDefault="00E8715B" w:rsidP="00E8715B">
      <w:r w:rsidRPr="00D42B9C">
        <w:t>Deverão ser considerados alarmes para: falta de energia (contatos do disjuntor 220Vca) e de invasão/abertura da porta do painel (chave fim de curso).</w:t>
      </w:r>
    </w:p>
    <w:p w:rsidR="004B34E2" w:rsidRPr="00D42B9C" w:rsidRDefault="004B34E2" w:rsidP="00BE19A2">
      <w:pPr>
        <w:pStyle w:val="Ttulo5"/>
        <w:rPr>
          <w:color w:val="auto"/>
        </w:rPr>
      </w:pPr>
      <w:bookmarkStart w:id="5534" w:name="_Toc422820353"/>
      <w:bookmarkStart w:id="5535" w:name="_Toc101599215"/>
      <w:bookmarkStart w:id="5536" w:name="_Toc295726888"/>
      <w:bookmarkStart w:id="5537" w:name="_Toc313801181"/>
      <w:bookmarkStart w:id="5538" w:name="_Toc313868458"/>
      <w:r w:rsidRPr="00D42B9C">
        <w:rPr>
          <w:color w:val="auto"/>
        </w:rPr>
        <w:t>Inspeção e Ensaios</w:t>
      </w:r>
      <w:bookmarkEnd w:id="5534"/>
      <w:bookmarkEnd w:id="5535"/>
      <w:bookmarkEnd w:id="5536"/>
      <w:bookmarkEnd w:id="5537"/>
      <w:bookmarkEnd w:id="5538"/>
    </w:p>
    <w:p w:rsidR="004B34E2" w:rsidRPr="00D42B9C" w:rsidRDefault="004B34E2" w:rsidP="004B34E2">
      <w:r w:rsidRPr="00D42B9C">
        <w:t xml:space="preserve">A </w:t>
      </w:r>
      <w:r w:rsidR="00BE19A2" w:rsidRPr="00D42B9C">
        <w:t>Proponente</w:t>
      </w:r>
      <w:r w:rsidRPr="00D42B9C">
        <w:t xml:space="preserve"> deve enviar à </w:t>
      </w:r>
      <w:r w:rsidR="00BE19A2" w:rsidRPr="00D42B9C">
        <w:t>Contratante</w:t>
      </w:r>
      <w:r w:rsidRPr="00D42B9C">
        <w:t xml:space="preserve"> 0</w:t>
      </w:r>
      <w:r w:rsidR="00663DF5" w:rsidRPr="00D42B9C">
        <w:t>1</w:t>
      </w:r>
      <w:r w:rsidRPr="00D42B9C">
        <w:t xml:space="preserve"> (</w:t>
      </w:r>
      <w:r w:rsidR="00663DF5" w:rsidRPr="00D42B9C">
        <w:t>uma</w:t>
      </w:r>
      <w:r w:rsidRPr="00D42B9C">
        <w:t>) via impressa e arquivo eletrônico (CD) dos relatórios de ensaios realizados nos painéis.</w:t>
      </w:r>
    </w:p>
    <w:p w:rsidR="004B34E2" w:rsidRPr="00D42B9C" w:rsidRDefault="004B34E2" w:rsidP="004B34E2">
      <w:r w:rsidRPr="00D42B9C">
        <w:t>Os relatórios devem conter:</w:t>
      </w:r>
    </w:p>
    <w:p w:rsidR="004B34E2" w:rsidRPr="00D42B9C" w:rsidRDefault="004B34E2" w:rsidP="001C425D">
      <w:pPr>
        <w:numPr>
          <w:ilvl w:val="0"/>
          <w:numId w:val="33"/>
        </w:numPr>
        <w:spacing w:after="120"/>
        <w:rPr>
          <w:rFonts w:cs="Arial"/>
        </w:rPr>
      </w:pPr>
      <w:r w:rsidRPr="00D42B9C">
        <w:rPr>
          <w:rFonts w:cs="Arial"/>
        </w:rPr>
        <w:t>Identificação completa do equipamento ensaiado, incluindo tipo, número de série, dados de placa de identificação;</w:t>
      </w:r>
    </w:p>
    <w:p w:rsidR="004B34E2" w:rsidRPr="00D42B9C" w:rsidRDefault="004B34E2" w:rsidP="001C425D">
      <w:pPr>
        <w:numPr>
          <w:ilvl w:val="0"/>
          <w:numId w:val="33"/>
        </w:numPr>
        <w:spacing w:after="120"/>
        <w:rPr>
          <w:rFonts w:cs="Arial"/>
        </w:rPr>
      </w:pPr>
      <w:r w:rsidRPr="00D42B9C">
        <w:rPr>
          <w:rFonts w:cs="Arial"/>
        </w:rPr>
        <w:t>Resumo de cada ensaio executado com resultados e, em caso de necessidade, a interpretação destes;</w:t>
      </w:r>
    </w:p>
    <w:p w:rsidR="004B34E2" w:rsidRPr="00D42B9C" w:rsidRDefault="004B34E2" w:rsidP="001C425D">
      <w:pPr>
        <w:numPr>
          <w:ilvl w:val="0"/>
          <w:numId w:val="33"/>
        </w:numPr>
        <w:spacing w:after="120"/>
        <w:rPr>
          <w:rFonts w:cs="Arial"/>
        </w:rPr>
      </w:pPr>
      <w:r w:rsidRPr="00D42B9C">
        <w:rPr>
          <w:rFonts w:cs="Arial"/>
        </w:rPr>
        <w:t>Resultados dos ensaios executados durante a fabricação;</w:t>
      </w:r>
    </w:p>
    <w:p w:rsidR="004B34E2" w:rsidRPr="00D42B9C" w:rsidRDefault="004B34E2" w:rsidP="001C425D">
      <w:pPr>
        <w:numPr>
          <w:ilvl w:val="0"/>
          <w:numId w:val="33"/>
        </w:numPr>
        <w:spacing w:after="120"/>
        <w:rPr>
          <w:rFonts w:cs="Arial"/>
        </w:rPr>
      </w:pPr>
      <w:r w:rsidRPr="00D42B9C">
        <w:rPr>
          <w:rFonts w:cs="Arial"/>
        </w:rPr>
        <w:t>Memória de todos os cálculos efetuados;</w:t>
      </w:r>
    </w:p>
    <w:p w:rsidR="004B34E2" w:rsidRPr="00D42B9C" w:rsidRDefault="004B34E2" w:rsidP="00BE19A2">
      <w:pPr>
        <w:pStyle w:val="Ttulo5"/>
        <w:rPr>
          <w:color w:val="auto"/>
        </w:rPr>
      </w:pPr>
      <w:bookmarkStart w:id="5539" w:name="_Toc422820356"/>
      <w:bookmarkStart w:id="5540" w:name="_Toc101599216"/>
      <w:bookmarkStart w:id="5541" w:name="_Toc295726889"/>
      <w:bookmarkStart w:id="5542" w:name="_Toc313801182"/>
      <w:bookmarkStart w:id="5543" w:name="_Toc313868459"/>
      <w:r w:rsidRPr="00D42B9C">
        <w:rPr>
          <w:color w:val="auto"/>
        </w:rPr>
        <w:t>Ensaios de Rotina</w:t>
      </w:r>
      <w:bookmarkEnd w:id="5539"/>
      <w:bookmarkEnd w:id="5540"/>
      <w:bookmarkEnd w:id="5541"/>
      <w:bookmarkEnd w:id="5542"/>
      <w:bookmarkEnd w:id="5543"/>
    </w:p>
    <w:p w:rsidR="004B34E2" w:rsidRPr="00D42B9C" w:rsidRDefault="004B34E2" w:rsidP="004B34E2">
      <w:r w:rsidRPr="00D42B9C">
        <w:t>Os ensaios de rotina executado no painel devem estar de acordo com a norma NBR IEC 60439-1:</w:t>
      </w:r>
    </w:p>
    <w:p w:rsidR="004B34E2" w:rsidRPr="00D42B9C" w:rsidRDefault="004B34E2" w:rsidP="001C425D">
      <w:pPr>
        <w:numPr>
          <w:ilvl w:val="0"/>
          <w:numId w:val="33"/>
        </w:numPr>
        <w:spacing w:after="120"/>
        <w:rPr>
          <w:rFonts w:cs="Arial"/>
        </w:rPr>
      </w:pPr>
      <w:r w:rsidRPr="00D42B9C">
        <w:rPr>
          <w:rFonts w:cs="Arial"/>
        </w:rPr>
        <w:t>Inspeção visual, incluindo layout interno e externo, e dimensões;</w:t>
      </w:r>
    </w:p>
    <w:p w:rsidR="004B34E2" w:rsidRPr="00D42B9C" w:rsidRDefault="004B34E2" w:rsidP="001C425D">
      <w:pPr>
        <w:numPr>
          <w:ilvl w:val="0"/>
          <w:numId w:val="33"/>
        </w:numPr>
        <w:spacing w:after="120"/>
        <w:rPr>
          <w:rFonts w:cs="Arial"/>
        </w:rPr>
      </w:pPr>
      <w:r w:rsidRPr="00D42B9C">
        <w:rPr>
          <w:rFonts w:cs="Arial"/>
        </w:rPr>
        <w:t>Verificação de fiação e ensaios de operação elétrica e mecânica;</w:t>
      </w:r>
    </w:p>
    <w:p w:rsidR="004B34E2" w:rsidRPr="00D42B9C" w:rsidRDefault="004B34E2" w:rsidP="001C425D">
      <w:pPr>
        <w:numPr>
          <w:ilvl w:val="0"/>
          <w:numId w:val="33"/>
        </w:numPr>
        <w:spacing w:after="120"/>
        <w:rPr>
          <w:rFonts w:cs="Arial"/>
        </w:rPr>
      </w:pPr>
      <w:r w:rsidRPr="00D42B9C">
        <w:rPr>
          <w:rFonts w:cs="Arial"/>
        </w:rPr>
        <w:t>Resistência de isolamento;</w:t>
      </w:r>
    </w:p>
    <w:p w:rsidR="004B34E2" w:rsidRPr="00D42B9C" w:rsidRDefault="004B34E2" w:rsidP="001C425D">
      <w:pPr>
        <w:numPr>
          <w:ilvl w:val="0"/>
          <w:numId w:val="33"/>
        </w:numPr>
        <w:spacing w:after="120"/>
        <w:rPr>
          <w:rFonts w:cs="Arial"/>
        </w:rPr>
      </w:pPr>
      <w:r w:rsidRPr="00D42B9C">
        <w:rPr>
          <w:rFonts w:cs="Arial"/>
        </w:rPr>
        <w:t>Verificação das medidas de proteção e da continuidade elétrica dos circuitos;</w:t>
      </w:r>
    </w:p>
    <w:p w:rsidR="004B34E2" w:rsidRPr="00D42B9C" w:rsidRDefault="004B34E2" w:rsidP="001C425D">
      <w:pPr>
        <w:numPr>
          <w:ilvl w:val="0"/>
          <w:numId w:val="33"/>
        </w:numPr>
        <w:spacing w:after="120"/>
        <w:rPr>
          <w:rFonts w:cs="Arial"/>
        </w:rPr>
      </w:pPr>
      <w:r w:rsidRPr="00D42B9C">
        <w:rPr>
          <w:rFonts w:cs="Arial"/>
        </w:rPr>
        <w:t>Tensão suportável à frequência industrial.</w:t>
      </w:r>
    </w:p>
    <w:p w:rsidR="004B34E2" w:rsidRPr="00D42B9C" w:rsidRDefault="004B34E2" w:rsidP="004B34E2">
      <w:r w:rsidRPr="00D42B9C">
        <w:t xml:space="preserve">Todos os ensaios deverão ser realizados na presença de inspetores da </w:t>
      </w:r>
      <w:r w:rsidR="00BE19A2" w:rsidRPr="00D42B9C">
        <w:t>Contratante</w:t>
      </w:r>
      <w:r w:rsidRPr="00D42B9C">
        <w:t xml:space="preserve"> ou, credenciados por ela.</w:t>
      </w:r>
    </w:p>
    <w:p w:rsidR="004B34E2" w:rsidRPr="00D42B9C" w:rsidRDefault="004B34E2" w:rsidP="004B34E2">
      <w:r w:rsidRPr="00D42B9C">
        <w:t xml:space="preserve">A data de realização dos ensaios deverá ser comunicada, pela </w:t>
      </w:r>
      <w:r w:rsidR="00BE19A2" w:rsidRPr="00D42B9C">
        <w:t>proponente</w:t>
      </w:r>
      <w:r w:rsidRPr="00D42B9C">
        <w:t xml:space="preserve"> à </w:t>
      </w:r>
      <w:r w:rsidR="00BE19A2" w:rsidRPr="00D42B9C">
        <w:t>Contratante</w:t>
      </w:r>
      <w:r w:rsidRPr="00D42B9C">
        <w:t xml:space="preserve"> com, no mínimo, 15 (quinze) dias de antecedência.</w:t>
      </w:r>
    </w:p>
    <w:p w:rsidR="004B34E2" w:rsidRPr="00D42B9C" w:rsidRDefault="004B34E2" w:rsidP="004B34E2">
      <w:r w:rsidRPr="00D42B9C">
        <w:t xml:space="preserve">A </w:t>
      </w:r>
      <w:r w:rsidR="00BE19A2" w:rsidRPr="00D42B9C">
        <w:t>proponente</w:t>
      </w:r>
      <w:r w:rsidRPr="00D42B9C">
        <w:t xml:space="preserve"> deverá enviar à </w:t>
      </w:r>
      <w:r w:rsidR="00BE19A2" w:rsidRPr="00D42B9C">
        <w:t>Contratante</w:t>
      </w:r>
      <w:r w:rsidRPr="00D42B9C">
        <w:t xml:space="preserve">, </w:t>
      </w:r>
      <w:r w:rsidR="00663DF5" w:rsidRPr="00D42B9C">
        <w:t>1</w:t>
      </w:r>
      <w:r w:rsidRPr="00D42B9C">
        <w:t xml:space="preserve"> (</w:t>
      </w:r>
      <w:r w:rsidR="00663DF5" w:rsidRPr="00D42B9C">
        <w:t>uma) via</w:t>
      </w:r>
      <w:r w:rsidRPr="00D42B9C">
        <w:t xml:space="preserve"> dos relatórios dos ensaios realizados nos painéis.</w:t>
      </w:r>
    </w:p>
    <w:p w:rsidR="004B34E2" w:rsidRPr="00D42B9C" w:rsidRDefault="004B34E2" w:rsidP="00BE19A2">
      <w:pPr>
        <w:pStyle w:val="Ttulo5"/>
        <w:rPr>
          <w:color w:val="auto"/>
        </w:rPr>
      </w:pPr>
      <w:r w:rsidRPr="00D42B9C">
        <w:rPr>
          <w:color w:val="auto"/>
        </w:rPr>
        <w:lastRenderedPageBreak/>
        <w:t xml:space="preserve"> </w:t>
      </w:r>
      <w:bookmarkStart w:id="5544" w:name="_Toc295726890"/>
      <w:bookmarkStart w:id="5545" w:name="_Toc313801183"/>
      <w:bookmarkStart w:id="5546" w:name="_Toc313868460"/>
      <w:r w:rsidRPr="00D42B9C">
        <w:rPr>
          <w:color w:val="auto"/>
        </w:rPr>
        <w:t>Acompanhamento da Fabricação e Inspeção</w:t>
      </w:r>
      <w:bookmarkEnd w:id="5544"/>
      <w:bookmarkEnd w:id="5545"/>
      <w:bookmarkEnd w:id="5546"/>
    </w:p>
    <w:p w:rsidR="004B34E2" w:rsidRPr="00D42B9C" w:rsidRDefault="004B34E2" w:rsidP="004B34E2">
      <w:r w:rsidRPr="00D42B9C">
        <w:t xml:space="preserve">Os equipamentos e materiais deverão ser submetidos à inspeção durante os ensaios e fabricação, pelo inspetor da </w:t>
      </w:r>
      <w:r w:rsidR="00BE19A2" w:rsidRPr="00D42B9C">
        <w:t>Contratante</w:t>
      </w:r>
      <w:r w:rsidRPr="00D42B9C">
        <w:t xml:space="preserve">, o qual deverá ter livre acesso aos laboratórios, às dependências de fabricação do equipamento, local de embalagem, e etc., O </w:t>
      </w:r>
      <w:r w:rsidR="00BE19A2" w:rsidRPr="00D42B9C">
        <w:t>Proponente</w:t>
      </w:r>
      <w:r w:rsidRPr="00D42B9C">
        <w:t xml:space="preserve"> deverá fornecer pessoal qualificado a prestar informações e executar ensaios. </w:t>
      </w:r>
    </w:p>
    <w:p w:rsidR="004B34E2" w:rsidRPr="00D42B9C" w:rsidRDefault="004B34E2" w:rsidP="004B34E2">
      <w:r w:rsidRPr="00D42B9C">
        <w:t xml:space="preserve">As despesas relativas a material de laboratório e pessoal para execução dos ensaios, correrão por conta da </w:t>
      </w:r>
      <w:r w:rsidR="00BE19A2" w:rsidRPr="00D42B9C">
        <w:t>proponente</w:t>
      </w:r>
      <w:r w:rsidRPr="00D42B9C">
        <w:t>.</w:t>
      </w:r>
    </w:p>
    <w:p w:rsidR="004B34E2" w:rsidRPr="00D42B9C" w:rsidRDefault="004B34E2" w:rsidP="004B34E2">
      <w:r w:rsidRPr="00D42B9C">
        <w:t xml:space="preserve">Se no equipamento e material forem constatadas falhas, durante os ensaios, não se eximirá à </w:t>
      </w:r>
      <w:r w:rsidR="00BE19A2" w:rsidRPr="00D42B9C">
        <w:t>proponente</w:t>
      </w:r>
      <w:r w:rsidRPr="00D42B9C">
        <w:t xml:space="preserve"> da responsabilidade em fornecer o mesmo, na data da entrega acordada em contrato. Se a </w:t>
      </w:r>
      <w:r w:rsidR="00BE19A2" w:rsidRPr="00D42B9C">
        <w:t>proponente</w:t>
      </w:r>
      <w:r w:rsidRPr="00D42B9C">
        <w:t xml:space="preserve"> não cumprir com a data de entrega, estará sujeita às penalidades aplicáveis no caso.</w:t>
      </w:r>
    </w:p>
    <w:p w:rsidR="004B34E2" w:rsidRPr="00D42B9C" w:rsidRDefault="004B34E2" w:rsidP="004B34E2">
      <w:r w:rsidRPr="00D42B9C">
        <w:t>Em especial, serão inspecionados os seguintes aspectos durante as fases de fabricação:</w:t>
      </w:r>
    </w:p>
    <w:p w:rsidR="004B34E2" w:rsidRPr="00D42B9C" w:rsidRDefault="004B34E2" w:rsidP="001C425D">
      <w:pPr>
        <w:numPr>
          <w:ilvl w:val="0"/>
          <w:numId w:val="33"/>
        </w:numPr>
        <w:spacing w:after="120"/>
        <w:rPr>
          <w:rFonts w:cs="Arial"/>
        </w:rPr>
      </w:pPr>
      <w:r w:rsidRPr="00D42B9C">
        <w:rPr>
          <w:rFonts w:cs="Arial"/>
        </w:rPr>
        <w:t>Espessura e processo de tratamento de chapa, preparação de superfície, pintura, acabamento e teste de aderência;</w:t>
      </w:r>
    </w:p>
    <w:p w:rsidR="004B34E2" w:rsidRPr="00D42B9C" w:rsidRDefault="004B34E2" w:rsidP="001C425D">
      <w:pPr>
        <w:numPr>
          <w:ilvl w:val="0"/>
          <w:numId w:val="33"/>
        </w:numPr>
        <w:spacing w:after="120"/>
        <w:rPr>
          <w:rFonts w:cs="Arial"/>
        </w:rPr>
      </w:pPr>
      <w:r w:rsidRPr="00D42B9C">
        <w:rPr>
          <w:rFonts w:cs="Arial"/>
        </w:rPr>
        <w:t>Componentes de fixação do painel na base e no plano vertical;</w:t>
      </w:r>
    </w:p>
    <w:p w:rsidR="004B34E2" w:rsidRPr="00D42B9C" w:rsidRDefault="004B34E2" w:rsidP="001C425D">
      <w:pPr>
        <w:numPr>
          <w:ilvl w:val="0"/>
          <w:numId w:val="33"/>
        </w:numPr>
        <w:spacing w:after="120"/>
        <w:rPr>
          <w:rFonts w:cs="Arial"/>
        </w:rPr>
      </w:pPr>
      <w:r w:rsidRPr="00D42B9C">
        <w:rPr>
          <w:rFonts w:cs="Arial"/>
        </w:rPr>
        <w:t>Localização das réguas terminais e suportes para cabos em relação aos furos de saída dos módulos;</w:t>
      </w:r>
    </w:p>
    <w:p w:rsidR="004B34E2" w:rsidRPr="00D42B9C" w:rsidRDefault="004B34E2" w:rsidP="001C425D">
      <w:pPr>
        <w:numPr>
          <w:ilvl w:val="0"/>
          <w:numId w:val="33"/>
        </w:numPr>
        <w:spacing w:after="120"/>
        <w:rPr>
          <w:rFonts w:cs="Arial"/>
        </w:rPr>
      </w:pPr>
      <w:r w:rsidRPr="00D42B9C">
        <w:rPr>
          <w:rFonts w:cs="Arial"/>
        </w:rPr>
        <w:t>Bitolas, polaridades e distâncias entre fase-fase e fase-terra dos</w:t>
      </w:r>
      <w:r w:rsidR="00CC6742" w:rsidRPr="00D42B9C">
        <w:rPr>
          <w:rFonts w:cs="Arial"/>
        </w:rPr>
        <w:t xml:space="preserve"> </w:t>
      </w:r>
      <w:r w:rsidRPr="00D42B9C">
        <w:rPr>
          <w:rFonts w:cs="Arial"/>
        </w:rPr>
        <w:t>barramentos e derivações;</w:t>
      </w:r>
    </w:p>
    <w:p w:rsidR="004B34E2" w:rsidRPr="00D42B9C" w:rsidRDefault="004B34E2" w:rsidP="001C425D">
      <w:pPr>
        <w:numPr>
          <w:ilvl w:val="0"/>
          <w:numId w:val="33"/>
        </w:numPr>
        <w:spacing w:after="120"/>
        <w:rPr>
          <w:rFonts w:cs="Arial"/>
        </w:rPr>
      </w:pPr>
      <w:r w:rsidRPr="00D42B9C">
        <w:rPr>
          <w:rFonts w:cs="Arial"/>
        </w:rPr>
        <w:t>Apertos de parafusos das partes condutoras;</w:t>
      </w:r>
    </w:p>
    <w:p w:rsidR="004B34E2" w:rsidRPr="00D42B9C" w:rsidRDefault="004B34E2" w:rsidP="001C425D">
      <w:pPr>
        <w:numPr>
          <w:ilvl w:val="0"/>
          <w:numId w:val="33"/>
        </w:numPr>
        <w:spacing w:after="120"/>
        <w:rPr>
          <w:rFonts w:cs="Arial"/>
        </w:rPr>
      </w:pPr>
      <w:r w:rsidRPr="00D42B9C">
        <w:rPr>
          <w:rFonts w:cs="Arial"/>
        </w:rPr>
        <w:t>Inscrição das etiquetas e placas de identificação interna e externa dos equipamentos;</w:t>
      </w:r>
    </w:p>
    <w:p w:rsidR="004B34E2" w:rsidRPr="00D42B9C" w:rsidRDefault="004B34E2" w:rsidP="001C425D">
      <w:pPr>
        <w:numPr>
          <w:ilvl w:val="0"/>
          <w:numId w:val="33"/>
        </w:numPr>
        <w:spacing w:after="120"/>
        <w:rPr>
          <w:rFonts w:cs="Arial"/>
        </w:rPr>
      </w:pPr>
      <w:r w:rsidRPr="00D42B9C">
        <w:rPr>
          <w:rFonts w:cs="Arial"/>
        </w:rPr>
        <w:t>Numeração dos bornes terminais e da fiação;</w:t>
      </w:r>
    </w:p>
    <w:p w:rsidR="004B34E2" w:rsidRPr="00D42B9C" w:rsidRDefault="004B34E2" w:rsidP="001C425D">
      <w:pPr>
        <w:numPr>
          <w:ilvl w:val="0"/>
          <w:numId w:val="33"/>
        </w:numPr>
        <w:spacing w:after="120"/>
        <w:rPr>
          <w:rFonts w:cs="Arial"/>
        </w:rPr>
      </w:pPr>
      <w:r w:rsidRPr="00D42B9C">
        <w:rPr>
          <w:rFonts w:cs="Arial"/>
        </w:rPr>
        <w:t>Sistema de aterramento;</w:t>
      </w:r>
    </w:p>
    <w:p w:rsidR="004B34E2" w:rsidRPr="00D42B9C" w:rsidRDefault="004B34E2" w:rsidP="001C425D">
      <w:pPr>
        <w:numPr>
          <w:ilvl w:val="0"/>
          <w:numId w:val="33"/>
        </w:numPr>
        <w:spacing w:after="120"/>
        <w:rPr>
          <w:rFonts w:cs="Arial"/>
        </w:rPr>
      </w:pPr>
      <w:r w:rsidRPr="00D42B9C">
        <w:rPr>
          <w:rFonts w:cs="Arial"/>
        </w:rPr>
        <w:t>Pontos de conexão por barramento ou cabo provido de parafusos e acessório;</w:t>
      </w:r>
    </w:p>
    <w:p w:rsidR="004B34E2" w:rsidRPr="00D42B9C" w:rsidRDefault="004B34E2" w:rsidP="001C425D">
      <w:pPr>
        <w:numPr>
          <w:ilvl w:val="0"/>
          <w:numId w:val="33"/>
        </w:numPr>
        <w:spacing w:after="120"/>
        <w:rPr>
          <w:rFonts w:cs="Arial"/>
        </w:rPr>
      </w:pPr>
      <w:r w:rsidRPr="00D42B9C">
        <w:rPr>
          <w:rFonts w:cs="Arial"/>
        </w:rPr>
        <w:t>Componentes e montagem de acordo com os documentos certificados;</w:t>
      </w:r>
    </w:p>
    <w:p w:rsidR="004B34E2" w:rsidRPr="00D42B9C" w:rsidRDefault="004B34E2" w:rsidP="001C425D">
      <w:pPr>
        <w:numPr>
          <w:ilvl w:val="0"/>
          <w:numId w:val="33"/>
        </w:numPr>
        <w:spacing w:after="120"/>
        <w:rPr>
          <w:rFonts w:cs="Arial"/>
        </w:rPr>
      </w:pPr>
      <w:r w:rsidRPr="00D42B9C">
        <w:rPr>
          <w:rFonts w:cs="Arial"/>
        </w:rPr>
        <w:t>Sobressalentes e ferramentas especiais;</w:t>
      </w:r>
    </w:p>
    <w:p w:rsidR="004B34E2" w:rsidRPr="00D42B9C" w:rsidRDefault="004B34E2" w:rsidP="001C425D">
      <w:pPr>
        <w:numPr>
          <w:ilvl w:val="0"/>
          <w:numId w:val="33"/>
        </w:numPr>
        <w:spacing w:after="120"/>
        <w:rPr>
          <w:rFonts w:cs="Arial"/>
        </w:rPr>
      </w:pPr>
      <w:r w:rsidRPr="00D42B9C">
        <w:rPr>
          <w:rFonts w:cs="Arial"/>
        </w:rPr>
        <w:t>Acionamento manual e elétrico dos dispositivos de comando, e confirmação dos valores de saída;</w:t>
      </w:r>
    </w:p>
    <w:p w:rsidR="004B34E2" w:rsidRPr="00D42B9C" w:rsidRDefault="004B34E2" w:rsidP="001C425D">
      <w:pPr>
        <w:numPr>
          <w:ilvl w:val="0"/>
          <w:numId w:val="33"/>
        </w:numPr>
        <w:spacing w:after="120"/>
        <w:rPr>
          <w:rFonts w:cs="Arial"/>
        </w:rPr>
      </w:pPr>
      <w:r w:rsidRPr="00D42B9C">
        <w:rPr>
          <w:rFonts w:cs="Arial"/>
        </w:rPr>
        <w:t>Indicação de estado “aberto ou fechado” dos equipamentos de manobra;</w:t>
      </w:r>
    </w:p>
    <w:p w:rsidR="004B34E2" w:rsidRPr="00D42B9C" w:rsidRDefault="004B34E2" w:rsidP="001C425D">
      <w:pPr>
        <w:numPr>
          <w:ilvl w:val="0"/>
          <w:numId w:val="33"/>
        </w:numPr>
        <w:spacing w:after="120"/>
        <w:rPr>
          <w:rFonts w:cs="Arial"/>
        </w:rPr>
      </w:pPr>
      <w:proofErr w:type="spellStart"/>
      <w:r w:rsidRPr="00D42B9C">
        <w:rPr>
          <w:rFonts w:cs="Arial"/>
        </w:rPr>
        <w:t>Intercambiabilidade</w:t>
      </w:r>
      <w:proofErr w:type="spellEnd"/>
      <w:r w:rsidRPr="00D42B9C">
        <w:rPr>
          <w:rFonts w:cs="Arial"/>
        </w:rPr>
        <w:t xml:space="preserve"> de equipamentos do mesmo tipo;</w:t>
      </w:r>
    </w:p>
    <w:p w:rsidR="004B34E2" w:rsidRPr="00D42B9C" w:rsidRDefault="004B34E2" w:rsidP="001C425D">
      <w:pPr>
        <w:numPr>
          <w:ilvl w:val="0"/>
          <w:numId w:val="33"/>
        </w:numPr>
        <w:spacing w:after="120"/>
        <w:rPr>
          <w:rFonts w:cs="Arial"/>
        </w:rPr>
      </w:pPr>
      <w:r w:rsidRPr="00D42B9C">
        <w:rPr>
          <w:rFonts w:cs="Arial"/>
        </w:rPr>
        <w:t>Cor, atuação e características nominais das lâmpadas de sinalização;</w:t>
      </w:r>
    </w:p>
    <w:p w:rsidR="004B34E2" w:rsidRPr="00D42B9C" w:rsidRDefault="004B34E2" w:rsidP="001C425D">
      <w:pPr>
        <w:numPr>
          <w:ilvl w:val="0"/>
          <w:numId w:val="33"/>
        </w:numPr>
        <w:spacing w:after="120"/>
        <w:rPr>
          <w:rFonts w:cs="Arial"/>
        </w:rPr>
      </w:pPr>
      <w:r w:rsidRPr="00D42B9C">
        <w:rPr>
          <w:rFonts w:cs="Arial"/>
        </w:rPr>
        <w:t>Operação dos circuitos de aquecimento, iluminação, ventilação e tomada;</w:t>
      </w:r>
    </w:p>
    <w:p w:rsidR="004B34E2" w:rsidRPr="00D42B9C" w:rsidRDefault="004B34E2" w:rsidP="001C425D">
      <w:pPr>
        <w:numPr>
          <w:ilvl w:val="0"/>
          <w:numId w:val="33"/>
        </w:numPr>
        <w:spacing w:after="120"/>
        <w:rPr>
          <w:rFonts w:cs="Arial"/>
        </w:rPr>
      </w:pPr>
      <w:r w:rsidRPr="00D42B9C">
        <w:rPr>
          <w:rFonts w:cs="Arial"/>
        </w:rPr>
        <w:t>Disposição inadequada dos componentes para manutenção e energização</w:t>
      </w:r>
    </w:p>
    <w:p w:rsidR="004B34E2" w:rsidRPr="00D42B9C" w:rsidRDefault="004B34E2" w:rsidP="001C425D">
      <w:pPr>
        <w:numPr>
          <w:ilvl w:val="0"/>
          <w:numId w:val="33"/>
        </w:numPr>
        <w:spacing w:after="120"/>
        <w:rPr>
          <w:rFonts w:cs="Arial"/>
        </w:rPr>
      </w:pPr>
      <w:r w:rsidRPr="00D42B9C">
        <w:rPr>
          <w:rFonts w:cs="Arial"/>
        </w:rPr>
        <w:t>Fornecimento e acondicionamento de todos os componentes de interligação para montagem no campo após separação dos módulos para transporte.</w:t>
      </w:r>
    </w:p>
    <w:p w:rsidR="00D51761" w:rsidRPr="00D42B9C" w:rsidRDefault="00D51761">
      <w:pPr>
        <w:ind w:firstLine="0"/>
        <w:jc w:val="left"/>
        <w:rPr>
          <w:b/>
          <w:bCs/>
        </w:rPr>
      </w:pPr>
      <w:bookmarkStart w:id="5547" w:name="_Toc101599219"/>
      <w:bookmarkStart w:id="5548" w:name="_Toc295726891"/>
      <w:bookmarkStart w:id="5549" w:name="_Toc313801184"/>
      <w:bookmarkStart w:id="5550" w:name="_Toc313868461"/>
      <w:r w:rsidRPr="00D42B9C">
        <w:br w:type="page"/>
      </w:r>
    </w:p>
    <w:p w:rsidR="004B34E2" w:rsidRPr="00D42B9C" w:rsidRDefault="006C6FA5" w:rsidP="00407E65">
      <w:pPr>
        <w:pStyle w:val="Ttulo5"/>
        <w:rPr>
          <w:color w:val="auto"/>
        </w:rPr>
      </w:pPr>
      <w:r w:rsidRPr="00D42B9C">
        <w:rPr>
          <w:color w:val="auto"/>
        </w:rPr>
        <w:lastRenderedPageBreak/>
        <w:t xml:space="preserve"> </w:t>
      </w:r>
      <w:r w:rsidRPr="00D42B9C">
        <w:rPr>
          <w:color w:val="auto"/>
        </w:rPr>
        <w:tab/>
      </w:r>
      <w:r w:rsidR="004B34E2" w:rsidRPr="00D42B9C">
        <w:rPr>
          <w:color w:val="auto"/>
        </w:rPr>
        <w:t>Documentação Técnica</w:t>
      </w:r>
      <w:bookmarkEnd w:id="5547"/>
      <w:bookmarkEnd w:id="5548"/>
      <w:bookmarkEnd w:id="5549"/>
      <w:bookmarkEnd w:id="5550"/>
    </w:p>
    <w:p w:rsidR="004B34E2" w:rsidRPr="00D42B9C" w:rsidRDefault="004B34E2" w:rsidP="00407E65">
      <w:pPr>
        <w:pStyle w:val="Ttulo6"/>
        <w:rPr>
          <w:color w:val="auto"/>
        </w:rPr>
      </w:pPr>
      <w:bookmarkStart w:id="5551" w:name="_Toc295726892"/>
      <w:bookmarkStart w:id="5552" w:name="_Toc313801185"/>
      <w:bookmarkStart w:id="5553" w:name="_Toc313868462"/>
      <w:r w:rsidRPr="00D42B9C">
        <w:rPr>
          <w:color w:val="auto"/>
        </w:rPr>
        <w:t>A documentação deverá ser apresentada:</w:t>
      </w:r>
      <w:bookmarkEnd w:id="5551"/>
      <w:bookmarkEnd w:id="5552"/>
      <w:bookmarkEnd w:id="5553"/>
    </w:p>
    <w:p w:rsidR="004B34E2" w:rsidRPr="00D42B9C" w:rsidRDefault="004B34E2" w:rsidP="00407E65">
      <w:pPr>
        <w:pStyle w:val="Ttulo7"/>
        <w:rPr>
          <w:color w:val="auto"/>
        </w:rPr>
      </w:pPr>
      <w:bookmarkStart w:id="5554" w:name="_Toc295726893"/>
      <w:bookmarkStart w:id="5555" w:name="_Toc313801186"/>
      <w:bookmarkStart w:id="5556" w:name="_Toc313868463"/>
      <w:r w:rsidRPr="00D42B9C">
        <w:rPr>
          <w:color w:val="auto"/>
        </w:rPr>
        <w:t>Documentos para Aprovação</w:t>
      </w:r>
      <w:bookmarkEnd w:id="5554"/>
      <w:bookmarkEnd w:id="5555"/>
      <w:bookmarkEnd w:id="5556"/>
    </w:p>
    <w:p w:rsidR="004B34E2" w:rsidRPr="00D42B9C" w:rsidRDefault="004B34E2" w:rsidP="004B34E2">
      <w:r w:rsidRPr="00D42B9C">
        <w:t xml:space="preserve">A </w:t>
      </w:r>
      <w:r w:rsidR="00BE19A2" w:rsidRPr="00D42B9C">
        <w:t>proponente</w:t>
      </w:r>
      <w:r w:rsidRPr="00D42B9C">
        <w:t xml:space="preserve"> deve fornecer 0</w:t>
      </w:r>
      <w:r w:rsidR="00663DF5" w:rsidRPr="00D42B9C">
        <w:t>1</w:t>
      </w:r>
      <w:r w:rsidRPr="00D42B9C">
        <w:t xml:space="preserve"> (</w:t>
      </w:r>
      <w:r w:rsidR="00663DF5" w:rsidRPr="00D42B9C">
        <w:t>uma</w:t>
      </w:r>
      <w:r w:rsidRPr="00D42B9C">
        <w:t>) jogo de cópia impressa dos seguintes documentos:</w:t>
      </w:r>
    </w:p>
    <w:p w:rsidR="004B34E2" w:rsidRPr="00D42B9C" w:rsidRDefault="004B34E2" w:rsidP="001C425D">
      <w:pPr>
        <w:numPr>
          <w:ilvl w:val="0"/>
          <w:numId w:val="33"/>
        </w:numPr>
        <w:spacing w:after="120"/>
        <w:rPr>
          <w:rFonts w:cs="Arial"/>
        </w:rPr>
      </w:pPr>
      <w:r w:rsidRPr="00D42B9C">
        <w:rPr>
          <w:rFonts w:cs="Arial"/>
        </w:rPr>
        <w:t>Cronograma detalhado com todos os eventos do fornecimento, inclusive inspeção de fabricação, ensaios e apresentação dos documentos definitivos;</w:t>
      </w:r>
    </w:p>
    <w:p w:rsidR="004B34E2" w:rsidRPr="00D42B9C" w:rsidRDefault="004B34E2" w:rsidP="001C425D">
      <w:pPr>
        <w:numPr>
          <w:ilvl w:val="0"/>
          <w:numId w:val="33"/>
        </w:numPr>
        <w:spacing w:after="120"/>
        <w:rPr>
          <w:rFonts w:cs="Arial"/>
        </w:rPr>
      </w:pPr>
      <w:r w:rsidRPr="00D42B9C">
        <w:rPr>
          <w:rFonts w:cs="Arial"/>
        </w:rPr>
        <w:t>Vistas frontais, laterais, cortes, arranjos físicos internos e externos dos painéis, mostrando a disposição dos equipamentos devidamente identificados. O desenho de arranjo físico externo deve incluir a lista de funções dos elementos dispostos no frontal do painel;</w:t>
      </w:r>
    </w:p>
    <w:p w:rsidR="004B34E2" w:rsidRPr="00D42B9C" w:rsidRDefault="004B34E2" w:rsidP="001C425D">
      <w:pPr>
        <w:numPr>
          <w:ilvl w:val="0"/>
          <w:numId w:val="33"/>
        </w:numPr>
        <w:spacing w:after="120"/>
        <w:rPr>
          <w:rFonts w:cs="Arial"/>
        </w:rPr>
      </w:pPr>
      <w:r w:rsidRPr="00D42B9C">
        <w:rPr>
          <w:rFonts w:cs="Arial"/>
        </w:rPr>
        <w:t>Especificação técnica detalhada de todos os equipamentos que compõe o painel;</w:t>
      </w:r>
    </w:p>
    <w:p w:rsidR="004B34E2" w:rsidRPr="00D42B9C" w:rsidRDefault="004B34E2" w:rsidP="001C425D">
      <w:pPr>
        <w:numPr>
          <w:ilvl w:val="0"/>
          <w:numId w:val="33"/>
        </w:numPr>
        <w:spacing w:after="120"/>
        <w:rPr>
          <w:rFonts w:cs="Arial"/>
        </w:rPr>
      </w:pPr>
      <w:r w:rsidRPr="00D42B9C">
        <w:rPr>
          <w:rFonts w:cs="Arial"/>
        </w:rPr>
        <w:t>Desenhos dimensionais com indicação de massa do painel completamente montados e separados para transporte;</w:t>
      </w:r>
    </w:p>
    <w:p w:rsidR="004B34E2" w:rsidRPr="00D42B9C" w:rsidRDefault="004B34E2" w:rsidP="001C425D">
      <w:pPr>
        <w:numPr>
          <w:ilvl w:val="0"/>
          <w:numId w:val="33"/>
        </w:numPr>
        <w:spacing w:after="120"/>
        <w:rPr>
          <w:rFonts w:cs="Arial"/>
        </w:rPr>
      </w:pPr>
      <w:r w:rsidRPr="00D42B9C">
        <w:rPr>
          <w:rFonts w:cs="Arial"/>
        </w:rPr>
        <w:t xml:space="preserve">Diagramas </w:t>
      </w:r>
      <w:proofErr w:type="spellStart"/>
      <w:r w:rsidRPr="00D42B9C">
        <w:rPr>
          <w:rFonts w:cs="Arial"/>
        </w:rPr>
        <w:t>unifilares</w:t>
      </w:r>
      <w:proofErr w:type="spellEnd"/>
      <w:r w:rsidRPr="00D42B9C">
        <w:rPr>
          <w:rFonts w:cs="Arial"/>
        </w:rPr>
        <w:t xml:space="preserve"> e </w:t>
      </w:r>
      <w:proofErr w:type="spellStart"/>
      <w:r w:rsidRPr="00D42B9C">
        <w:rPr>
          <w:rFonts w:cs="Arial"/>
        </w:rPr>
        <w:t>trifilares</w:t>
      </w:r>
      <w:proofErr w:type="spellEnd"/>
      <w:r w:rsidRPr="00D42B9C">
        <w:rPr>
          <w:rFonts w:cs="Arial"/>
        </w:rPr>
        <w:t>, detalhando as ligações de medição e proteção;</w:t>
      </w:r>
    </w:p>
    <w:p w:rsidR="004B34E2" w:rsidRPr="00D42B9C" w:rsidRDefault="004B34E2" w:rsidP="001C425D">
      <w:pPr>
        <w:numPr>
          <w:ilvl w:val="0"/>
          <w:numId w:val="33"/>
        </w:numPr>
        <w:spacing w:after="120"/>
        <w:rPr>
          <w:rFonts w:cs="Arial"/>
        </w:rPr>
      </w:pPr>
      <w:r w:rsidRPr="00D42B9C">
        <w:rPr>
          <w:rFonts w:cs="Arial"/>
        </w:rPr>
        <w:t>Diagramas funcionais;</w:t>
      </w:r>
    </w:p>
    <w:p w:rsidR="004B34E2" w:rsidRPr="00D42B9C" w:rsidRDefault="004B34E2" w:rsidP="001C425D">
      <w:pPr>
        <w:numPr>
          <w:ilvl w:val="0"/>
          <w:numId w:val="33"/>
        </w:numPr>
        <w:spacing w:after="120"/>
        <w:rPr>
          <w:rFonts w:cs="Arial"/>
        </w:rPr>
      </w:pPr>
      <w:r w:rsidRPr="00D42B9C">
        <w:rPr>
          <w:rFonts w:cs="Arial"/>
        </w:rPr>
        <w:t>Diagrama de fiação de conexão;</w:t>
      </w:r>
    </w:p>
    <w:p w:rsidR="004B34E2" w:rsidRPr="00D42B9C" w:rsidRDefault="004B34E2" w:rsidP="001C425D">
      <w:pPr>
        <w:numPr>
          <w:ilvl w:val="0"/>
          <w:numId w:val="33"/>
        </w:numPr>
        <w:spacing w:after="120"/>
        <w:rPr>
          <w:rFonts w:cs="Arial"/>
        </w:rPr>
      </w:pPr>
      <w:r w:rsidRPr="00D42B9C">
        <w:rPr>
          <w:rFonts w:cs="Arial"/>
        </w:rPr>
        <w:t>Detalhes típicos de fixação e conexão;</w:t>
      </w:r>
    </w:p>
    <w:p w:rsidR="004B34E2" w:rsidRPr="00D42B9C" w:rsidRDefault="004B34E2" w:rsidP="001C425D">
      <w:pPr>
        <w:numPr>
          <w:ilvl w:val="0"/>
          <w:numId w:val="33"/>
        </w:numPr>
        <w:spacing w:after="120"/>
        <w:rPr>
          <w:rFonts w:cs="Arial"/>
        </w:rPr>
      </w:pPr>
      <w:r w:rsidRPr="00D42B9C">
        <w:rPr>
          <w:rFonts w:cs="Arial"/>
        </w:rPr>
        <w:t>Desenho de fixação da base;</w:t>
      </w:r>
    </w:p>
    <w:p w:rsidR="004B34E2" w:rsidRPr="00D42B9C" w:rsidRDefault="004B34E2" w:rsidP="001C425D">
      <w:pPr>
        <w:numPr>
          <w:ilvl w:val="0"/>
          <w:numId w:val="33"/>
        </w:numPr>
        <w:spacing w:after="120"/>
        <w:rPr>
          <w:rFonts w:cs="Arial"/>
        </w:rPr>
      </w:pPr>
      <w:r w:rsidRPr="00D42B9C">
        <w:rPr>
          <w:rFonts w:cs="Arial"/>
        </w:rPr>
        <w:t>Desenhos das réguas de bornes com indicação das conexões;</w:t>
      </w:r>
    </w:p>
    <w:p w:rsidR="004B34E2" w:rsidRPr="00D42B9C" w:rsidRDefault="004B34E2" w:rsidP="001C425D">
      <w:pPr>
        <w:numPr>
          <w:ilvl w:val="0"/>
          <w:numId w:val="33"/>
        </w:numPr>
        <w:spacing w:after="120"/>
        <w:rPr>
          <w:rFonts w:cs="Arial"/>
        </w:rPr>
      </w:pPr>
      <w:r w:rsidRPr="00D42B9C">
        <w:rPr>
          <w:rFonts w:cs="Arial"/>
        </w:rPr>
        <w:t>Listas de etiquetas e desenhos das placas de identificação;</w:t>
      </w:r>
    </w:p>
    <w:p w:rsidR="004B34E2" w:rsidRPr="00D42B9C" w:rsidRDefault="004B34E2" w:rsidP="001C425D">
      <w:pPr>
        <w:numPr>
          <w:ilvl w:val="0"/>
          <w:numId w:val="33"/>
        </w:numPr>
        <w:spacing w:after="120"/>
        <w:rPr>
          <w:rFonts w:cs="Arial"/>
        </w:rPr>
      </w:pPr>
      <w:r w:rsidRPr="00D42B9C">
        <w:rPr>
          <w:rFonts w:cs="Arial"/>
        </w:rPr>
        <w:t>Relação de materiais contendo características técnicas dos componentes e identificação conforme diagramas;</w:t>
      </w:r>
    </w:p>
    <w:p w:rsidR="004B34E2" w:rsidRPr="00D42B9C" w:rsidRDefault="004B34E2" w:rsidP="001C425D">
      <w:pPr>
        <w:numPr>
          <w:ilvl w:val="0"/>
          <w:numId w:val="33"/>
        </w:numPr>
        <w:spacing w:after="120"/>
        <w:rPr>
          <w:rFonts w:cs="Arial"/>
        </w:rPr>
      </w:pPr>
      <w:r w:rsidRPr="00D42B9C">
        <w:rPr>
          <w:rFonts w:cs="Arial"/>
        </w:rPr>
        <w:t>Catálogo e manuais de instalação, operação e manutenção dos equipamentos e acessórios do painel em português;</w:t>
      </w:r>
    </w:p>
    <w:p w:rsidR="004B34E2" w:rsidRPr="00D42B9C" w:rsidRDefault="004B34E2" w:rsidP="001C425D">
      <w:pPr>
        <w:numPr>
          <w:ilvl w:val="0"/>
          <w:numId w:val="33"/>
        </w:numPr>
        <w:spacing w:after="120"/>
        <w:rPr>
          <w:rFonts w:cs="Arial"/>
        </w:rPr>
      </w:pPr>
      <w:r w:rsidRPr="00D42B9C">
        <w:rPr>
          <w:rFonts w:cs="Arial"/>
        </w:rPr>
        <w:t>Lista de desenhos e documentos.</w:t>
      </w:r>
    </w:p>
    <w:p w:rsidR="004B34E2" w:rsidRPr="00D42B9C" w:rsidRDefault="004B34E2" w:rsidP="004B34E2">
      <w:r w:rsidRPr="00D42B9C">
        <w:t xml:space="preserve">A </w:t>
      </w:r>
      <w:r w:rsidR="00BE19A2" w:rsidRPr="00D42B9C">
        <w:t>Contratante</w:t>
      </w:r>
      <w:r w:rsidRPr="00D42B9C">
        <w:t xml:space="preserve"> devolverá 01 (um) jogo de cópias dos documentos, assinalando na capa uma das seguintes anotações:</w:t>
      </w:r>
    </w:p>
    <w:p w:rsidR="004B34E2" w:rsidRPr="00D42B9C" w:rsidRDefault="004B34E2" w:rsidP="001C425D">
      <w:pPr>
        <w:numPr>
          <w:ilvl w:val="0"/>
          <w:numId w:val="33"/>
        </w:numPr>
        <w:spacing w:after="120"/>
        <w:rPr>
          <w:rFonts w:cs="Arial"/>
        </w:rPr>
      </w:pPr>
      <w:r w:rsidRPr="00D42B9C">
        <w:rPr>
          <w:rFonts w:cs="Arial"/>
        </w:rPr>
        <w:t>Aprovado;</w:t>
      </w:r>
    </w:p>
    <w:p w:rsidR="004B34E2" w:rsidRPr="00D42B9C" w:rsidRDefault="004B34E2" w:rsidP="001C425D">
      <w:pPr>
        <w:numPr>
          <w:ilvl w:val="0"/>
          <w:numId w:val="33"/>
        </w:numPr>
        <w:spacing w:after="120"/>
        <w:rPr>
          <w:rFonts w:cs="Arial"/>
        </w:rPr>
      </w:pPr>
      <w:r w:rsidRPr="00D42B9C">
        <w:rPr>
          <w:rFonts w:cs="Arial"/>
        </w:rPr>
        <w:t>Aprovado com restrições;</w:t>
      </w:r>
    </w:p>
    <w:p w:rsidR="004B34E2" w:rsidRPr="00D42B9C" w:rsidRDefault="004B34E2" w:rsidP="001C425D">
      <w:pPr>
        <w:numPr>
          <w:ilvl w:val="0"/>
          <w:numId w:val="33"/>
        </w:numPr>
        <w:spacing w:after="120"/>
        <w:rPr>
          <w:rFonts w:cs="Arial"/>
        </w:rPr>
      </w:pPr>
      <w:r w:rsidRPr="00D42B9C">
        <w:rPr>
          <w:rFonts w:cs="Arial"/>
        </w:rPr>
        <w:t>Reprovado.</w:t>
      </w:r>
    </w:p>
    <w:p w:rsidR="004B34E2" w:rsidRPr="00D42B9C" w:rsidRDefault="004B34E2" w:rsidP="00407E65">
      <w:pPr>
        <w:pStyle w:val="Ttulo7"/>
        <w:rPr>
          <w:color w:val="auto"/>
        </w:rPr>
      </w:pPr>
      <w:r w:rsidRPr="00D42B9C">
        <w:rPr>
          <w:color w:val="auto"/>
        </w:rPr>
        <w:t xml:space="preserve"> </w:t>
      </w:r>
      <w:bookmarkStart w:id="5557" w:name="_Toc295726894"/>
      <w:bookmarkStart w:id="5558" w:name="_Toc313801187"/>
      <w:bookmarkStart w:id="5559" w:name="_Toc313868464"/>
      <w:r w:rsidRPr="00D42B9C">
        <w:rPr>
          <w:color w:val="auto"/>
        </w:rPr>
        <w:t>Documentos Certificados</w:t>
      </w:r>
      <w:bookmarkEnd w:id="5557"/>
      <w:bookmarkEnd w:id="5558"/>
      <w:bookmarkEnd w:id="5559"/>
    </w:p>
    <w:p w:rsidR="004B34E2" w:rsidRPr="00D42B9C" w:rsidRDefault="004B34E2" w:rsidP="004B34E2">
      <w:r w:rsidRPr="00D42B9C">
        <w:t xml:space="preserve">A </w:t>
      </w:r>
      <w:r w:rsidR="00BE19A2" w:rsidRPr="00D42B9C">
        <w:t>proponente</w:t>
      </w:r>
      <w:r w:rsidRPr="00D42B9C">
        <w:t>, após receber os documentos aprovados, deve enviar:</w:t>
      </w:r>
    </w:p>
    <w:p w:rsidR="004B34E2" w:rsidRPr="00D42B9C" w:rsidRDefault="00663DF5" w:rsidP="001C425D">
      <w:pPr>
        <w:numPr>
          <w:ilvl w:val="0"/>
          <w:numId w:val="33"/>
        </w:numPr>
        <w:spacing w:after="120"/>
        <w:rPr>
          <w:rFonts w:cs="Arial"/>
        </w:rPr>
      </w:pPr>
      <w:r w:rsidRPr="00D42B9C">
        <w:rPr>
          <w:rFonts w:cs="Arial"/>
        </w:rPr>
        <w:t>01 (um) jogo de cópia impressa</w:t>
      </w:r>
      <w:r w:rsidR="004B34E2" w:rsidRPr="00D42B9C">
        <w:rPr>
          <w:rFonts w:cs="Arial"/>
        </w:rPr>
        <w:t>, assinalando em todas as folhas "Documento certificado";</w:t>
      </w:r>
    </w:p>
    <w:p w:rsidR="004B34E2" w:rsidRPr="00D42B9C" w:rsidRDefault="00663DF5" w:rsidP="001C425D">
      <w:pPr>
        <w:numPr>
          <w:ilvl w:val="0"/>
          <w:numId w:val="33"/>
        </w:numPr>
        <w:spacing w:after="120"/>
        <w:rPr>
          <w:rFonts w:cs="Arial"/>
        </w:rPr>
      </w:pPr>
      <w:r w:rsidRPr="00D42B9C">
        <w:rPr>
          <w:rFonts w:cs="Arial"/>
        </w:rPr>
        <w:t>01 (um) jogo de</w:t>
      </w:r>
      <w:r w:rsidR="004B34E2" w:rsidRPr="00D42B9C">
        <w:rPr>
          <w:rFonts w:cs="Arial"/>
        </w:rPr>
        <w:t xml:space="preserve"> manuais de instruções para montagem, pré-operação, operação e manutenção;</w:t>
      </w:r>
    </w:p>
    <w:p w:rsidR="004B34E2" w:rsidRPr="00D42B9C" w:rsidRDefault="004B34E2" w:rsidP="001C425D">
      <w:pPr>
        <w:numPr>
          <w:ilvl w:val="0"/>
          <w:numId w:val="33"/>
        </w:numPr>
        <w:spacing w:after="120"/>
        <w:rPr>
          <w:rFonts w:cs="Arial"/>
        </w:rPr>
      </w:pPr>
      <w:r w:rsidRPr="00D42B9C">
        <w:rPr>
          <w:rFonts w:cs="Arial"/>
        </w:rPr>
        <w:lastRenderedPageBreak/>
        <w:t>0</w:t>
      </w:r>
      <w:r w:rsidR="00663DF5" w:rsidRPr="00D42B9C">
        <w:rPr>
          <w:rFonts w:cs="Arial"/>
        </w:rPr>
        <w:t>1 (uma) via</w:t>
      </w:r>
      <w:r w:rsidRPr="00D42B9C">
        <w:rPr>
          <w:rFonts w:cs="Arial"/>
        </w:rPr>
        <w:t xml:space="preserve"> de catálogo de todos os componentes e acessórios devidamente identificados.</w:t>
      </w:r>
    </w:p>
    <w:p w:rsidR="004B34E2" w:rsidRPr="00D42B9C" w:rsidRDefault="004B34E2" w:rsidP="005C0D38">
      <w:pPr>
        <w:pStyle w:val="Ttulo6"/>
        <w:rPr>
          <w:color w:val="auto"/>
        </w:rPr>
      </w:pPr>
      <w:bookmarkStart w:id="5560" w:name="_Toc81915254"/>
      <w:bookmarkStart w:id="5561" w:name="_Toc101599223"/>
      <w:bookmarkStart w:id="5562" w:name="_Toc295726895"/>
      <w:bookmarkStart w:id="5563" w:name="_Toc313801188"/>
      <w:bookmarkStart w:id="5564" w:name="_Toc313868465"/>
      <w:r w:rsidRPr="00D42B9C">
        <w:rPr>
          <w:color w:val="auto"/>
        </w:rPr>
        <w:t xml:space="preserve">Responsabilidade da </w:t>
      </w:r>
      <w:r w:rsidR="000A2DBB" w:rsidRPr="00D42B9C">
        <w:rPr>
          <w:color w:val="auto"/>
        </w:rPr>
        <w:t>Proponente</w:t>
      </w:r>
      <w:bookmarkEnd w:id="5560"/>
      <w:bookmarkEnd w:id="5561"/>
      <w:bookmarkEnd w:id="5562"/>
      <w:bookmarkEnd w:id="5563"/>
      <w:bookmarkEnd w:id="5564"/>
    </w:p>
    <w:p w:rsidR="004B34E2" w:rsidRPr="00D42B9C" w:rsidRDefault="004B34E2" w:rsidP="001C425D">
      <w:pPr>
        <w:numPr>
          <w:ilvl w:val="0"/>
          <w:numId w:val="33"/>
        </w:numPr>
        <w:spacing w:after="120"/>
        <w:rPr>
          <w:rFonts w:cs="Arial"/>
        </w:rPr>
      </w:pPr>
      <w:r w:rsidRPr="00D42B9C">
        <w:rPr>
          <w:rFonts w:cs="Arial"/>
        </w:rPr>
        <w:t xml:space="preserve">É da inteira responsabilidade da </w:t>
      </w:r>
      <w:r w:rsidR="000A2DBB" w:rsidRPr="00D42B9C">
        <w:rPr>
          <w:rFonts w:cs="Arial"/>
        </w:rPr>
        <w:t>Proponente</w:t>
      </w:r>
      <w:r w:rsidRPr="00D42B9C">
        <w:rPr>
          <w:rFonts w:cs="Arial"/>
        </w:rPr>
        <w:t xml:space="preserve"> suprir a </w:t>
      </w:r>
      <w:r w:rsidR="00BE19A2" w:rsidRPr="00D42B9C">
        <w:rPr>
          <w:rFonts w:cs="Arial"/>
        </w:rPr>
        <w:t>Contratante</w:t>
      </w:r>
      <w:r w:rsidRPr="00D42B9C">
        <w:rPr>
          <w:rFonts w:cs="Arial"/>
        </w:rPr>
        <w:t xml:space="preserve"> com todas as informações solicitadas, bem como a entrega dos equipamentos em perfeitas condições de operação, quando este for liberado para fabricação, com todos os elementos e acessórios necessários, de acordo com o estabelecido nesta especificação;</w:t>
      </w:r>
    </w:p>
    <w:p w:rsidR="004B34E2" w:rsidRPr="00D42B9C" w:rsidRDefault="004B34E2" w:rsidP="001C425D">
      <w:pPr>
        <w:numPr>
          <w:ilvl w:val="0"/>
          <w:numId w:val="33"/>
        </w:numPr>
        <w:spacing w:after="120"/>
        <w:rPr>
          <w:rFonts w:cs="Arial"/>
        </w:rPr>
      </w:pPr>
      <w:r w:rsidRPr="00D42B9C">
        <w:rPr>
          <w:rFonts w:cs="Arial"/>
        </w:rPr>
        <w:t>Como a especificação estabelece condições técnicas gerais, os itens ou serviços não mencionados na mesma, porém necessários ao funcionamento perfeito do Painel deverão fazer parte integrante do fornecimento.</w:t>
      </w:r>
    </w:p>
    <w:p w:rsidR="00477F7A" w:rsidRPr="00D42B9C" w:rsidRDefault="00477F7A" w:rsidP="00725319">
      <w:pPr>
        <w:pStyle w:val="Ttulo3"/>
      </w:pPr>
      <w:bookmarkStart w:id="5565" w:name="_Toc379815896"/>
      <w:bookmarkStart w:id="5566" w:name="_Toc387884369"/>
      <w:bookmarkEnd w:id="5435"/>
      <w:r w:rsidRPr="00D42B9C">
        <w:t>CLP</w:t>
      </w:r>
      <w:bookmarkEnd w:id="5565"/>
      <w:bookmarkEnd w:id="5566"/>
    </w:p>
    <w:p w:rsidR="009149F3" w:rsidRPr="00D42B9C" w:rsidRDefault="009149F3" w:rsidP="00477F7A">
      <w:r w:rsidRPr="00D42B9C">
        <w:t xml:space="preserve">Controlador Lógico Programável (CLP) do tipo Controlador </w:t>
      </w:r>
      <w:r w:rsidR="00FE6511" w:rsidRPr="00D42B9C">
        <w:t>Compacto aquele</w:t>
      </w:r>
      <w:r w:rsidRPr="00D42B9C">
        <w:t xml:space="preserve"> em que todos os subsistemas encontram-se num único invólucro de dimensões reduzidas, podendo ou não existir módulos de expansão interligados ao módulo principal.</w:t>
      </w:r>
    </w:p>
    <w:p w:rsidR="009149F3" w:rsidRPr="00D42B9C" w:rsidRDefault="009149F3" w:rsidP="009149F3">
      <w:pPr>
        <w:ind w:firstLine="0"/>
      </w:pPr>
    </w:p>
    <w:p w:rsidR="009149F3" w:rsidRPr="00D42B9C" w:rsidRDefault="009149F3" w:rsidP="009149F3">
      <w:r w:rsidRPr="00D42B9C">
        <w:t>Os subsistemas básicos para qualquer das configurações acima serão:</w:t>
      </w:r>
    </w:p>
    <w:p w:rsidR="009149F3" w:rsidRPr="00D42B9C" w:rsidRDefault="009149F3" w:rsidP="001C425D">
      <w:pPr>
        <w:numPr>
          <w:ilvl w:val="0"/>
          <w:numId w:val="33"/>
        </w:numPr>
        <w:spacing w:after="120"/>
        <w:rPr>
          <w:rFonts w:cs="Arial"/>
        </w:rPr>
      </w:pPr>
      <w:r w:rsidRPr="00D42B9C">
        <w:rPr>
          <w:rFonts w:cs="Arial"/>
        </w:rPr>
        <w:t>Subsistema de alimentação;</w:t>
      </w:r>
    </w:p>
    <w:p w:rsidR="009149F3" w:rsidRPr="00D42B9C" w:rsidRDefault="009149F3" w:rsidP="001C425D">
      <w:pPr>
        <w:numPr>
          <w:ilvl w:val="0"/>
          <w:numId w:val="33"/>
        </w:numPr>
        <w:spacing w:after="120"/>
        <w:rPr>
          <w:rFonts w:cs="Arial"/>
        </w:rPr>
      </w:pPr>
      <w:r w:rsidRPr="00D42B9C">
        <w:rPr>
          <w:rFonts w:cs="Arial"/>
        </w:rPr>
        <w:t>Subsistema de processamento (CPU);</w:t>
      </w:r>
    </w:p>
    <w:p w:rsidR="009149F3" w:rsidRPr="00D42B9C" w:rsidRDefault="009149F3" w:rsidP="001C425D">
      <w:pPr>
        <w:numPr>
          <w:ilvl w:val="0"/>
          <w:numId w:val="33"/>
        </w:numPr>
        <w:spacing w:after="120"/>
        <w:rPr>
          <w:rFonts w:cs="Arial"/>
        </w:rPr>
      </w:pPr>
      <w:r w:rsidRPr="00D42B9C">
        <w:rPr>
          <w:rFonts w:cs="Arial"/>
        </w:rPr>
        <w:t>Subsistemas de comunicação;</w:t>
      </w:r>
    </w:p>
    <w:p w:rsidR="009149F3" w:rsidRPr="00D42B9C" w:rsidRDefault="009149F3" w:rsidP="001C425D">
      <w:pPr>
        <w:numPr>
          <w:ilvl w:val="0"/>
          <w:numId w:val="33"/>
        </w:numPr>
        <w:spacing w:after="120"/>
        <w:rPr>
          <w:rFonts w:cs="Arial"/>
        </w:rPr>
      </w:pPr>
      <w:r w:rsidRPr="00D42B9C">
        <w:rPr>
          <w:rFonts w:cs="Arial"/>
        </w:rPr>
        <w:t>Subsistemas de entradas e saídas, composto de:</w:t>
      </w:r>
    </w:p>
    <w:p w:rsidR="009149F3" w:rsidRPr="00D42B9C" w:rsidRDefault="009149F3" w:rsidP="001C425D">
      <w:pPr>
        <w:numPr>
          <w:ilvl w:val="0"/>
          <w:numId w:val="33"/>
        </w:numPr>
        <w:spacing w:after="120"/>
        <w:rPr>
          <w:rFonts w:cs="Arial"/>
        </w:rPr>
      </w:pPr>
      <w:r w:rsidRPr="00D42B9C">
        <w:rPr>
          <w:rFonts w:cs="Arial"/>
        </w:rPr>
        <w:t>Entradas digitais;</w:t>
      </w:r>
    </w:p>
    <w:p w:rsidR="009149F3" w:rsidRPr="00D42B9C" w:rsidRDefault="009149F3" w:rsidP="001C425D">
      <w:pPr>
        <w:numPr>
          <w:ilvl w:val="0"/>
          <w:numId w:val="33"/>
        </w:numPr>
        <w:spacing w:after="120"/>
        <w:rPr>
          <w:rFonts w:cs="Arial"/>
        </w:rPr>
      </w:pPr>
      <w:r w:rsidRPr="00D42B9C">
        <w:rPr>
          <w:rFonts w:cs="Arial"/>
        </w:rPr>
        <w:t>Saídas digitais;</w:t>
      </w:r>
    </w:p>
    <w:p w:rsidR="009149F3" w:rsidRPr="00D42B9C" w:rsidRDefault="009149F3" w:rsidP="001C425D">
      <w:pPr>
        <w:numPr>
          <w:ilvl w:val="0"/>
          <w:numId w:val="33"/>
        </w:numPr>
        <w:spacing w:after="120"/>
        <w:rPr>
          <w:rFonts w:cs="Arial"/>
        </w:rPr>
      </w:pPr>
      <w:r w:rsidRPr="00D42B9C">
        <w:rPr>
          <w:rFonts w:cs="Arial"/>
        </w:rPr>
        <w:t>Entradas analógicas;</w:t>
      </w:r>
    </w:p>
    <w:p w:rsidR="009149F3" w:rsidRPr="00D42B9C" w:rsidRDefault="009149F3" w:rsidP="001C425D">
      <w:pPr>
        <w:numPr>
          <w:ilvl w:val="0"/>
          <w:numId w:val="33"/>
        </w:numPr>
        <w:spacing w:after="120"/>
        <w:rPr>
          <w:rFonts w:cs="Arial"/>
        </w:rPr>
      </w:pPr>
      <w:r w:rsidRPr="00D42B9C">
        <w:rPr>
          <w:rFonts w:cs="Arial"/>
        </w:rPr>
        <w:t>Saídas analógicas;</w:t>
      </w:r>
    </w:p>
    <w:p w:rsidR="009149F3" w:rsidRPr="00D42B9C" w:rsidRDefault="009149F3" w:rsidP="001C425D">
      <w:pPr>
        <w:numPr>
          <w:ilvl w:val="0"/>
          <w:numId w:val="33"/>
        </w:numPr>
        <w:spacing w:after="120"/>
        <w:rPr>
          <w:rFonts w:cs="Arial"/>
        </w:rPr>
      </w:pPr>
      <w:r w:rsidRPr="00D42B9C">
        <w:rPr>
          <w:rFonts w:cs="Arial"/>
        </w:rPr>
        <w:t>Entradas/saídas especiais.</w:t>
      </w:r>
    </w:p>
    <w:p w:rsidR="009149F3" w:rsidRPr="00D42B9C" w:rsidRDefault="009149F3" w:rsidP="009149F3">
      <w:pPr>
        <w:pStyle w:val="Ttulo4"/>
        <w:rPr>
          <w:color w:val="auto"/>
        </w:rPr>
      </w:pPr>
      <w:bookmarkStart w:id="5567" w:name="_Toc92554502"/>
      <w:bookmarkStart w:id="5568" w:name="_Toc101599230"/>
      <w:bookmarkStart w:id="5569" w:name="_Toc295726898"/>
      <w:bookmarkStart w:id="5570" w:name="_Toc313801191"/>
      <w:bookmarkStart w:id="5571" w:name="_Toc313868468"/>
      <w:r w:rsidRPr="00D42B9C">
        <w:rPr>
          <w:color w:val="auto"/>
        </w:rPr>
        <w:t>Características de Hardware</w:t>
      </w:r>
      <w:bookmarkEnd w:id="5567"/>
      <w:bookmarkEnd w:id="5568"/>
      <w:bookmarkEnd w:id="5569"/>
      <w:bookmarkEnd w:id="5570"/>
      <w:bookmarkEnd w:id="5571"/>
    </w:p>
    <w:p w:rsidR="009149F3" w:rsidRPr="00D42B9C" w:rsidRDefault="009149F3" w:rsidP="009149F3">
      <w:pPr>
        <w:pStyle w:val="Ttulo5"/>
        <w:rPr>
          <w:color w:val="auto"/>
        </w:rPr>
      </w:pPr>
      <w:bookmarkStart w:id="5572" w:name="_Toc92554503"/>
      <w:bookmarkStart w:id="5573" w:name="_Toc101599231"/>
      <w:bookmarkStart w:id="5574" w:name="_Toc295726899"/>
      <w:bookmarkStart w:id="5575" w:name="_Toc313801192"/>
      <w:bookmarkStart w:id="5576" w:name="_Toc313868469"/>
      <w:r w:rsidRPr="00D42B9C">
        <w:rPr>
          <w:color w:val="auto"/>
        </w:rPr>
        <w:t>Características Gerais</w:t>
      </w:r>
      <w:bookmarkEnd w:id="5572"/>
      <w:bookmarkEnd w:id="5573"/>
      <w:bookmarkEnd w:id="5574"/>
      <w:bookmarkEnd w:id="5575"/>
      <w:bookmarkEnd w:id="5576"/>
    </w:p>
    <w:p w:rsidR="009149F3" w:rsidRPr="00D42B9C" w:rsidRDefault="009149F3" w:rsidP="001C425D">
      <w:pPr>
        <w:numPr>
          <w:ilvl w:val="0"/>
          <w:numId w:val="33"/>
        </w:numPr>
        <w:spacing w:after="120"/>
        <w:rPr>
          <w:rFonts w:cs="Arial"/>
        </w:rPr>
      </w:pPr>
      <w:r w:rsidRPr="00D42B9C">
        <w:rPr>
          <w:rFonts w:cs="Arial"/>
        </w:rPr>
        <w:t>Capacidade de funcionar em ambiente eletromagnético, sem causar nenhum tipo de interferência tanto em seu interior quanto para outro equipamento;</w:t>
      </w:r>
    </w:p>
    <w:p w:rsidR="009149F3" w:rsidRPr="00D42B9C" w:rsidRDefault="009149F3" w:rsidP="001C425D">
      <w:pPr>
        <w:numPr>
          <w:ilvl w:val="0"/>
          <w:numId w:val="33"/>
        </w:numPr>
        <w:spacing w:after="120"/>
        <w:rPr>
          <w:rFonts w:cs="Arial"/>
        </w:rPr>
      </w:pPr>
      <w:r w:rsidRPr="00D42B9C">
        <w:rPr>
          <w:rFonts w:cs="Arial"/>
        </w:rPr>
        <w:t>Proteção contra surtos e descargas atmosféricas em cascata, em todos os níveis.</w:t>
      </w:r>
    </w:p>
    <w:p w:rsidR="009149F3" w:rsidRPr="00D42B9C" w:rsidRDefault="009149F3" w:rsidP="001C425D">
      <w:pPr>
        <w:numPr>
          <w:ilvl w:val="0"/>
          <w:numId w:val="33"/>
        </w:numPr>
        <w:spacing w:after="120"/>
        <w:rPr>
          <w:rFonts w:cs="Arial"/>
        </w:rPr>
      </w:pPr>
      <w:r w:rsidRPr="00D42B9C">
        <w:rPr>
          <w:rFonts w:cs="Arial"/>
        </w:rPr>
        <w:t>Capacidade de funcionar a uma temperatura ambiente de 0 a 60 graus Celsius para toda a plataforma e módulos que suportem o range estendido de -20 a 70 graus Celsius.</w:t>
      </w:r>
    </w:p>
    <w:p w:rsidR="009149F3" w:rsidRPr="00D42B9C" w:rsidRDefault="009149F3" w:rsidP="001C425D">
      <w:pPr>
        <w:numPr>
          <w:ilvl w:val="0"/>
          <w:numId w:val="33"/>
        </w:numPr>
        <w:spacing w:after="120"/>
        <w:rPr>
          <w:rFonts w:cs="Arial"/>
        </w:rPr>
      </w:pPr>
      <w:r w:rsidRPr="00D42B9C">
        <w:rPr>
          <w:rFonts w:cs="Arial"/>
        </w:rPr>
        <w:t>Capacidade de funcionar a uma umidade entre 5% e 95% sem condensação.</w:t>
      </w:r>
    </w:p>
    <w:p w:rsidR="009149F3" w:rsidRPr="00D42B9C" w:rsidRDefault="009149F3" w:rsidP="001C425D">
      <w:pPr>
        <w:numPr>
          <w:ilvl w:val="0"/>
          <w:numId w:val="33"/>
        </w:numPr>
        <w:spacing w:after="120"/>
        <w:rPr>
          <w:rFonts w:cs="Arial"/>
        </w:rPr>
      </w:pPr>
      <w:r w:rsidRPr="00D42B9C">
        <w:rPr>
          <w:rFonts w:cs="Arial"/>
        </w:rPr>
        <w:t>Capacidade de endereçamento de até 1</w:t>
      </w:r>
      <w:r w:rsidR="00791F8D" w:rsidRPr="00D42B9C">
        <w:rPr>
          <w:rFonts w:cs="Arial"/>
        </w:rPr>
        <w:t>024</w:t>
      </w:r>
      <w:r w:rsidRPr="00D42B9C">
        <w:rPr>
          <w:rFonts w:cs="Arial"/>
        </w:rPr>
        <w:t xml:space="preserve"> pontos discretos.</w:t>
      </w:r>
    </w:p>
    <w:p w:rsidR="009149F3" w:rsidRPr="00D42B9C" w:rsidRDefault="009149F3" w:rsidP="001C425D">
      <w:pPr>
        <w:numPr>
          <w:ilvl w:val="0"/>
          <w:numId w:val="33"/>
        </w:numPr>
        <w:spacing w:after="120"/>
        <w:rPr>
          <w:rFonts w:cs="Arial"/>
        </w:rPr>
      </w:pPr>
      <w:r w:rsidRPr="00D42B9C">
        <w:rPr>
          <w:rFonts w:cs="Arial"/>
        </w:rPr>
        <w:lastRenderedPageBreak/>
        <w:t xml:space="preserve">Capacidade de usar múltiplos </w:t>
      </w:r>
      <w:proofErr w:type="spellStart"/>
      <w:r w:rsidRPr="00D42B9C">
        <w:rPr>
          <w:rFonts w:cs="Arial"/>
        </w:rPr>
        <w:t>scans</w:t>
      </w:r>
      <w:proofErr w:type="spellEnd"/>
      <w:r w:rsidRPr="00D42B9C">
        <w:rPr>
          <w:rFonts w:cs="Arial"/>
        </w:rPr>
        <w:t xml:space="preserve"> independentes, para processamento da lógica e das entradas e saídas.</w:t>
      </w:r>
    </w:p>
    <w:p w:rsidR="009149F3" w:rsidRPr="00D42B9C" w:rsidRDefault="009149F3" w:rsidP="001C425D">
      <w:pPr>
        <w:numPr>
          <w:ilvl w:val="0"/>
          <w:numId w:val="33"/>
        </w:numPr>
        <w:spacing w:after="120"/>
        <w:rPr>
          <w:rFonts w:cs="Arial"/>
        </w:rPr>
      </w:pPr>
      <w:r w:rsidRPr="00D42B9C">
        <w:rPr>
          <w:rFonts w:cs="Arial"/>
        </w:rPr>
        <w:t>O frontal do controlador deve incluir uma chave de seleção do modo de operação: execução/programa/remoto</w:t>
      </w:r>
    </w:p>
    <w:p w:rsidR="009149F3" w:rsidRPr="00D42B9C" w:rsidRDefault="009149F3" w:rsidP="001C425D">
      <w:pPr>
        <w:numPr>
          <w:ilvl w:val="0"/>
          <w:numId w:val="33"/>
        </w:numPr>
        <w:spacing w:after="120"/>
        <w:rPr>
          <w:rFonts w:cs="Arial"/>
        </w:rPr>
      </w:pPr>
      <w:r w:rsidRPr="00D42B9C">
        <w:rPr>
          <w:rFonts w:cs="Arial"/>
        </w:rPr>
        <w:t>O controlador deve ser compatível com os seguintes standards:</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591"/>
        <w:gridCol w:w="3713"/>
      </w:tblGrid>
      <w:tr w:rsidR="009149F3" w:rsidRPr="00D42B9C" w:rsidTr="003717DC">
        <w:trPr>
          <w:jc w:val="center"/>
        </w:trPr>
        <w:tc>
          <w:tcPr>
            <w:tcW w:w="3591" w:type="dxa"/>
            <w:tcBorders>
              <w:top w:val="single" w:sz="4" w:space="0" w:color="auto"/>
              <w:left w:val="single" w:sz="4" w:space="0" w:color="auto"/>
              <w:bottom w:val="doub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Teste ambiental</w:t>
            </w:r>
          </w:p>
        </w:tc>
        <w:tc>
          <w:tcPr>
            <w:tcW w:w="3713" w:type="dxa"/>
            <w:tcBorders>
              <w:top w:val="single" w:sz="4" w:space="0" w:color="auto"/>
              <w:left w:val="single" w:sz="4" w:space="0" w:color="auto"/>
              <w:bottom w:val="doub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Norma</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Temperatura</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60068-2-1</w:t>
            </w:r>
          </w:p>
          <w:p w:rsidR="009149F3" w:rsidRPr="00D42B9C" w:rsidRDefault="009149F3" w:rsidP="00791F8D">
            <w:pPr>
              <w:ind w:left="709" w:firstLine="0"/>
              <w:rPr>
                <w:sz w:val="16"/>
                <w:szCs w:val="16"/>
              </w:rPr>
            </w:pPr>
            <w:r w:rsidRPr="00D42B9C">
              <w:rPr>
                <w:sz w:val="16"/>
                <w:szCs w:val="16"/>
              </w:rPr>
              <w:t>IEC 60068-2-2</w:t>
            </w:r>
          </w:p>
          <w:p w:rsidR="009149F3" w:rsidRPr="00D42B9C" w:rsidRDefault="009149F3" w:rsidP="00791F8D">
            <w:pPr>
              <w:ind w:left="709" w:firstLine="0"/>
              <w:rPr>
                <w:sz w:val="16"/>
                <w:szCs w:val="16"/>
              </w:rPr>
            </w:pPr>
            <w:r w:rsidRPr="00D42B9C">
              <w:rPr>
                <w:sz w:val="16"/>
                <w:szCs w:val="16"/>
              </w:rPr>
              <w:t>IEC 60068-2-14</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Umidade</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60068-2-30</w:t>
            </w:r>
          </w:p>
        </w:tc>
      </w:tr>
      <w:tr w:rsidR="009149F3" w:rsidRPr="00D42B9C" w:rsidTr="003717DC">
        <w:trPr>
          <w:jc w:val="center"/>
        </w:trPr>
        <w:tc>
          <w:tcPr>
            <w:tcW w:w="3591" w:type="dxa"/>
            <w:tcBorders>
              <w:top w:val="nil"/>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Vibração</w:t>
            </w:r>
          </w:p>
        </w:tc>
        <w:tc>
          <w:tcPr>
            <w:tcW w:w="3713" w:type="dxa"/>
            <w:tcBorders>
              <w:top w:val="nil"/>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60068-2-6</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Choque</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60068-2-27</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Emissões</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CISPR 11:</w:t>
            </w:r>
          </w:p>
          <w:p w:rsidR="009149F3" w:rsidRPr="00D42B9C" w:rsidRDefault="009149F3" w:rsidP="00791F8D">
            <w:pPr>
              <w:ind w:left="709" w:firstLine="0"/>
              <w:rPr>
                <w:sz w:val="16"/>
                <w:szCs w:val="16"/>
              </w:rPr>
            </w:pPr>
            <w:proofErr w:type="spellStart"/>
            <w:r w:rsidRPr="00D42B9C">
              <w:rPr>
                <w:sz w:val="16"/>
                <w:szCs w:val="16"/>
              </w:rPr>
              <w:t>Group</w:t>
            </w:r>
            <w:proofErr w:type="spellEnd"/>
            <w:r w:rsidRPr="00D42B9C">
              <w:rPr>
                <w:sz w:val="16"/>
                <w:szCs w:val="16"/>
              </w:rPr>
              <w:t xml:space="preserve"> 1, </w:t>
            </w:r>
            <w:proofErr w:type="spellStart"/>
            <w:r w:rsidRPr="00D42B9C">
              <w:rPr>
                <w:sz w:val="16"/>
                <w:szCs w:val="16"/>
              </w:rPr>
              <w:t>Class</w:t>
            </w:r>
            <w:proofErr w:type="spellEnd"/>
            <w:r w:rsidRPr="00D42B9C">
              <w:rPr>
                <w:sz w:val="16"/>
                <w:szCs w:val="16"/>
              </w:rPr>
              <w:t xml:space="preserve"> A</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Imunidade ESD</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61000-4-2</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Imunidade RF</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61000-4-3</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Imunidade EFT/B</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61000-4-4</w:t>
            </w:r>
          </w:p>
        </w:tc>
      </w:tr>
      <w:tr w:rsidR="009149F3" w:rsidRPr="00D42B9C" w:rsidTr="003717DC">
        <w:trPr>
          <w:jc w:val="center"/>
        </w:trPr>
        <w:tc>
          <w:tcPr>
            <w:tcW w:w="3591"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Imunidade a surtos transientes</w:t>
            </w:r>
          </w:p>
        </w:tc>
        <w:tc>
          <w:tcPr>
            <w:tcW w:w="3713" w:type="dxa"/>
            <w:tcBorders>
              <w:top w:val="single" w:sz="4" w:space="0" w:color="auto"/>
              <w:left w:val="single" w:sz="4" w:space="0" w:color="auto"/>
              <w:bottom w:val="single" w:sz="4" w:space="0" w:color="auto"/>
              <w:right w:val="single" w:sz="4" w:space="0" w:color="auto"/>
            </w:tcBorders>
          </w:tcPr>
          <w:p w:rsidR="009149F3" w:rsidRPr="00D42B9C" w:rsidRDefault="009149F3" w:rsidP="00791F8D">
            <w:pPr>
              <w:ind w:left="709" w:firstLine="0"/>
              <w:rPr>
                <w:sz w:val="16"/>
                <w:szCs w:val="16"/>
              </w:rPr>
            </w:pPr>
            <w:r w:rsidRPr="00D42B9C">
              <w:rPr>
                <w:sz w:val="16"/>
                <w:szCs w:val="16"/>
              </w:rPr>
              <w:t>IEC 61000-4-5</w:t>
            </w:r>
          </w:p>
        </w:tc>
      </w:tr>
    </w:tbl>
    <w:p w:rsidR="009149F3" w:rsidRPr="00D42B9C" w:rsidRDefault="009149F3" w:rsidP="009149F3">
      <w:pPr>
        <w:rPr>
          <w:rFonts w:cs="Arial"/>
          <w:highlight w:val="yellow"/>
        </w:rPr>
      </w:pPr>
    </w:p>
    <w:p w:rsidR="009149F3" w:rsidRPr="00D42B9C" w:rsidRDefault="009149F3" w:rsidP="001C425D">
      <w:pPr>
        <w:numPr>
          <w:ilvl w:val="0"/>
          <w:numId w:val="33"/>
        </w:numPr>
        <w:spacing w:after="120"/>
        <w:rPr>
          <w:rFonts w:cs="Arial"/>
        </w:rPr>
      </w:pPr>
      <w:r w:rsidRPr="00D42B9C">
        <w:rPr>
          <w:rFonts w:cs="Arial"/>
        </w:rPr>
        <w:t xml:space="preserve">Caso o </w:t>
      </w:r>
      <w:r w:rsidR="00791F8D" w:rsidRPr="00D42B9C">
        <w:rPr>
          <w:rFonts w:cs="Arial"/>
        </w:rPr>
        <w:t>CLP</w:t>
      </w:r>
      <w:r w:rsidRPr="00D42B9C">
        <w:rPr>
          <w:rFonts w:cs="Arial"/>
        </w:rPr>
        <w:t xml:space="preserve"> tenha montagem em bastidor específico (rack), ele deve ser dimensionado prevendo, no mínimo </w:t>
      </w:r>
      <w:r w:rsidR="00791F8D" w:rsidRPr="00D42B9C">
        <w:rPr>
          <w:rFonts w:cs="Arial"/>
        </w:rPr>
        <w:t>1 (um) slot</w:t>
      </w:r>
      <w:r w:rsidRPr="00D42B9C">
        <w:rPr>
          <w:rFonts w:cs="Arial"/>
        </w:rPr>
        <w:t xml:space="preserve"> disponíveis para eventual ampliação;</w:t>
      </w:r>
    </w:p>
    <w:p w:rsidR="009149F3" w:rsidRPr="00D42B9C" w:rsidRDefault="00791F8D" w:rsidP="001C425D">
      <w:pPr>
        <w:numPr>
          <w:ilvl w:val="0"/>
          <w:numId w:val="33"/>
        </w:numPr>
        <w:spacing w:after="120"/>
        <w:rPr>
          <w:rFonts w:cs="Arial"/>
        </w:rPr>
      </w:pPr>
      <w:r w:rsidRPr="00D42B9C">
        <w:rPr>
          <w:rFonts w:cs="Arial"/>
        </w:rPr>
        <w:t>A</w:t>
      </w:r>
      <w:r w:rsidR="009149F3" w:rsidRPr="00D42B9C">
        <w:rPr>
          <w:rFonts w:cs="Arial"/>
        </w:rPr>
        <w:t xml:space="preserve"> fiação destinada às entradas e saídas do </w:t>
      </w:r>
      <w:r w:rsidRPr="00D42B9C">
        <w:rPr>
          <w:rFonts w:cs="Arial"/>
        </w:rPr>
        <w:t>CLP</w:t>
      </w:r>
      <w:r w:rsidR="009149F3" w:rsidRPr="00D42B9C">
        <w:rPr>
          <w:rFonts w:cs="Arial"/>
        </w:rPr>
        <w:t xml:space="preserve"> deve ser ligada a conectores extraíveis que devem possibilitar a troca dos módulos sem necessidade de ferramentas e sem a remoção da fiação.</w:t>
      </w:r>
    </w:p>
    <w:p w:rsidR="009149F3" w:rsidRPr="00D42B9C" w:rsidRDefault="009149F3" w:rsidP="00C85ECB">
      <w:pPr>
        <w:pStyle w:val="Ttulo5"/>
        <w:rPr>
          <w:color w:val="auto"/>
        </w:rPr>
      </w:pPr>
      <w:bookmarkStart w:id="5577" w:name="_Toc92554504"/>
      <w:bookmarkStart w:id="5578" w:name="_Toc101599232"/>
      <w:bookmarkStart w:id="5579" w:name="_Toc295726900"/>
      <w:bookmarkStart w:id="5580" w:name="_Toc313801193"/>
      <w:bookmarkStart w:id="5581" w:name="_Toc313868470"/>
      <w:r w:rsidRPr="00D42B9C">
        <w:rPr>
          <w:color w:val="auto"/>
        </w:rPr>
        <w:t>Requisitos de Confiabilidade</w:t>
      </w:r>
      <w:bookmarkEnd w:id="5577"/>
      <w:bookmarkEnd w:id="5578"/>
      <w:bookmarkEnd w:id="5579"/>
      <w:bookmarkEnd w:id="5580"/>
      <w:bookmarkEnd w:id="5581"/>
    </w:p>
    <w:p w:rsidR="009149F3" w:rsidRPr="00D42B9C" w:rsidRDefault="009149F3" w:rsidP="009149F3">
      <w:r w:rsidRPr="00D42B9C">
        <w:t>Todos os módulos, fonte (se integrada), CPU, interface de rede, entradas e saídas, devem ter MTBF (tempo médio entre falhas) comprovadamente superior a 100.000 horas. A comprovação deve ser apresentada na forma de um memorial de cálculo de acordo com a norma MIL-STD-217. Deve ser apresentada tabela de MTBF de todos os módulos e partes que compõem o equipamento.</w:t>
      </w:r>
    </w:p>
    <w:p w:rsidR="009149F3" w:rsidRPr="00D42B9C" w:rsidRDefault="009149F3" w:rsidP="009149F3">
      <w:r w:rsidRPr="00D42B9C">
        <w:t>Deve ser apresentado, e justificado, o tempo médio para reparo (MTTR) do equipamento (em termos de substituição de módulo ou do conjunto) considerando à presença no local da instalação, de técnico treinado, sobressalente e ferramentas adequadas. Esse tempo não deve ser superior a 15 minutos.</w:t>
      </w:r>
    </w:p>
    <w:p w:rsidR="009149F3" w:rsidRPr="00D42B9C" w:rsidRDefault="009149F3" w:rsidP="00C85ECB">
      <w:pPr>
        <w:pStyle w:val="Ttulo5"/>
        <w:rPr>
          <w:color w:val="auto"/>
        </w:rPr>
      </w:pPr>
      <w:bookmarkStart w:id="5582" w:name="_Toc92554505"/>
      <w:bookmarkStart w:id="5583" w:name="_Toc101599233"/>
      <w:bookmarkStart w:id="5584" w:name="_Toc296761489"/>
      <w:bookmarkStart w:id="5585" w:name="_Toc313801194"/>
      <w:bookmarkStart w:id="5586" w:name="_Toc313868471"/>
      <w:r w:rsidRPr="00D42B9C">
        <w:rPr>
          <w:color w:val="auto"/>
        </w:rPr>
        <w:t>Subsistema de Alimentação</w:t>
      </w:r>
      <w:bookmarkEnd w:id="5582"/>
      <w:bookmarkEnd w:id="5583"/>
      <w:bookmarkEnd w:id="5584"/>
      <w:bookmarkEnd w:id="5585"/>
      <w:bookmarkEnd w:id="5586"/>
    </w:p>
    <w:p w:rsidR="009149F3" w:rsidRPr="00D42B9C" w:rsidRDefault="009149F3" w:rsidP="009149F3">
      <w:r w:rsidRPr="00D42B9C">
        <w:t>Devem ser previstos subsistemas de alimentações com fator de utilização de 70% para os:</w:t>
      </w:r>
    </w:p>
    <w:p w:rsidR="009149F3" w:rsidRPr="00D42B9C" w:rsidRDefault="009149F3" w:rsidP="001C425D">
      <w:pPr>
        <w:numPr>
          <w:ilvl w:val="0"/>
          <w:numId w:val="40"/>
        </w:numPr>
        <w:spacing w:after="120"/>
      </w:pPr>
      <w:r w:rsidRPr="00D42B9C">
        <w:t>Instrumentos de campo digitais;</w:t>
      </w:r>
    </w:p>
    <w:p w:rsidR="009149F3" w:rsidRPr="00D42B9C" w:rsidRDefault="009149F3" w:rsidP="001C425D">
      <w:pPr>
        <w:numPr>
          <w:ilvl w:val="0"/>
          <w:numId w:val="40"/>
        </w:numPr>
        <w:spacing w:after="120"/>
      </w:pPr>
      <w:r w:rsidRPr="00D42B9C">
        <w:t>Instrumentos de campo analógicos e;</w:t>
      </w:r>
    </w:p>
    <w:p w:rsidR="009149F3" w:rsidRPr="00D42B9C" w:rsidRDefault="009149F3" w:rsidP="001C425D">
      <w:pPr>
        <w:numPr>
          <w:ilvl w:val="0"/>
          <w:numId w:val="40"/>
        </w:numPr>
        <w:spacing w:after="120"/>
      </w:pPr>
      <w:r w:rsidRPr="00D42B9C">
        <w:t xml:space="preserve">CPU e periféricos do </w:t>
      </w:r>
      <w:r w:rsidR="00791F8D" w:rsidRPr="00D42B9C">
        <w:t>CLP</w:t>
      </w:r>
      <w:r w:rsidRPr="00D42B9C">
        <w:t>.</w:t>
      </w:r>
    </w:p>
    <w:p w:rsidR="009149F3" w:rsidRPr="00D42B9C" w:rsidRDefault="009149F3" w:rsidP="009149F3">
      <w:r w:rsidRPr="00D42B9C">
        <w:t>Com as seguintes configurações:</w:t>
      </w:r>
    </w:p>
    <w:p w:rsidR="009149F3" w:rsidRPr="00D42B9C" w:rsidRDefault="009149F3" w:rsidP="001C425D">
      <w:pPr>
        <w:numPr>
          <w:ilvl w:val="0"/>
          <w:numId w:val="33"/>
        </w:numPr>
        <w:spacing w:after="120"/>
        <w:rPr>
          <w:rFonts w:cs="Arial"/>
        </w:rPr>
      </w:pPr>
      <w:r w:rsidRPr="00D42B9C">
        <w:rPr>
          <w:rFonts w:cs="Arial"/>
        </w:rPr>
        <w:t xml:space="preserve">Fonte chaveada de alimentação independente, não interligada ao barramento comum do </w:t>
      </w:r>
      <w:r w:rsidR="00791F8D" w:rsidRPr="00D42B9C">
        <w:rPr>
          <w:rFonts w:cs="Arial"/>
        </w:rPr>
        <w:t>CLP</w:t>
      </w:r>
      <w:r w:rsidRPr="00D42B9C">
        <w:rPr>
          <w:rFonts w:cs="Arial"/>
        </w:rPr>
        <w:t xml:space="preserve">, dimensionada para alimentar todos os subsistemas do </w:t>
      </w:r>
      <w:r w:rsidR="00791F8D" w:rsidRPr="00D42B9C">
        <w:rPr>
          <w:rFonts w:cs="Arial"/>
        </w:rPr>
        <w:t>CLP</w:t>
      </w:r>
      <w:r w:rsidRPr="00D42B9C">
        <w:rPr>
          <w:rFonts w:cs="Arial"/>
        </w:rPr>
        <w:t xml:space="preserve">. Neste caso a tensão de alimentação fornecida ao </w:t>
      </w:r>
      <w:r w:rsidR="00791F8D" w:rsidRPr="00D42B9C">
        <w:rPr>
          <w:rFonts w:cs="Arial"/>
        </w:rPr>
        <w:t>CLP</w:t>
      </w:r>
      <w:r w:rsidRPr="00D42B9C">
        <w:rPr>
          <w:rFonts w:cs="Arial"/>
        </w:rPr>
        <w:t xml:space="preserve"> será 24Vcc e o </w:t>
      </w:r>
      <w:r w:rsidR="00791F8D" w:rsidRPr="00D42B9C">
        <w:rPr>
          <w:rFonts w:cs="Arial"/>
        </w:rPr>
        <w:t>CLP</w:t>
      </w:r>
      <w:r w:rsidRPr="00D42B9C">
        <w:rPr>
          <w:rFonts w:cs="Arial"/>
        </w:rPr>
        <w:t xml:space="preserve"> e todos os seus subsistemas devem estar preparados para receber esta tensão. Cada módulo deve possuir indicação do estado da alimentação através de um </w:t>
      </w:r>
      <w:proofErr w:type="spellStart"/>
      <w:r w:rsidRPr="00D42B9C">
        <w:rPr>
          <w:rFonts w:cs="Arial"/>
        </w:rPr>
        <w:t>led</w:t>
      </w:r>
      <w:proofErr w:type="spellEnd"/>
      <w:r w:rsidRPr="00D42B9C">
        <w:rPr>
          <w:rFonts w:cs="Arial"/>
        </w:rPr>
        <w:t xml:space="preserve"> em seu frontal.</w:t>
      </w:r>
    </w:p>
    <w:p w:rsidR="009149F3" w:rsidRPr="00D42B9C" w:rsidRDefault="009149F3" w:rsidP="001C425D">
      <w:pPr>
        <w:numPr>
          <w:ilvl w:val="0"/>
          <w:numId w:val="33"/>
        </w:numPr>
        <w:spacing w:after="120"/>
        <w:rPr>
          <w:rFonts w:cs="Arial"/>
        </w:rPr>
      </w:pPr>
      <w:r w:rsidRPr="00D42B9C">
        <w:rPr>
          <w:rFonts w:cs="Arial"/>
        </w:rPr>
        <w:lastRenderedPageBreak/>
        <w:t xml:space="preserve">Fonte chaveada de alimentação integrada ao barramento comum quer seja como um módulo ligado ao rack ou trilho, quer seja interna ao invólucro do </w:t>
      </w:r>
      <w:r w:rsidR="00791F8D" w:rsidRPr="00D42B9C">
        <w:rPr>
          <w:rFonts w:cs="Arial"/>
        </w:rPr>
        <w:t>CLP</w:t>
      </w:r>
      <w:r w:rsidRPr="00D42B9C">
        <w:rPr>
          <w:rFonts w:cs="Arial"/>
        </w:rPr>
        <w:t>.</w:t>
      </w:r>
    </w:p>
    <w:p w:rsidR="009149F3" w:rsidRPr="00D42B9C" w:rsidRDefault="009149F3" w:rsidP="00C85ECB">
      <w:pPr>
        <w:pStyle w:val="Ttulo5"/>
        <w:rPr>
          <w:color w:val="auto"/>
        </w:rPr>
      </w:pPr>
      <w:bookmarkStart w:id="5587" w:name="_Toc92554506"/>
      <w:bookmarkStart w:id="5588" w:name="_Toc101599234"/>
      <w:bookmarkStart w:id="5589" w:name="_Toc295726902"/>
      <w:bookmarkStart w:id="5590" w:name="_Toc313801195"/>
      <w:bookmarkStart w:id="5591" w:name="_Toc313868472"/>
      <w:r w:rsidRPr="00D42B9C">
        <w:rPr>
          <w:color w:val="auto"/>
        </w:rPr>
        <w:t>Subsistema de Comunicação</w:t>
      </w:r>
      <w:bookmarkEnd w:id="5587"/>
      <w:bookmarkEnd w:id="5588"/>
      <w:bookmarkEnd w:id="5589"/>
      <w:bookmarkEnd w:id="5590"/>
      <w:bookmarkEnd w:id="5591"/>
    </w:p>
    <w:p w:rsidR="009149F3" w:rsidRPr="00D42B9C" w:rsidRDefault="009149F3" w:rsidP="009149F3">
      <w:bookmarkStart w:id="5592" w:name="_Toc92554507"/>
      <w:r w:rsidRPr="00D42B9C">
        <w:t>Comunicação com entradas / saídas e entre controladores</w:t>
      </w:r>
      <w:bookmarkEnd w:id="5592"/>
      <w:r w:rsidRPr="00D42B9C">
        <w:t>:</w:t>
      </w:r>
    </w:p>
    <w:p w:rsidR="009149F3" w:rsidRPr="00D42B9C" w:rsidRDefault="009149F3" w:rsidP="009149F3">
      <w:r w:rsidRPr="00D42B9C">
        <w:t xml:space="preserve">A comunicação entre a CPU e módulos de entradas e saídas, e entre controladores deve ser feita através de rede de comunicação em protocolo aberto, e, </w:t>
      </w:r>
      <w:r w:rsidRPr="00D42B9C">
        <w:rPr>
          <w:rStyle w:val="st"/>
          <w:rFonts w:cs="Arial"/>
        </w:rPr>
        <w:t>mecanismo de controle de acesso: PRODUTOR-CONSUMIDOR</w:t>
      </w:r>
      <w:r w:rsidRPr="00D42B9C">
        <w:t xml:space="preserve">. </w:t>
      </w:r>
    </w:p>
    <w:p w:rsidR="009149F3" w:rsidRPr="00D42B9C" w:rsidRDefault="009149F3" w:rsidP="009149F3">
      <w:r w:rsidRPr="00D42B9C">
        <w:t>Não sendo aceito controle de acesso: MESTRE-ESCRAVO.</w:t>
      </w:r>
    </w:p>
    <w:p w:rsidR="009149F3" w:rsidRPr="00D42B9C" w:rsidRDefault="009149F3" w:rsidP="009149F3">
      <w:r w:rsidRPr="00D42B9C">
        <w:t xml:space="preserve">Deve ser instalado ou ser parte integrante do </w:t>
      </w:r>
      <w:r w:rsidR="00791F8D" w:rsidRPr="00D42B9C">
        <w:t>CLP</w:t>
      </w:r>
      <w:r w:rsidRPr="00D42B9C">
        <w:t xml:space="preserve"> o canal de comunicação adequado para interligar o </w:t>
      </w:r>
      <w:r w:rsidR="00791F8D" w:rsidRPr="00D42B9C">
        <w:t>CLP</w:t>
      </w:r>
      <w:r w:rsidRPr="00D42B9C">
        <w:t xml:space="preserve"> à rede proposta e/ou a outros </w:t>
      </w:r>
      <w:proofErr w:type="spellStart"/>
      <w:r w:rsidR="00791F8D" w:rsidRPr="00D42B9C">
        <w:t>CLP</w:t>
      </w:r>
      <w:r w:rsidRPr="00D42B9C">
        <w:t>’s</w:t>
      </w:r>
      <w:proofErr w:type="spellEnd"/>
      <w:r w:rsidRPr="00D42B9C">
        <w:t xml:space="preserve">. O </w:t>
      </w:r>
      <w:r w:rsidR="00791F8D" w:rsidRPr="00D42B9C">
        <w:t>CLP</w:t>
      </w:r>
      <w:r w:rsidRPr="00D42B9C">
        <w:t xml:space="preserve"> deve ser capaz de trabalhar nas topologias: barramento, anel ou ponto a ponto, de acordo com a opção técnica escolhida. </w:t>
      </w:r>
    </w:p>
    <w:p w:rsidR="009149F3" w:rsidRPr="00D42B9C" w:rsidRDefault="009149F3" w:rsidP="009149F3">
      <w:bookmarkStart w:id="5593" w:name="_Toc92554509"/>
      <w:r w:rsidRPr="00D42B9C">
        <w:t>Características dos módulos (ou portas) de comunicação</w:t>
      </w:r>
      <w:bookmarkEnd w:id="5593"/>
      <w:r w:rsidRPr="00D42B9C">
        <w:t>:</w:t>
      </w:r>
    </w:p>
    <w:p w:rsidR="009149F3" w:rsidRPr="00D42B9C" w:rsidRDefault="009149F3" w:rsidP="009149F3">
      <w:r w:rsidRPr="00D42B9C">
        <w:t xml:space="preserve">Os módulos/portas de comunicação devem ser adequados para a operação na rede escolhida para cada nível. Caso necessário, deve haver mais de um módulo/porta de comunicação no mesmo </w:t>
      </w:r>
      <w:r w:rsidR="00791F8D" w:rsidRPr="00D42B9C">
        <w:t>CLP</w:t>
      </w:r>
      <w:r w:rsidRPr="00D42B9C">
        <w:t xml:space="preserve"> para atender à arquitetura prevista.</w:t>
      </w:r>
    </w:p>
    <w:p w:rsidR="009149F3" w:rsidRPr="00D42B9C" w:rsidRDefault="009149F3" w:rsidP="009149F3">
      <w:r w:rsidRPr="00D42B9C">
        <w:t xml:space="preserve">A configuração da rede, incluindo endereçamento, prioridade, taxa de transmissão, tabela de dados, deve ser feita através do </w:t>
      </w:r>
      <w:r w:rsidRPr="00D42B9C">
        <w:rPr>
          <w:i/>
        </w:rPr>
        <w:t>software</w:t>
      </w:r>
      <w:r w:rsidRPr="00D42B9C">
        <w:t xml:space="preserve"> de configuração do </w:t>
      </w:r>
      <w:r w:rsidR="00791F8D" w:rsidRPr="00D42B9C">
        <w:t>CLP</w:t>
      </w:r>
      <w:r w:rsidRPr="00D42B9C">
        <w:t xml:space="preserve"> ou por </w:t>
      </w:r>
      <w:proofErr w:type="spellStart"/>
      <w:r w:rsidRPr="00D42B9C">
        <w:rPr>
          <w:i/>
        </w:rPr>
        <w:t>software</w:t>
      </w:r>
      <w:proofErr w:type="spellEnd"/>
      <w:r w:rsidRPr="00D42B9C">
        <w:t xml:space="preserve"> específico. Em ambos os casos devem ser utilizados a mesma porta de configuração da CPU, ou uma porta específica existente no frontal do módulo de comunicação ou a própria rede.</w:t>
      </w:r>
    </w:p>
    <w:p w:rsidR="009149F3" w:rsidRPr="00D42B9C" w:rsidRDefault="009149F3" w:rsidP="009149F3">
      <w:r w:rsidRPr="00D42B9C">
        <w:t xml:space="preserve">Os módulos devem possuir indicação em seu frontal do estado do meio físico, da transmissão de dados e de condições de falhas. As mesmas informações devem ser disponibilizadas no barramento comum do </w:t>
      </w:r>
      <w:r w:rsidR="00791F8D" w:rsidRPr="00D42B9C">
        <w:t>CLP</w:t>
      </w:r>
      <w:r w:rsidRPr="00D42B9C">
        <w:t xml:space="preserve"> e na porta de configuração, quando existente.</w:t>
      </w:r>
    </w:p>
    <w:p w:rsidR="009149F3" w:rsidRPr="00D42B9C" w:rsidRDefault="009149F3" w:rsidP="009149F3">
      <w:r w:rsidRPr="00D42B9C">
        <w:t xml:space="preserve">Caso seja necessário </w:t>
      </w:r>
      <w:r w:rsidRPr="00D42B9C">
        <w:rPr>
          <w:i/>
        </w:rPr>
        <w:t>software</w:t>
      </w:r>
      <w:r w:rsidRPr="00D42B9C">
        <w:t>, cabos ou adaptadores específicos para a configuração da rede, estes itens devem fazer parte do fornecimento.</w:t>
      </w:r>
    </w:p>
    <w:p w:rsidR="009149F3" w:rsidRPr="00D42B9C" w:rsidRDefault="009149F3" w:rsidP="00C85ECB">
      <w:pPr>
        <w:pStyle w:val="Ttulo5"/>
        <w:rPr>
          <w:color w:val="auto"/>
        </w:rPr>
      </w:pPr>
      <w:bookmarkStart w:id="5594" w:name="_Toc92554510"/>
      <w:bookmarkStart w:id="5595" w:name="_Toc101599235"/>
      <w:bookmarkStart w:id="5596" w:name="_Toc295726903"/>
      <w:bookmarkStart w:id="5597" w:name="_Toc313801196"/>
      <w:bookmarkStart w:id="5598" w:name="_Toc313868473"/>
      <w:r w:rsidRPr="00D42B9C">
        <w:rPr>
          <w:color w:val="auto"/>
        </w:rPr>
        <w:t>Subsistema de Entradas e Saídas</w:t>
      </w:r>
      <w:bookmarkEnd w:id="5594"/>
      <w:bookmarkEnd w:id="5595"/>
      <w:bookmarkEnd w:id="5596"/>
      <w:bookmarkEnd w:id="5597"/>
      <w:bookmarkEnd w:id="5598"/>
    </w:p>
    <w:p w:rsidR="009149F3" w:rsidRPr="00D42B9C" w:rsidRDefault="009149F3" w:rsidP="009149F3">
      <w:bookmarkStart w:id="5599" w:name="_Toc92554511"/>
      <w:r w:rsidRPr="00D42B9C">
        <w:t>ENTRADAS DIGITAIS:</w:t>
      </w:r>
    </w:p>
    <w:p w:rsidR="009149F3" w:rsidRPr="00D42B9C" w:rsidRDefault="009149F3" w:rsidP="009149F3">
      <w:r w:rsidRPr="00D42B9C">
        <w:t>Os dados de todos os canais digitais devem ser disponibilizados na tabela de entradas e saídas do programa sem necessidade de multiplexação pelo programa aplicativo.</w:t>
      </w:r>
    </w:p>
    <w:p w:rsidR="009149F3" w:rsidRPr="00D42B9C" w:rsidRDefault="009149F3" w:rsidP="009149F3">
      <w:r w:rsidRPr="00D42B9C">
        <w:t>SAÍDAS DIGITAIS:</w:t>
      </w:r>
    </w:p>
    <w:p w:rsidR="009149F3" w:rsidRPr="00D42B9C" w:rsidRDefault="009149F3" w:rsidP="009149F3">
      <w:r w:rsidRPr="00D42B9C">
        <w:t>Os dados de todos os canais digitais devem ser disponibilizados na tabela de entradas e saídas do programa sem necessidade de multiplexação pelo programa aplicativo.</w:t>
      </w:r>
    </w:p>
    <w:p w:rsidR="009149F3" w:rsidRPr="00D42B9C" w:rsidRDefault="009149F3" w:rsidP="009149F3">
      <w:r w:rsidRPr="00D42B9C">
        <w:t xml:space="preserve">Individualmente e, externo ao módulo, cada canal de saída digital deve ter um </w:t>
      </w:r>
      <w:r w:rsidR="00487437" w:rsidRPr="00D42B9C">
        <w:t xml:space="preserve">filtro para bobinas de </w:t>
      </w:r>
      <w:proofErr w:type="spellStart"/>
      <w:r w:rsidR="00487437" w:rsidRPr="00D42B9C">
        <w:t>contatores</w:t>
      </w:r>
      <w:proofErr w:type="spellEnd"/>
      <w:r w:rsidR="00487437" w:rsidRPr="00D42B9C">
        <w:t xml:space="preserve"> e válvulas solenoides, conforme descrito no item 10.1.1.2.10.</w:t>
      </w:r>
    </w:p>
    <w:p w:rsidR="009149F3" w:rsidRPr="00D42B9C" w:rsidRDefault="009149F3" w:rsidP="009149F3">
      <w:r w:rsidRPr="00D42B9C">
        <w:t>ENTRADAS ANALÓGICAS</w:t>
      </w:r>
      <w:bookmarkEnd w:id="5599"/>
      <w:r w:rsidRPr="00D42B9C">
        <w:t>:</w:t>
      </w:r>
    </w:p>
    <w:p w:rsidR="009149F3" w:rsidRPr="00D42B9C" w:rsidRDefault="009149F3" w:rsidP="009149F3">
      <w:r w:rsidRPr="00D42B9C">
        <w:t>Os dados de todos os canais analógicos devem ser disponibilizados na tabela de entradas e saídas do programa sem necessidade de multiplexação pelo programa aplicativo.</w:t>
      </w:r>
    </w:p>
    <w:p w:rsidR="009149F3" w:rsidRPr="00D42B9C" w:rsidRDefault="009149F3" w:rsidP="009149F3">
      <w:bookmarkStart w:id="5600" w:name="_Toc92554512"/>
      <w:r w:rsidRPr="00D42B9C">
        <w:t xml:space="preserve">Deve ser padronizada a densidade dos módulos de </w:t>
      </w:r>
      <w:r w:rsidR="004D0EC2" w:rsidRPr="00D42B9C">
        <w:t>entrada</w:t>
      </w:r>
      <w:r w:rsidRPr="00D42B9C">
        <w:t xml:space="preserve">s </w:t>
      </w:r>
      <w:r w:rsidR="004D0EC2" w:rsidRPr="00D42B9C">
        <w:t>analógicas</w:t>
      </w:r>
      <w:r w:rsidRPr="00D42B9C">
        <w:t xml:space="preserve"> para </w:t>
      </w:r>
      <w:r w:rsidR="004D0EC2" w:rsidRPr="00D42B9C">
        <w:t>4</w:t>
      </w:r>
      <w:r w:rsidRPr="00D42B9C">
        <w:t xml:space="preserve"> canais</w:t>
      </w:r>
      <w:r w:rsidR="004D0EC2" w:rsidRPr="00D42B9C">
        <w:t>.</w:t>
      </w:r>
    </w:p>
    <w:p w:rsidR="009149F3" w:rsidRPr="00D42B9C" w:rsidRDefault="009149F3" w:rsidP="009149F3">
      <w:r w:rsidRPr="00D42B9C">
        <w:t xml:space="preserve">Individualmente e, externo ao módulo, cada canal analógico deve ter um isolador galvânico. </w:t>
      </w:r>
    </w:p>
    <w:p w:rsidR="009149F3" w:rsidRPr="00D42B9C" w:rsidRDefault="009149F3" w:rsidP="009149F3">
      <w:r w:rsidRPr="00D42B9C">
        <w:t>SAÍDAS ANALÓGICAS</w:t>
      </w:r>
      <w:bookmarkEnd w:id="5600"/>
      <w:r w:rsidRPr="00D42B9C">
        <w:t>:</w:t>
      </w:r>
    </w:p>
    <w:p w:rsidR="009149F3" w:rsidRPr="00D42B9C" w:rsidRDefault="009149F3" w:rsidP="009149F3">
      <w:r w:rsidRPr="00D42B9C">
        <w:lastRenderedPageBreak/>
        <w:t>Os dados de todos os canais analógicos devem ser disponibilizados na tabela de entradas e saídas do programa sem necessidade de multiplexação pelo programa aplicativo.</w:t>
      </w:r>
    </w:p>
    <w:p w:rsidR="009149F3" w:rsidRPr="00D42B9C" w:rsidRDefault="009149F3" w:rsidP="009149F3">
      <w:bookmarkStart w:id="5601" w:name="_Toc92554513"/>
      <w:r w:rsidRPr="00D42B9C">
        <w:t xml:space="preserve">Deve ser padronizado a densidade dos módulos de saídas </w:t>
      </w:r>
      <w:r w:rsidR="00C8260F" w:rsidRPr="00D42B9C">
        <w:t>analógica</w:t>
      </w:r>
      <w:r w:rsidRPr="00D42B9C">
        <w:t xml:space="preserve"> para </w:t>
      </w:r>
      <w:r w:rsidR="00C8260F" w:rsidRPr="00D42B9C">
        <w:t>4</w:t>
      </w:r>
      <w:r w:rsidRPr="00D42B9C">
        <w:t xml:space="preserve"> canais. </w:t>
      </w:r>
    </w:p>
    <w:p w:rsidR="009149F3" w:rsidRPr="00D42B9C" w:rsidRDefault="009149F3" w:rsidP="009149F3">
      <w:pPr>
        <w:rPr>
          <w:highlight w:val="yellow"/>
        </w:rPr>
      </w:pPr>
      <w:r w:rsidRPr="00D42B9C">
        <w:t xml:space="preserve">Individualmente e, externo ao módulo, cada canal analógico deve ter um isolador galvânico. </w:t>
      </w:r>
    </w:p>
    <w:p w:rsidR="009149F3" w:rsidRPr="00D42B9C" w:rsidRDefault="009149F3" w:rsidP="009149F3">
      <w:r w:rsidRPr="00D42B9C">
        <w:t xml:space="preserve"> </w:t>
      </w:r>
    </w:p>
    <w:p w:rsidR="009149F3" w:rsidRPr="00D42B9C" w:rsidRDefault="009149F3" w:rsidP="009149F3">
      <w:r w:rsidRPr="00D42B9C">
        <w:t>CARTÕES ESPECIAIS</w:t>
      </w:r>
      <w:bookmarkEnd w:id="5601"/>
      <w:r w:rsidRPr="00D42B9C">
        <w:t xml:space="preserve"> - </w:t>
      </w:r>
      <w:bookmarkStart w:id="5602" w:name="_Toc92554514"/>
      <w:bookmarkStart w:id="5603" w:name="_Toc101599236"/>
      <w:r w:rsidRPr="00D42B9C">
        <w:t>SAÍDAS RÁPIDAS</w:t>
      </w:r>
      <w:bookmarkEnd w:id="5602"/>
      <w:bookmarkEnd w:id="5603"/>
      <w:r w:rsidRPr="00D42B9C">
        <w:t>:</w:t>
      </w:r>
    </w:p>
    <w:p w:rsidR="009149F3" w:rsidRPr="00D42B9C" w:rsidRDefault="009149F3" w:rsidP="009149F3">
      <w:r w:rsidRPr="00D42B9C">
        <w:t xml:space="preserve">Possibilidade de execução de funções especiais, como controle de motores de passo, modulação PWM ou outro tipo de chaveamento rápido, que possam ser selecionadas, configuradas e controladas pelo </w:t>
      </w:r>
      <w:r w:rsidRPr="00D42B9C">
        <w:rPr>
          <w:i/>
        </w:rPr>
        <w:t>software</w:t>
      </w:r>
      <w:r w:rsidRPr="00D42B9C">
        <w:t xml:space="preserve"> aplicativo.</w:t>
      </w:r>
    </w:p>
    <w:p w:rsidR="009149F3" w:rsidRPr="00D42B9C" w:rsidRDefault="009149F3" w:rsidP="009149F3">
      <w:r w:rsidRPr="00D42B9C">
        <w:t xml:space="preserve">Deve ser padronizada a densidade dos módulos de saídas digitais para </w:t>
      </w:r>
      <w:r w:rsidR="00C8260F" w:rsidRPr="00D42B9C">
        <w:t>2</w:t>
      </w:r>
      <w:r w:rsidRPr="00D42B9C">
        <w:t xml:space="preserve"> canais. </w:t>
      </w:r>
    </w:p>
    <w:p w:rsidR="009149F3" w:rsidRPr="00D42B9C" w:rsidRDefault="009149F3" w:rsidP="00C85ECB">
      <w:pPr>
        <w:pStyle w:val="Ttulo5"/>
        <w:rPr>
          <w:color w:val="auto"/>
        </w:rPr>
      </w:pPr>
      <w:bookmarkStart w:id="5604" w:name="_Toc92554515"/>
      <w:bookmarkStart w:id="5605" w:name="_Toc101599237"/>
      <w:bookmarkStart w:id="5606" w:name="_Toc295726904"/>
      <w:bookmarkStart w:id="5607" w:name="_Toc313801197"/>
      <w:bookmarkStart w:id="5608" w:name="_Toc313868474"/>
      <w:r w:rsidRPr="00D42B9C">
        <w:rPr>
          <w:color w:val="auto"/>
        </w:rPr>
        <w:t>Características de Software</w:t>
      </w:r>
      <w:bookmarkEnd w:id="5604"/>
      <w:bookmarkEnd w:id="5605"/>
      <w:bookmarkEnd w:id="5606"/>
      <w:bookmarkEnd w:id="5607"/>
      <w:bookmarkEnd w:id="5608"/>
    </w:p>
    <w:p w:rsidR="009149F3" w:rsidRPr="00D42B9C" w:rsidRDefault="009149F3" w:rsidP="009149F3">
      <w:r w:rsidRPr="00D42B9C">
        <w:t xml:space="preserve">O </w:t>
      </w:r>
      <w:r w:rsidR="00791F8D" w:rsidRPr="00D42B9C">
        <w:t>CLP</w:t>
      </w:r>
      <w:r w:rsidRPr="00D42B9C">
        <w:t xml:space="preserve"> deve obrigatoriamente possuir programação compatível com a norma IEC 61131-3.</w:t>
      </w:r>
    </w:p>
    <w:p w:rsidR="009149F3" w:rsidRPr="00D42B9C" w:rsidRDefault="009149F3" w:rsidP="009149F3">
      <w:r w:rsidRPr="00D42B9C">
        <w:t xml:space="preserve">O software deve ser aberto, sem necessidade de uso da chave de licença (hard </w:t>
      </w:r>
      <w:proofErr w:type="spellStart"/>
      <w:r w:rsidRPr="00D42B9C">
        <w:t>key</w:t>
      </w:r>
      <w:proofErr w:type="spellEnd"/>
      <w:r w:rsidRPr="00D42B9C">
        <w:t xml:space="preserve">). </w:t>
      </w:r>
    </w:p>
    <w:p w:rsidR="009149F3" w:rsidRPr="00D42B9C" w:rsidRDefault="009149F3" w:rsidP="009149F3">
      <w:r w:rsidRPr="00D42B9C">
        <w:t xml:space="preserve">O </w:t>
      </w:r>
      <w:r w:rsidR="00791F8D" w:rsidRPr="00D42B9C">
        <w:t>CLP</w:t>
      </w:r>
      <w:r w:rsidRPr="00D42B9C">
        <w:t xml:space="preserve"> deve obrigatoriamente integrar-se com os principais softwares de supervisão existentes no mercado através de driver de comunicação – OPC (</w:t>
      </w:r>
      <w:proofErr w:type="spellStart"/>
      <w:r w:rsidRPr="00D42B9C">
        <w:t>Object</w:t>
      </w:r>
      <w:proofErr w:type="spellEnd"/>
      <w:r w:rsidRPr="00D42B9C">
        <w:t xml:space="preserve"> </w:t>
      </w:r>
      <w:proofErr w:type="spellStart"/>
      <w:r w:rsidRPr="00D42B9C">
        <w:t>Linking</w:t>
      </w:r>
      <w:proofErr w:type="spellEnd"/>
      <w:r w:rsidRPr="00D42B9C">
        <w:t xml:space="preserve"> </w:t>
      </w:r>
      <w:proofErr w:type="spellStart"/>
      <w:r w:rsidRPr="00D42B9C">
        <w:t>and</w:t>
      </w:r>
      <w:proofErr w:type="spellEnd"/>
      <w:r w:rsidRPr="00D42B9C">
        <w:t xml:space="preserve"> </w:t>
      </w:r>
      <w:proofErr w:type="spellStart"/>
      <w:r w:rsidRPr="00D42B9C">
        <w:t>Embedding</w:t>
      </w:r>
      <w:proofErr w:type="spellEnd"/>
      <w:r w:rsidRPr="00D42B9C">
        <w:t xml:space="preserve"> for </w:t>
      </w:r>
      <w:proofErr w:type="spellStart"/>
      <w:r w:rsidRPr="00D42B9C">
        <w:t>Process</w:t>
      </w:r>
      <w:proofErr w:type="spellEnd"/>
      <w:r w:rsidRPr="00D42B9C">
        <w:t xml:space="preserve"> </w:t>
      </w:r>
      <w:proofErr w:type="spellStart"/>
      <w:r w:rsidRPr="00D42B9C">
        <w:t>Control</w:t>
      </w:r>
      <w:proofErr w:type="spellEnd"/>
      <w:r w:rsidRPr="00D42B9C">
        <w:t>).</w:t>
      </w:r>
    </w:p>
    <w:p w:rsidR="009149F3" w:rsidRPr="00D42B9C" w:rsidRDefault="009149F3" w:rsidP="009149F3">
      <w:r w:rsidRPr="00D42B9C">
        <w:t xml:space="preserve">O endereçamento do </w:t>
      </w:r>
      <w:r w:rsidR="00791F8D" w:rsidRPr="00D42B9C">
        <w:t>CLP</w:t>
      </w:r>
      <w:r w:rsidRPr="00D42B9C">
        <w:t xml:space="preserve"> deve ser configurável através do software de programação ou através da posição do módulo e deve seguir as convenções da norma IEC 61131-3.</w:t>
      </w:r>
    </w:p>
    <w:p w:rsidR="009149F3" w:rsidRPr="00D42B9C" w:rsidRDefault="009149F3" w:rsidP="009149F3">
      <w:r w:rsidRPr="00D42B9C">
        <w:t>Deve ser possível criar funções e blocos de função personalizados. Estas Unidades de Programa devem ser reutilizáveis (instanciáveis) e deve haver a possibilidade de criar bibliotecas de usuário para reutilização em outros projetos.</w:t>
      </w:r>
    </w:p>
    <w:p w:rsidR="009149F3" w:rsidRPr="00D42B9C" w:rsidRDefault="009149F3" w:rsidP="009149F3">
      <w:r w:rsidRPr="00D42B9C">
        <w:t>Não deve haver limite de número de instâncias de blocos de funções padronizados ou definidos pelo usuário. A memória utilizada nas instâncias de blocos de funções deve ser alocada automaticamente pelo compilador, possibilitando a criação de variáveis sem vínculo direto à memória física e sem a necessidade de tipos de dados específicos para temporizadores, contadores e outros blocos de função.</w:t>
      </w:r>
    </w:p>
    <w:p w:rsidR="009149F3" w:rsidRPr="00D42B9C" w:rsidRDefault="009149F3" w:rsidP="009149F3">
      <w:r w:rsidRPr="00D42B9C">
        <w:t>Deve haver a possibilidade de criação de comentários de instrução, mnemônicos para palavras e bits e comentários de linha associados a qualquer endereço, para facilitar a documentação do programa.</w:t>
      </w:r>
    </w:p>
    <w:p w:rsidR="009149F3" w:rsidRPr="00D42B9C" w:rsidRDefault="009149F3" w:rsidP="009149F3">
      <w:r w:rsidRPr="00D42B9C">
        <w:t xml:space="preserve">O software deve possibilitar a comunicação com o </w:t>
      </w:r>
      <w:r w:rsidR="00791F8D" w:rsidRPr="00D42B9C">
        <w:t>CLP</w:t>
      </w:r>
      <w:r w:rsidRPr="00D42B9C">
        <w:t xml:space="preserve"> para a realização de diagnósticos, configurações, controle de execução do programa, monitoração, e alteração de valores de variáveis. Deve ainda permitir alterações no programa “on-line”, sem a necessidade de parar sua execução.</w:t>
      </w:r>
    </w:p>
    <w:p w:rsidR="009149F3" w:rsidRPr="00D42B9C" w:rsidRDefault="009149F3" w:rsidP="009149F3">
      <w:r w:rsidRPr="00D42B9C">
        <w:t>Deve ser possível sobrescrever e forçar valores de entradas e saídas para fins de diagnóstico e depuração de programa. O software deve indicar de forma clara que existem variáveis forçadas e quais são estas variáveis. O acesso aos dados para monitorar, alterar valores e forçar variáveis deve ser feito diretamente nos pontos do programa onde as variáveis aparecem ou em tabelas de variáveis. O valor atual deve ser claramente indicado, através das mudanças de cor, espessura de linha, padrão de preenchimento ou qualquer outra forma de indicação visual no caso de variáveis booleanas e a representação direta através de números e caracteres no caso de variáveis de outros tipos. Deve ser possível monitorar todos os sub</w:t>
      </w:r>
      <w:ins w:id="5609" w:author="Ademar Oliva Xavier Jr." w:date="2014-05-21T16:55:00Z">
        <w:r w:rsidR="00E506A6">
          <w:t>-</w:t>
        </w:r>
      </w:ins>
      <w:r w:rsidRPr="00D42B9C">
        <w:t>elementos em matrizes e estruturas.</w:t>
      </w:r>
    </w:p>
    <w:p w:rsidR="009149F3" w:rsidRPr="00D42B9C" w:rsidRDefault="009149F3" w:rsidP="009149F3">
      <w:r w:rsidRPr="00D42B9C">
        <w:lastRenderedPageBreak/>
        <w:t>O diagnóstico deve ser feito em telas específicas que apresentem em forma de tabelas ou quadros o estado de funcionamento do programa e de todos os subsistemas de hardware. A apresentação dos dados deve indicar se o subsistema está funcionando corretamente, se apresenta alguma falha que permite o funcionamento ou se apresenta falha que impossibilita o funcionamento. Devem ser apresentadas informações dos seguintes subsistemas, no mínimo:</w:t>
      </w:r>
    </w:p>
    <w:p w:rsidR="009149F3" w:rsidRPr="00D42B9C" w:rsidRDefault="009149F3" w:rsidP="001C425D">
      <w:pPr>
        <w:numPr>
          <w:ilvl w:val="0"/>
          <w:numId w:val="33"/>
        </w:numPr>
        <w:spacing w:after="120"/>
        <w:rPr>
          <w:rFonts w:cs="Arial"/>
        </w:rPr>
      </w:pPr>
      <w:r w:rsidRPr="00D42B9C">
        <w:rPr>
          <w:rFonts w:cs="Arial"/>
        </w:rPr>
        <w:t>Fonte de alimentação (informações completas, se a fonte for parte integrante do sistema ou a indicação de alimentação se a fonte for externa);</w:t>
      </w:r>
    </w:p>
    <w:p w:rsidR="009149F3" w:rsidRPr="00D42B9C" w:rsidRDefault="009149F3" w:rsidP="001C425D">
      <w:pPr>
        <w:numPr>
          <w:ilvl w:val="0"/>
          <w:numId w:val="33"/>
        </w:numPr>
        <w:spacing w:after="120"/>
        <w:rPr>
          <w:rFonts w:cs="Arial"/>
        </w:rPr>
      </w:pPr>
      <w:r w:rsidRPr="00D42B9C">
        <w:rPr>
          <w:rFonts w:cs="Arial"/>
        </w:rPr>
        <w:t>Memórias (incluindo o estado de baterias de backup, se houver);</w:t>
      </w:r>
    </w:p>
    <w:p w:rsidR="009149F3" w:rsidRPr="00D42B9C" w:rsidRDefault="009149F3" w:rsidP="001C425D">
      <w:pPr>
        <w:numPr>
          <w:ilvl w:val="0"/>
          <w:numId w:val="33"/>
        </w:numPr>
        <w:spacing w:after="120"/>
        <w:rPr>
          <w:rFonts w:cs="Arial"/>
        </w:rPr>
      </w:pPr>
      <w:r w:rsidRPr="00D42B9C">
        <w:rPr>
          <w:rFonts w:cs="Arial"/>
        </w:rPr>
        <w:t>Processador;</w:t>
      </w:r>
    </w:p>
    <w:p w:rsidR="009149F3" w:rsidRPr="00D42B9C" w:rsidRDefault="009149F3" w:rsidP="001C425D">
      <w:pPr>
        <w:numPr>
          <w:ilvl w:val="0"/>
          <w:numId w:val="33"/>
        </w:numPr>
        <w:spacing w:after="120"/>
        <w:rPr>
          <w:rFonts w:cs="Arial"/>
        </w:rPr>
      </w:pPr>
      <w:r w:rsidRPr="00D42B9C">
        <w:rPr>
          <w:rFonts w:cs="Arial"/>
        </w:rPr>
        <w:t>Subsistemas de rede;</w:t>
      </w:r>
    </w:p>
    <w:p w:rsidR="009149F3" w:rsidRPr="00D42B9C" w:rsidRDefault="009149F3" w:rsidP="001C425D">
      <w:pPr>
        <w:numPr>
          <w:ilvl w:val="0"/>
          <w:numId w:val="33"/>
        </w:numPr>
        <w:spacing w:after="120"/>
        <w:rPr>
          <w:rFonts w:cs="Arial"/>
        </w:rPr>
      </w:pPr>
      <w:r w:rsidRPr="00D42B9C">
        <w:rPr>
          <w:rFonts w:cs="Arial"/>
        </w:rPr>
        <w:t>Subsistema de entradas e saídas. Este subsistema deve oferecer informações detalhadas para cada módulo de entrada e saída, indicando o estado de funcionamento e indicando de forma clara as falhas ocorridas;</w:t>
      </w:r>
    </w:p>
    <w:p w:rsidR="009149F3" w:rsidRPr="00D42B9C" w:rsidRDefault="009149F3" w:rsidP="001C425D">
      <w:pPr>
        <w:numPr>
          <w:ilvl w:val="0"/>
          <w:numId w:val="33"/>
        </w:numPr>
        <w:spacing w:after="120"/>
        <w:rPr>
          <w:rFonts w:cs="Arial"/>
        </w:rPr>
      </w:pPr>
      <w:r w:rsidRPr="00D42B9C">
        <w:rPr>
          <w:rFonts w:cs="Arial"/>
        </w:rPr>
        <w:t xml:space="preserve">Estado de execução do programa, incluindo erros de sintaxe, sobrecarga da pilha de chamadas, erros de </w:t>
      </w:r>
      <w:proofErr w:type="spellStart"/>
      <w:r w:rsidRPr="00D42B9C">
        <w:rPr>
          <w:rFonts w:cs="Arial"/>
        </w:rPr>
        <w:t>run</w:t>
      </w:r>
      <w:proofErr w:type="spellEnd"/>
      <w:r w:rsidRPr="00D42B9C">
        <w:rPr>
          <w:rFonts w:cs="Arial"/>
        </w:rPr>
        <w:t>-time;</w:t>
      </w:r>
    </w:p>
    <w:p w:rsidR="009149F3" w:rsidRPr="00D42B9C" w:rsidRDefault="009149F3" w:rsidP="001C425D">
      <w:pPr>
        <w:numPr>
          <w:ilvl w:val="0"/>
          <w:numId w:val="33"/>
        </w:numPr>
        <w:spacing w:after="120"/>
        <w:rPr>
          <w:rFonts w:cs="Arial"/>
        </w:rPr>
      </w:pPr>
      <w:r w:rsidRPr="00D42B9C">
        <w:rPr>
          <w:rFonts w:cs="Arial"/>
        </w:rPr>
        <w:t xml:space="preserve">Outros subsistemas existentes no </w:t>
      </w:r>
      <w:r w:rsidR="00791F8D" w:rsidRPr="00D42B9C">
        <w:rPr>
          <w:rFonts w:cs="Arial"/>
        </w:rPr>
        <w:t>CLP</w:t>
      </w:r>
      <w:r w:rsidRPr="00D42B9C">
        <w:rPr>
          <w:rFonts w:cs="Arial"/>
        </w:rPr>
        <w:t>.</w:t>
      </w:r>
    </w:p>
    <w:p w:rsidR="009149F3" w:rsidRPr="00D42B9C" w:rsidRDefault="009149F3" w:rsidP="009149F3">
      <w:r w:rsidRPr="00D42B9C">
        <w:t>O software deve permitir a configuração de senhas com diferentes níveis de acesso para a proteção do programa instalado.</w:t>
      </w:r>
    </w:p>
    <w:p w:rsidR="009149F3" w:rsidRPr="00D42B9C" w:rsidRDefault="009149F3" w:rsidP="009149F3">
      <w:r w:rsidRPr="00D42B9C">
        <w:t xml:space="preserve">O módulo de configuração deve permitir configurar os barramentos locais e remotos, indicando os cartões instalados em cada posição do barramento e os endereços físicos associados aos pontos de entradas e saídas. Devem permitir a configuração de cada cartão, inclusive ajustes como a faixa de entradas e saídas analógicas. Módulos controladores de rede devem ser configuráveis pelo </w:t>
      </w:r>
      <w:r w:rsidRPr="00D42B9C">
        <w:rPr>
          <w:i/>
        </w:rPr>
        <w:t>software</w:t>
      </w:r>
      <w:r w:rsidRPr="00D42B9C">
        <w:t xml:space="preserve"> de configuração do </w:t>
      </w:r>
      <w:r w:rsidR="00791F8D" w:rsidRPr="00D42B9C">
        <w:t>CLP</w:t>
      </w:r>
      <w:r w:rsidRPr="00D42B9C">
        <w:t xml:space="preserve"> ou por um </w:t>
      </w:r>
      <w:r w:rsidRPr="00D42B9C">
        <w:rPr>
          <w:i/>
        </w:rPr>
        <w:t>software</w:t>
      </w:r>
      <w:r w:rsidRPr="00D42B9C">
        <w:t xml:space="preserve"> específico da rede instalada. No segundo caso, o </w:t>
      </w:r>
      <w:r w:rsidRPr="00D42B9C">
        <w:rPr>
          <w:i/>
        </w:rPr>
        <w:t>software</w:t>
      </w:r>
      <w:r w:rsidRPr="00D42B9C">
        <w:t xml:space="preserve"> de configuração da rede deve ser incluído no escopo de fornecimento.</w:t>
      </w:r>
    </w:p>
    <w:p w:rsidR="009149F3" w:rsidRPr="00D42B9C" w:rsidRDefault="009149F3" w:rsidP="009149F3">
      <w:pPr>
        <w:rPr>
          <w:rFonts w:cs="Arial"/>
        </w:rPr>
      </w:pPr>
      <w:r w:rsidRPr="00D42B9C">
        <w:rPr>
          <w:rFonts w:cs="Arial"/>
        </w:rPr>
        <w:t xml:space="preserve">O </w:t>
      </w:r>
      <w:r w:rsidR="00791F8D" w:rsidRPr="00D42B9C">
        <w:rPr>
          <w:rFonts w:cs="Arial"/>
        </w:rPr>
        <w:t>CLP</w:t>
      </w:r>
      <w:r w:rsidRPr="00D42B9C">
        <w:rPr>
          <w:rFonts w:cs="Arial"/>
        </w:rPr>
        <w:t xml:space="preserve"> deve proporcionar o uso de 3 tipos de dados:</w:t>
      </w:r>
    </w:p>
    <w:p w:rsidR="009149F3" w:rsidRPr="00D42B9C" w:rsidRDefault="009149F3" w:rsidP="001C425D">
      <w:pPr>
        <w:numPr>
          <w:ilvl w:val="0"/>
          <w:numId w:val="33"/>
        </w:numPr>
        <w:spacing w:after="120"/>
        <w:rPr>
          <w:rFonts w:cs="Arial"/>
        </w:rPr>
      </w:pPr>
      <w:r w:rsidRPr="00D42B9C">
        <w:rPr>
          <w:rFonts w:cs="Arial"/>
        </w:rPr>
        <w:t>-Pré-definidos</w:t>
      </w:r>
    </w:p>
    <w:p w:rsidR="009149F3" w:rsidRPr="00D42B9C" w:rsidRDefault="009149F3" w:rsidP="001C425D">
      <w:pPr>
        <w:numPr>
          <w:ilvl w:val="0"/>
          <w:numId w:val="33"/>
        </w:numPr>
        <w:spacing w:after="120"/>
        <w:rPr>
          <w:rFonts w:cs="Arial"/>
        </w:rPr>
      </w:pPr>
      <w:r w:rsidRPr="00D42B9C">
        <w:rPr>
          <w:rFonts w:cs="Arial"/>
        </w:rPr>
        <w:t>-Definidos pelo usuário</w:t>
      </w:r>
    </w:p>
    <w:p w:rsidR="009149F3" w:rsidRPr="00D42B9C" w:rsidRDefault="009149F3" w:rsidP="001C425D">
      <w:pPr>
        <w:numPr>
          <w:ilvl w:val="0"/>
          <w:numId w:val="33"/>
        </w:numPr>
        <w:spacing w:after="120"/>
        <w:rPr>
          <w:rFonts w:cs="Arial"/>
        </w:rPr>
      </w:pPr>
      <w:r w:rsidRPr="00D42B9C">
        <w:rPr>
          <w:rFonts w:cs="Arial"/>
        </w:rPr>
        <w:t>-Definidos pelo módulo</w:t>
      </w:r>
    </w:p>
    <w:p w:rsidR="009149F3" w:rsidRPr="00D42B9C" w:rsidRDefault="009149F3" w:rsidP="009149F3">
      <w:pPr>
        <w:rPr>
          <w:rFonts w:cs="Arial"/>
        </w:rPr>
      </w:pPr>
      <w:r w:rsidRPr="00D42B9C">
        <w:rPr>
          <w:rFonts w:cs="Arial"/>
        </w:rPr>
        <w:t>Entre os pré-definidos, devem estar:</w:t>
      </w:r>
    </w:p>
    <w:p w:rsidR="009149F3" w:rsidRPr="00D42B9C" w:rsidRDefault="009149F3" w:rsidP="009149F3">
      <w:pPr>
        <w:ind w:left="1134"/>
        <w:rPr>
          <w:rFonts w:cs="Arial"/>
          <w:sz w:val="20"/>
        </w:rPr>
      </w:pPr>
      <w:r w:rsidRPr="00D42B9C">
        <w:rPr>
          <w:rFonts w:cs="Arial"/>
          <w:sz w:val="20"/>
        </w:rPr>
        <w:t>ALARM</w:t>
      </w:r>
    </w:p>
    <w:p w:rsidR="009149F3" w:rsidRPr="00D42B9C" w:rsidRDefault="009149F3" w:rsidP="009149F3">
      <w:pPr>
        <w:ind w:left="1134"/>
        <w:rPr>
          <w:rFonts w:cs="Arial"/>
          <w:sz w:val="20"/>
        </w:rPr>
      </w:pPr>
      <w:r w:rsidRPr="00D42B9C">
        <w:rPr>
          <w:rFonts w:cs="Arial"/>
          <w:sz w:val="20"/>
        </w:rPr>
        <w:t>AXIS</w:t>
      </w:r>
    </w:p>
    <w:p w:rsidR="009149F3" w:rsidRPr="00D42B9C" w:rsidRDefault="009149F3" w:rsidP="009149F3">
      <w:pPr>
        <w:ind w:left="1134"/>
        <w:rPr>
          <w:rFonts w:cs="Arial"/>
          <w:sz w:val="20"/>
        </w:rPr>
      </w:pPr>
      <w:r w:rsidRPr="00D42B9C">
        <w:rPr>
          <w:rFonts w:cs="Arial"/>
          <w:sz w:val="20"/>
        </w:rPr>
        <w:t>BOOL</w:t>
      </w:r>
    </w:p>
    <w:p w:rsidR="009149F3" w:rsidRPr="00D42B9C" w:rsidRDefault="009149F3" w:rsidP="009149F3">
      <w:pPr>
        <w:ind w:left="1134"/>
        <w:rPr>
          <w:rFonts w:cs="Arial"/>
          <w:sz w:val="20"/>
        </w:rPr>
      </w:pPr>
      <w:r w:rsidRPr="00D42B9C">
        <w:rPr>
          <w:rFonts w:cs="Arial"/>
          <w:sz w:val="20"/>
        </w:rPr>
        <w:t>CAM</w:t>
      </w:r>
    </w:p>
    <w:p w:rsidR="009149F3" w:rsidRPr="00D42B9C" w:rsidRDefault="009149F3" w:rsidP="009149F3">
      <w:pPr>
        <w:ind w:left="1134"/>
        <w:rPr>
          <w:rFonts w:cs="Arial"/>
          <w:sz w:val="20"/>
        </w:rPr>
      </w:pPr>
      <w:r w:rsidRPr="00D42B9C">
        <w:rPr>
          <w:rFonts w:cs="Arial"/>
          <w:sz w:val="20"/>
        </w:rPr>
        <w:t>CAM_PROFILE</w:t>
      </w:r>
    </w:p>
    <w:p w:rsidR="009149F3" w:rsidRPr="00D42B9C" w:rsidRDefault="009149F3" w:rsidP="009149F3">
      <w:pPr>
        <w:ind w:left="1134"/>
        <w:rPr>
          <w:rFonts w:cs="Arial"/>
          <w:sz w:val="20"/>
          <w:lang w:val="en-US"/>
        </w:rPr>
      </w:pPr>
      <w:r w:rsidRPr="00D42B9C">
        <w:rPr>
          <w:rFonts w:cs="Arial"/>
          <w:sz w:val="20"/>
          <w:lang w:val="en-US"/>
        </w:rPr>
        <w:t>CONTROL</w:t>
      </w:r>
    </w:p>
    <w:p w:rsidR="009149F3" w:rsidRPr="00D42B9C" w:rsidRDefault="009149F3" w:rsidP="009149F3">
      <w:pPr>
        <w:ind w:left="1134"/>
        <w:rPr>
          <w:rFonts w:cs="Arial"/>
          <w:sz w:val="20"/>
          <w:lang w:val="en-US"/>
        </w:rPr>
      </w:pPr>
      <w:r w:rsidRPr="00D42B9C">
        <w:rPr>
          <w:rFonts w:cs="Arial"/>
          <w:sz w:val="20"/>
          <w:lang w:val="en-US"/>
        </w:rPr>
        <w:t>COUNTER</w:t>
      </w:r>
    </w:p>
    <w:p w:rsidR="009149F3" w:rsidRPr="00D42B9C" w:rsidRDefault="009149F3" w:rsidP="009149F3">
      <w:pPr>
        <w:ind w:left="1134"/>
        <w:rPr>
          <w:rFonts w:cs="Arial"/>
          <w:sz w:val="20"/>
          <w:lang w:val="en-US"/>
        </w:rPr>
      </w:pPr>
      <w:r w:rsidRPr="00D42B9C">
        <w:rPr>
          <w:rFonts w:cs="Arial"/>
          <w:sz w:val="20"/>
          <w:lang w:val="en-US"/>
        </w:rPr>
        <w:t>DEADTIME</w:t>
      </w:r>
    </w:p>
    <w:p w:rsidR="009149F3" w:rsidRPr="00D42B9C" w:rsidRDefault="009149F3" w:rsidP="009149F3">
      <w:pPr>
        <w:ind w:left="1134"/>
        <w:rPr>
          <w:rFonts w:cs="Arial"/>
          <w:sz w:val="20"/>
          <w:lang w:val="en-US"/>
        </w:rPr>
      </w:pPr>
      <w:r w:rsidRPr="00D42B9C">
        <w:rPr>
          <w:rFonts w:cs="Arial"/>
          <w:sz w:val="20"/>
          <w:lang w:val="en-US"/>
        </w:rPr>
        <w:t>DERIVATIVE</w:t>
      </w:r>
    </w:p>
    <w:p w:rsidR="009149F3" w:rsidRPr="00D42B9C" w:rsidRDefault="009149F3" w:rsidP="009149F3">
      <w:pPr>
        <w:ind w:left="1134"/>
        <w:rPr>
          <w:rFonts w:cs="Arial"/>
          <w:sz w:val="20"/>
          <w:lang w:val="en-US"/>
        </w:rPr>
      </w:pPr>
      <w:r w:rsidRPr="00D42B9C">
        <w:rPr>
          <w:rFonts w:cs="Arial"/>
          <w:sz w:val="20"/>
          <w:lang w:val="en-US"/>
        </w:rPr>
        <w:t>DINT</w:t>
      </w:r>
    </w:p>
    <w:p w:rsidR="009149F3" w:rsidRPr="00D42B9C" w:rsidRDefault="009149F3" w:rsidP="009149F3">
      <w:pPr>
        <w:ind w:left="1134"/>
        <w:rPr>
          <w:rFonts w:cs="Arial"/>
          <w:sz w:val="20"/>
          <w:lang w:val="en-US"/>
        </w:rPr>
      </w:pPr>
      <w:r w:rsidRPr="00D42B9C">
        <w:rPr>
          <w:rFonts w:cs="Arial"/>
          <w:sz w:val="20"/>
          <w:lang w:val="en-US"/>
        </w:rPr>
        <w:t>DISCRETE_2STATE</w:t>
      </w:r>
    </w:p>
    <w:p w:rsidR="009149F3" w:rsidRPr="00D42B9C" w:rsidRDefault="009149F3" w:rsidP="009149F3">
      <w:pPr>
        <w:ind w:left="1134"/>
        <w:rPr>
          <w:rFonts w:cs="Arial"/>
          <w:sz w:val="20"/>
          <w:lang w:val="en-US"/>
        </w:rPr>
      </w:pPr>
      <w:r w:rsidRPr="00D42B9C">
        <w:rPr>
          <w:rFonts w:cs="Arial"/>
          <w:sz w:val="20"/>
          <w:lang w:val="en-US"/>
        </w:rPr>
        <w:t>DISCRETE_3STATE</w:t>
      </w:r>
    </w:p>
    <w:p w:rsidR="009149F3" w:rsidRPr="00D42B9C" w:rsidRDefault="009149F3" w:rsidP="009149F3">
      <w:pPr>
        <w:ind w:left="1134"/>
        <w:rPr>
          <w:rFonts w:cs="Arial"/>
          <w:sz w:val="20"/>
          <w:lang w:val="en-US"/>
        </w:rPr>
      </w:pPr>
      <w:r w:rsidRPr="00D42B9C">
        <w:rPr>
          <w:rFonts w:cs="Arial"/>
          <w:sz w:val="20"/>
          <w:lang w:val="en-US"/>
        </w:rPr>
        <w:t>DOMINANT_RESET</w:t>
      </w:r>
    </w:p>
    <w:p w:rsidR="009149F3" w:rsidRPr="00D42B9C" w:rsidRDefault="009149F3" w:rsidP="009149F3">
      <w:pPr>
        <w:ind w:left="1134"/>
        <w:rPr>
          <w:rFonts w:cs="Arial"/>
          <w:sz w:val="20"/>
          <w:lang w:val="en-US"/>
        </w:rPr>
      </w:pPr>
      <w:r w:rsidRPr="00D42B9C">
        <w:rPr>
          <w:rFonts w:cs="Arial"/>
          <w:sz w:val="20"/>
          <w:lang w:val="en-US"/>
        </w:rPr>
        <w:t>DOMINANT_SET</w:t>
      </w:r>
    </w:p>
    <w:p w:rsidR="009149F3" w:rsidRPr="00D42B9C" w:rsidRDefault="009149F3" w:rsidP="009149F3">
      <w:pPr>
        <w:ind w:left="1134"/>
        <w:rPr>
          <w:rFonts w:cs="Arial"/>
          <w:sz w:val="20"/>
          <w:lang w:val="en-US"/>
        </w:rPr>
      </w:pPr>
      <w:r w:rsidRPr="00D42B9C">
        <w:rPr>
          <w:rFonts w:cs="Arial"/>
          <w:sz w:val="20"/>
          <w:lang w:val="en-US"/>
        </w:rPr>
        <w:t>FBD_BIT_FIELD_DISTRIBUTE</w:t>
      </w:r>
    </w:p>
    <w:p w:rsidR="009149F3" w:rsidRPr="00D42B9C" w:rsidRDefault="009149F3" w:rsidP="009149F3">
      <w:pPr>
        <w:ind w:left="1134"/>
        <w:rPr>
          <w:rFonts w:cs="Arial"/>
          <w:sz w:val="20"/>
          <w:lang w:val="en-US"/>
        </w:rPr>
      </w:pPr>
      <w:r w:rsidRPr="00D42B9C">
        <w:rPr>
          <w:rFonts w:cs="Arial"/>
          <w:sz w:val="20"/>
          <w:lang w:val="en-US"/>
        </w:rPr>
        <w:lastRenderedPageBreak/>
        <w:t>FBD_BOOLEAN_AND</w:t>
      </w:r>
    </w:p>
    <w:p w:rsidR="009149F3" w:rsidRPr="00D42B9C" w:rsidRDefault="009149F3" w:rsidP="009149F3">
      <w:pPr>
        <w:ind w:left="1134"/>
        <w:rPr>
          <w:rFonts w:cs="Arial"/>
          <w:sz w:val="20"/>
          <w:lang w:val="en-US"/>
        </w:rPr>
      </w:pPr>
      <w:r w:rsidRPr="00D42B9C">
        <w:rPr>
          <w:rFonts w:cs="Arial"/>
          <w:sz w:val="20"/>
          <w:lang w:val="en-US"/>
        </w:rPr>
        <w:t>FBD_BOOLEAN_NOT</w:t>
      </w:r>
    </w:p>
    <w:p w:rsidR="009149F3" w:rsidRPr="00D42B9C" w:rsidRDefault="009149F3" w:rsidP="009149F3">
      <w:pPr>
        <w:ind w:left="1134"/>
        <w:rPr>
          <w:rFonts w:cs="Arial"/>
          <w:sz w:val="20"/>
          <w:lang w:val="en-US"/>
        </w:rPr>
      </w:pPr>
      <w:r w:rsidRPr="00D42B9C">
        <w:rPr>
          <w:rFonts w:cs="Arial"/>
          <w:sz w:val="20"/>
          <w:lang w:val="en-US"/>
        </w:rPr>
        <w:t>FBD_BOOLEAN_OR</w:t>
      </w:r>
    </w:p>
    <w:p w:rsidR="009149F3" w:rsidRPr="00D42B9C" w:rsidRDefault="009149F3" w:rsidP="009149F3">
      <w:pPr>
        <w:ind w:left="1134"/>
        <w:rPr>
          <w:rFonts w:cs="Arial"/>
          <w:sz w:val="20"/>
          <w:lang w:val="en-US"/>
        </w:rPr>
      </w:pPr>
      <w:r w:rsidRPr="00D42B9C">
        <w:rPr>
          <w:rFonts w:cs="Arial"/>
          <w:sz w:val="20"/>
          <w:lang w:val="en-US"/>
        </w:rPr>
        <w:t>FBD_BOOLEAN_XOR</w:t>
      </w:r>
    </w:p>
    <w:p w:rsidR="009149F3" w:rsidRPr="00D42B9C" w:rsidRDefault="009149F3" w:rsidP="009149F3">
      <w:pPr>
        <w:ind w:left="1134"/>
        <w:rPr>
          <w:rFonts w:cs="Arial"/>
          <w:sz w:val="20"/>
          <w:lang w:val="en-US"/>
        </w:rPr>
      </w:pPr>
      <w:r w:rsidRPr="00D42B9C">
        <w:rPr>
          <w:rFonts w:cs="Arial"/>
          <w:sz w:val="20"/>
          <w:lang w:val="en-US"/>
        </w:rPr>
        <w:t>FBD_COMPARE</w:t>
      </w:r>
    </w:p>
    <w:p w:rsidR="009149F3" w:rsidRPr="00D42B9C" w:rsidRDefault="009149F3" w:rsidP="009149F3">
      <w:pPr>
        <w:ind w:left="1134"/>
        <w:rPr>
          <w:rFonts w:cs="Arial"/>
          <w:sz w:val="20"/>
          <w:lang w:val="en-US"/>
        </w:rPr>
      </w:pPr>
      <w:r w:rsidRPr="00D42B9C">
        <w:rPr>
          <w:rFonts w:cs="Arial"/>
          <w:sz w:val="20"/>
          <w:lang w:val="en-US"/>
        </w:rPr>
        <w:t>FBD_CONVERT</w:t>
      </w:r>
    </w:p>
    <w:p w:rsidR="009149F3" w:rsidRPr="00D42B9C" w:rsidRDefault="009149F3" w:rsidP="009149F3">
      <w:pPr>
        <w:ind w:left="1134"/>
        <w:rPr>
          <w:rFonts w:cs="Arial"/>
          <w:sz w:val="20"/>
          <w:lang w:val="en-US"/>
        </w:rPr>
      </w:pPr>
      <w:r w:rsidRPr="00D42B9C">
        <w:rPr>
          <w:rFonts w:cs="Arial"/>
          <w:sz w:val="20"/>
          <w:lang w:val="en-US"/>
        </w:rPr>
        <w:t>FBD_COUNTER</w:t>
      </w:r>
    </w:p>
    <w:p w:rsidR="009149F3" w:rsidRPr="00D42B9C" w:rsidRDefault="009149F3" w:rsidP="009149F3">
      <w:pPr>
        <w:ind w:left="1134"/>
        <w:rPr>
          <w:rFonts w:cs="Arial"/>
          <w:sz w:val="20"/>
          <w:lang w:val="en-US"/>
        </w:rPr>
      </w:pPr>
      <w:r w:rsidRPr="00D42B9C">
        <w:rPr>
          <w:rFonts w:cs="Arial"/>
          <w:sz w:val="20"/>
          <w:lang w:val="en-US"/>
        </w:rPr>
        <w:t>FBD_LIMIT</w:t>
      </w:r>
    </w:p>
    <w:p w:rsidR="009149F3" w:rsidRPr="00D42B9C" w:rsidRDefault="009149F3" w:rsidP="009149F3">
      <w:pPr>
        <w:ind w:left="1134"/>
        <w:rPr>
          <w:rFonts w:cs="Arial"/>
          <w:sz w:val="20"/>
          <w:lang w:val="en-US"/>
        </w:rPr>
      </w:pPr>
      <w:r w:rsidRPr="00D42B9C">
        <w:rPr>
          <w:rFonts w:cs="Arial"/>
          <w:sz w:val="20"/>
          <w:lang w:val="en-US"/>
        </w:rPr>
        <w:t>FBD_LOGICAL</w:t>
      </w:r>
    </w:p>
    <w:p w:rsidR="009149F3" w:rsidRPr="00D42B9C" w:rsidRDefault="009149F3" w:rsidP="009149F3">
      <w:pPr>
        <w:ind w:left="1134"/>
        <w:rPr>
          <w:rFonts w:cs="Arial"/>
          <w:sz w:val="20"/>
          <w:lang w:val="en-US"/>
        </w:rPr>
      </w:pPr>
      <w:r w:rsidRPr="00D42B9C">
        <w:rPr>
          <w:rFonts w:cs="Arial"/>
          <w:sz w:val="20"/>
          <w:lang w:val="en-US"/>
        </w:rPr>
        <w:t>FBD_MASKED_MOVE</w:t>
      </w:r>
    </w:p>
    <w:p w:rsidR="009149F3" w:rsidRPr="00D42B9C" w:rsidRDefault="009149F3" w:rsidP="009149F3">
      <w:pPr>
        <w:ind w:left="1134"/>
        <w:rPr>
          <w:rFonts w:cs="Arial"/>
          <w:sz w:val="20"/>
          <w:lang w:val="en-US"/>
        </w:rPr>
      </w:pPr>
      <w:r w:rsidRPr="00D42B9C">
        <w:rPr>
          <w:rFonts w:cs="Arial"/>
          <w:sz w:val="20"/>
          <w:lang w:val="en-US"/>
        </w:rPr>
        <w:t>FBD_MASK_EQUAL</w:t>
      </w:r>
    </w:p>
    <w:p w:rsidR="009149F3" w:rsidRPr="00D42B9C" w:rsidRDefault="009149F3" w:rsidP="009149F3">
      <w:pPr>
        <w:ind w:left="1134"/>
        <w:rPr>
          <w:rFonts w:cs="Arial"/>
          <w:sz w:val="20"/>
          <w:lang w:val="en-US"/>
        </w:rPr>
      </w:pPr>
      <w:r w:rsidRPr="00D42B9C">
        <w:rPr>
          <w:rFonts w:cs="Arial"/>
          <w:sz w:val="20"/>
          <w:lang w:val="en-US"/>
        </w:rPr>
        <w:t>FBD_MATH</w:t>
      </w:r>
    </w:p>
    <w:p w:rsidR="009149F3" w:rsidRPr="00D42B9C" w:rsidRDefault="009149F3" w:rsidP="009149F3">
      <w:pPr>
        <w:ind w:left="1134"/>
        <w:rPr>
          <w:rFonts w:cs="Arial"/>
          <w:sz w:val="20"/>
          <w:lang w:val="en-US"/>
        </w:rPr>
      </w:pPr>
      <w:r w:rsidRPr="00D42B9C">
        <w:rPr>
          <w:rFonts w:cs="Arial"/>
          <w:sz w:val="20"/>
          <w:lang w:val="en-US"/>
        </w:rPr>
        <w:t>FBD_MATH_ADVANCED</w:t>
      </w:r>
    </w:p>
    <w:p w:rsidR="009149F3" w:rsidRPr="00D42B9C" w:rsidRDefault="009149F3" w:rsidP="009149F3">
      <w:pPr>
        <w:ind w:left="1134"/>
        <w:rPr>
          <w:rFonts w:cs="Arial"/>
          <w:sz w:val="20"/>
          <w:lang w:val="en-US"/>
        </w:rPr>
      </w:pPr>
      <w:r w:rsidRPr="00D42B9C">
        <w:rPr>
          <w:rFonts w:cs="Arial"/>
          <w:sz w:val="20"/>
          <w:lang w:val="en-US"/>
        </w:rPr>
        <w:t>FBD_ONESHOT</w:t>
      </w:r>
    </w:p>
    <w:p w:rsidR="009149F3" w:rsidRPr="00D42B9C" w:rsidRDefault="009149F3" w:rsidP="009149F3">
      <w:pPr>
        <w:ind w:left="1134"/>
        <w:rPr>
          <w:rFonts w:cs="Arial"/>
          <w:sz w:val="20"/>
          <w:lang w:val="en-US"/>
        </w:rPr>
      </w:pPr>
      <w:r w:rsidRPr="00D42B9C">
        <w:rPr>
          <w:rFonts w:cs="Arial"/>
          <w:sz w:val="20"/>
          <w:lang w:val="en-US"/>
        </w:rPr>
        <w:t>FBD_TIMER</w:t>
      </w:r>
    </w:p>
    <w:p w:rsidR="009149F3" w:rsidRPr="00D42B9C" w:rsidRDefault="009149F3" w:rsidP="009149F3">
      <w:pPr>
        <w:ind w:left="1134"/>
        <w:rPr>
          <w:rFonts w:cs="Arial"/>
          <w:sz w:val="20"/>
          <w:lang w:val="en-US"/>
        </w:rPr>
      </w:pPr>
      <w:r w:rsidRPr="00D42B9C">
        <w:rPr>
          <w:rFonts w:cs="Arial"/>
          <w:sz w:val="20"/>
          <w:lang w:val="en-US"/>
        </w:rPr>
        <w:t>FBD_TRUNCATE</w:t>
      </w:r>
    </w:p>
    <w:p w:rsidR="009149F3" w:rsidRPr="00D42B9C" w:rsidRDefault="009149F3" w:rsidP="009149F3">
      <w:pPr>
        <w:ind w:left="1134"/>
        <w:rPr>
          <w:rFonts w:cs="Arial"/>
          <w:sz w:val="20"/>
          <w:lang w:val="en-US"/>
        </w:rPr>
      </w:pPr>
      <w:r w:rsidRPr="00D42B9C">
        <w:rPr>
          <w:rFonts w:cs="Arial"/>
          <w:sz w:val="20"/>
          <w:lang w:val="en-US"/>
        </w:rPr>
        <w:t>FILTER_HIGH_PASS</w:t>
      </w:r>
    </w:p>
    <w:p w:rsidR="009149F3" w:rsidRPr="00D42B9C" w:rsidRDefault="009149F3" w:rsidP="009149F3">
      <w:pPr>
        <w:ind w:left="1134"/>
        <w:rPr>
          <w:rFonts w:cs="Arial"/>
          <w:sz w:val="20"/>
          <w:lang w:val="en-US"/>
        </w:rPr>
      </w:pPr>
      <w:r w:rsidRPr="00D42B9C">
        <w:rPr>
          <w:rFonts w:cs="Arial"/>
          <w:sz w:val="20"/>
          <w:lang w:val="en-US"/>
        </w:rPr>
        <w:t>FILTER_LOW_PASS</w:t>
      </w:r>
    </w:p>
    <w:p w:rsidR="009149F3" w:rsidRPr="00D42B9C" w:rsidRDefault="009149F3" w:rsidP="009149F3">
      <w:pPr>
        <w:ind w:left="1134"/>
        <w:rPr>
          <w:rFonts w:cs="Arial"/>
          <w:sz w:val="20"/>
          <w:lang w:val="en-US"/>
        </w:rPr>
      </w:pPr>
      <w:r w:rsidRPr="00D42B9C">
        <w:rPr>
          <w:rFonts w:cs="Arial"/>
          <w:sz w:val="20"/>
          <w:lang w:val="en-US"/>
        </w:rPr>
        <w:t>FILTER_NOTCH</w:t>
      </w:r>
    </w:p>
    <w:p w:rsidR="009149F3" w:rsidRPr="00D42B9C" w:rsidRDefault="009149F3" w:rsidP="009149F3">
      <w:pPr>
        <w:ind w:left="1134"/>
        <w:rPr>
          <w:rFonts w:cs="Arial"/>
          <w:sz w:val="20"/>
          <w:lang w:val="en-US"/>
        </w:rPr>
      </w:pPr>
      <w:r w:rsidRPr="00D42B9C">
        <w:rPr>
          <w:rFonts w:cs="Arial"/>
          <w:sz w:val="20"/>
          <w:lang w:val="en-US"/>
        </w:rPr>
        <w:t>FLIP_FLOP_D</w:t>
      </w:r>
    </w:p>
    <w:p w:rsidR="009149F3" w:rsidRPr="00D42B9C" w:rsidRDefault="009149F3" w:rsidP="009149F3">
      <w:pPr>
        <w:ind w:left="1134"/>
        <w:rPr>
          <w:rFonts w:cs="Arial"/>
          <w:sz w:val="20"/>
          <w:lang w:val="en-US"/>
        </w:rPr>
      </w:pPr>
      <w:r w:rsidRPr="00D42B9C">
        <w:rPr>
          <w:rFonts w:cs="Arial"/>
          <w:sz w:val="20"/>
          <w:lang w:val="en-US"/>
        </w:rPr>
        <w:t>FLIP_FLOP_JK</w:t>
      </w:r>
    </w:p>
    <w:p w:rsidR="009149F3" w:rsidRPr="00D42B9C" w:rsidRDefault="009149F3" w:rsidP="009149F3">
      <w:pPr>
        <w:ind w:left="1134"/>
        <w:rPr>
          <w:rFonts w:cs="Arial"/>
          <w:sz w:val="20"/>
          <w:lang w:val="en-US"/>
        </w:rPr>
      </w:pPr>
      <w:r w:rsidRPr="00D42B9C">
        <w:rPr>
          <w:rFonts w:cs="Arial"/>
          <w:sz w:val="20"/>
          <w:lang w:val="en-US"/>
        </w:rPr>
        <w:t>FUNCTION_GENERATOR</w:t>
      </w:r>
    </w:p>
    <w:p w:rsidR="009149F3" w:rsidRPr="00D42B9C" w:rsidRDefault="009149F3" w:rsidP="009149F3">
      <w:pPr>
        <w:ind w:left="1134"/>
        <w:rPr>
          <w:rFonts w:cs="Arial"/>
          <w:sz w:val="20"/>
          <w:lang w:val="en-US"/>
        </w:rPr>
      </w:pPr>
      <w:r w:rsidRPr="00D42B9C">
        <w:rPr>
          <w:rFonts w:cs="Arial"/>
          <w:sz w:val="20"/>
          <w:lang w:val="en-US"/>
        </w:rPr>
        <w:t>HL_LIMIT</w:t>
      </w:r>
    </w:p>
    <w:p w:rsidR="009149F3" w:rsidRPr="00D42B9C" w:rsidRDefault="009149F3" w:rsidP="009149F3">
      <w:pPr>
        <w:ind w:left="1134"/>
        <w:rPr>
          <w:rFonts w:cs="Arial"/>
          <w:sz w:val="20"/>
        </w:rPr>
      </w:pPr>
      <w:r w:rsidRPr="00D42B9C">
        <w:rPr>
          <w:rFonts w:cs="Arial"/>
          <w:sz w:val="20"/>
        </w:rPr>
        <w:t>INT</w:t>
      </w:r>
    </w:p>
    <w:p w:rsidR="009149F3" w:rsidRPr="00D42B9C" w:rsidRDefault="009149F3" w:rsidP="009149F3">
      <w:pPr>
        <w:rPr>
          <w:rFonts w:cs="Arial"/>
        </w:rPr>
      </w:pPr>
      <w:r w:rsidRPr="00D42B9C">
        <w:rPr>
          <w:rFonts w:cs="Arial"/>
        </w:rPr>
        <w:t xml:space="preserve">Deve ser possível criar estruturas de dados definidas pelo usuário, sendo essa estrutura utilizável quantas vezes necessárias, como um típico, sem necessidade de criar novas estruturas para novos dispositivos. </w:t>
      </w:r>
    </w:p>
    <w:p w:rsidR="009149F3" w:rsidRPr="00D42B9C" w:rsidRDefault="009149F3" w:rsidP="009149F3">
      <w:pPr>
        <w:rPr>
          <w:rFonts w:cs="Arial"/>
        </w:rPr>
      </w:pPr>
      <w:r w:rsidRPr="00D42B9C">
        <w:rPr>
          <w:rFonts w:cs="Arial"/>
        </w:rPr>
        <w:t xml:space="preserve">O controlador deve oferecer </w:t>
      </w:r>
      <w:proofErr w:type="spellStart"/>
      <w:r w:rsidRPr="00D42B9C">
        <w:rPr>
          <w:rFonts w:cs="Arial"/>
        </w:rPr>
        <w:t>tags</w:t>
      </w:r>
      <w:proofErr w:type="spellEnd"/>
      <w:r w:rsidRPr="00D42B9C">
        <w:rPr>
          <w:rFonts w:cs="Arial"/>
        </w:rPr>
        <w:t xml:space="preserve"> definidos por módulo, oferecendo uma estrutura para cada módulo de E/S.</w:t>
      </w:r>
    </w:p>
    <w:p w:rsidR="009149F3" w:rsidRPr="00D42B9C" w:rsidRDefault="009149F3" w:rsidP="009149F3">
      <w:pPr>
        <w:rPr>
          <w:rFonts w:cs="Arial"/>
        </w:rPr>
      </w:pPr>
      <w:r w:rsidRPr="00D42B9C">
        <w:rPr>
          <w:rFonts w:cs="Arial"/>
        </w:rPr>
        <w:t xml:space="preserve">Dado do tipo Booleano ou </w:t>
      </w:r>
      <w:proofErr w:type="spellStart"/>
      <w:r w:rsidRPr="00D42B9C">
        <w:rPr>
          <w:rFonts w:cs="Arial"/>
        </w:rPr>
        <w:t>Integer</w:t>
      </w:r>
      <w:proofErr w:type="spellEnd"/>
      <w:r w:rsidRPr="00D42B9C">
        <w:rPr>
          <w:rFonts w:cs="Arial"/>
        </w:rPr>
        <w:t xml:space="preserve"> deve poder ser apresentado em ASCII, Binário, Octal, Hexadecimal ou Decimal. E, o formato ponto flutuante, para o dado do tipo </w:t>
      </w:r>
      <w:proofErr w:type="spellStart"/>
      <w:r w:rsidRPr="00D42B9C">
        <w:rPr>
          <w:rFonts w:cs="Arial"/>
        </w:rPr>
        <w:t>float</w:t>
      </w:r>
      <w:proofErr w:type="spellEnd"/>
      <w:r w:rsidRPr="00D42B9C">
        <w:rPr>
          <w:rFonts w:cs="Arial"/>
        </w:rPr>
        <w:t>.</w:t>
      </w:r>
    </w:p>
    <w:p w:rsidR="009149F3" w:rsidRPr="00D42B9C" w:rsidRDefault="009149F3" w:rsidP="009149F3">
      <w:pPr>
        <w:rPr>
          <w:rFonts w:cs="Arial"/>
        </w:rPr>
      </w:pPr>
      <w:r w:rsidRPr="00D42B9C">
        <w:rPr>
          <w:rFonts w:cs="Arial"/>
        </w:rPr>
        <w:t>O número de temporizadores e contadores deve ser limitado somente pela capacidade de memória do controlador.</w:t>
      </w:r>
    </w:p>
    <w:p w:rsidR="009149F3" w:rsidRPr="00D42B9C" w:rsidRDefault="009149F3" w:rsidP="009149F3">
      <w:pPr>
        <w:rPr>
          <w:rFonts w:cs="Arial"/>
        </w:rPr>
      </w:pPr>
      <w:r w:rsidRPr="00D42B9C">
        <w:rPr>
          <w:rFonts w:cs="Arial"/>
        </w:rPr>
        <w:t xml:space="preserve">O </w:t>
      </w:r>
      <w:r w:rsidR="00791F8D" w:rsidRPr="00D42B9C">
        <w:rPr>
          <w:rFonts w:cs="Arial"/>
        </w:rPr>
        <w:t>CLP</w:t>
      </w:r>
      <w:r w:rsidRPr="00D42B9C">
        <w:rPr>
          <w:rFonts w:cs="Arial"/>
        </w:rPr>
        <w:t xml:space="preserve"> deve ter a capacidade de armazenar dados nos seguintes formatos:</w:t>
      </w:r>
    </w:p>
    <w:p w:rsidR="009149F3" w:rsidRPr="00D42B9C" w:rsidRDefault="009149F3" w:rsidP="001C425D">
      <w:pPr>
        <w:numPr>
          <w:ilvl w:val="0"/>
          <w:numId w:val="37"/>
        </w:numPr>
        <w:spacing w:after="120"/>
        <w:rPr>
          <w:rFonts w:cs="Arial"/>
        </w:rPr>
      </w:pPr>
      <w:r w:rsidRPr="00D42B9C">
        <w:rPr>
          <w:rFonts w:cs="Arial"/>
        </w:rPr>
        <w:t xml:space="preserve">Booleanos (0 </w:t>
      </w:r>
      <w:proofErr w:type="spellStart"/>
      <w:r w:rsidRPr="00D42B9C">
        <w:rPr>
          <w:rFonts w:cs="Arial"/>
        </w:rPr>
        <w:t>or</w:t>
      </w:r>
      <w:proofErr w:type="spellEnd"/>
      <w:r w:rsidRPr="00D42B9C">
        <w:rPr>
          <w:rFonts w:cs="Arial"/>
        </w:rPr>
        <w:t xml:space="preserve"> 1).</w:t>
      </w:r>
    </w:p>
    <w:p w:rsidR="009149F3" w:rsidRPr="00D42B9C" w:rsidRDefault="009149F3" w:rsidP="001C425D">
      <w:pPr>
        <w:numPr>
          <w:ilvl w:val="0"/>
          <w:numId w:val="37"/>
        </w:numPr>
        <w:spacing w:after="120"/>
        <w:rPr>
          <w:rFonts w:cs="Arial"/>
        </w:rPr>
      </w:pPr>
      <w:r w:rsidRPr="00D42B9C">
        <w:rPr>
          <w:rFonts w:cs="Arial"/>
        </w:rPr>
        <w:t xml:space="preserve">Short </w:t>
      </w:r>
      <w:proofErr w:type="spellStart"/>
      <w:r w:rsidRPr="00D42B9C">
        <w:rPr>
          <w:rFonts w:cs="Arial"/>
        </w:rPr>
        <w:t>Integers</w:t>
      </w:r>
      <w:proofErr w:type="spellEnd"/>
      <w:r w:rsidRPr="00D42B9C">
        <w:rPr>
          <w:rFonts w:cs="Arial"/>
        </w:rPr>
        <w:t xml:space="preserve"> de -128 </w:t>
      </w:r>
      <w:proofErr w:type="spellStart"/>
      <w:r w:rsidRPr="00D42B9C">
        <w:rPr>
          <w:rFonts w:cs="Arial"/>
        </w:rPr>
        <w:t>to</w:t>
      </w:r>
      <w:proofErr w:type="spellEnd"/>
      <w:r w:rsidRPr="00D42B9C">
        <w:rPr>
          <w:rFonts w:cs="Arial"/>
        </w:rPr>
        <w:t xml:space="preserve"> +127.</w:t>
      </w:r>
    </w:p>
    <w:p w:rsidR="009149F3" w:rsidRPr="00D42B9C" w:rsidRDefault="009149F3" w:rsidP="001C425D">
      <w:pPr>
        <w:numPr>
          <w:ilvl w:val="0"/>
          <w:numId w:val="37"/>
        </w:numPr>
        <w:spacing w:after="120"/>
        <w:rPr>
          <w:rFonts w:cs="Arial"/>
        </w:rPr>
      </w:pPr>
      <w:proofErr w:type="spellStart"/>
      <w:r w:rsidRPr="00D42B9C">
        <w:rPr>
          <w:rFonts w:cs="Arial"/>
        </w:rPr>
        <w:t>Integers</w:t>
      </w:r>
      <w:proofErr w:type="spellEnd"/>
      <w:r w:rsidRPr="00D42B9C">
        <w:rPr>
          <w:rFonts w:cs="Arial"/>
        </w:rPr>
        <w:t xml:space="preserve"> de -32,768 </w:t>
      </w:r>
      <w:proofErr w:type="spellStart"/>
      <w:r w:rsidRPr="00D42B9C">
        <w:rPr>
          <w:rFonts w:cs="Arial"/>
        </w:rPr>
        <w:t>to</w:t>
      </w:r>
      <w:proofErr w:type="spellEnd"/>
      <w:r w:rsidRPr="00D42B9C">
        <w:rPr>
          <w:rFonts w:cs="Arial"/>
        </w:rPr>
        <w:t xml:space="preserve"> +32,767.</w:t>
      </w:r>
    </w:p>
    <w:p w:rsidR="009149F3" w:rsidRPr="00D42B9C" w:rsidRDefault="009149F3" w:rsidP="001C425D">
      <w:pPr>
        <w:numPr>
          <w:ilvl w:val="0"/>
          <w:numId w:val="37"/>
        </w:numPr>
        <w:spacing w:after="120"/>
        <w:rPr>
          <w:rFonts w:cs="Arial"/>
        </w:rPr>
      </w:pPr>
      <w:r w:rsidRPr="00D42B9C">
        <w:rPr>
          <w:rFonts w:cs="Arial"/>
        </w:rPr>
        <w:t xml:space="preserve">Double </w:t>
      </w:r>
      <w:proofErr w:type="spellStart"/>
      <w:r w:rsidRPr="00D42B9C">
        <w:rPr>
          <w:rFonts w:cs="Arial"/>
        </w:rPr>
        <w:t>Integer</w:t>
      </w:r>
      <w:proofErr w:type="spellEnd"/>
      <w:r w:rsidRPr="00D42B9C">
        <w:rPr>
          <w:rFonts w:cs="Arial"/>
        </w:rPr>
        <w:t xml:space="preserve"> de –2,147,483,648 </w:t>
      </w:r>
      <w:proofErr w:type="spellStart"/>
      <w:r w:rsidRPr="00D42B9C">
        <w:rPr>
          <w:rFonts w:cs="Arial"/>
        </w:rPr>
        <w:t>to</w:t>
      </w:r>
      <w:proofErr w:type="spellEnd"/>
      <w:r w:rsidRPr="00D42B9C">
        <w:rPr>
          <w:rFonts w:cs="Arial"/>
        </w:rPr>
        <w:t xml:space="preserve"> +2,147,483,647.</w:t>
      </w:r>
    </w:p>
    <w:p w:rsidR="009149F3" w:rsidRPr="00D42B9C" w:rsidRDefault="009149F3" w:rsidP="001C425D">
      <w:pPr>
        <w:numPr>
          <w:ilvl w:val="0"/>
          <w:numId w:val="37"/>
        </w:numPr>
        <w:spacing w:after="120"/>
        <w:rPr>
          <w:rFonts w:cs="Arial"/>
        </w:rPr>
      </w:pPr>
      <w:r w:rsidRPr="00D42B9C">
        <w:rPr>
          <w:rFonts w:cs="Arial"/>
        </w:rPr>
        <w:t>Floating Point com 8 dígitos significativos.  Para números maiores, o controlador deve converter para uma faixa entre +/- 1.1754944 E -38 e                          +/- 3.402823 E +38</w:t>
      </w:r>
    </w:p>
    <w:p w:rsidR="009149F3" w:rsidRPr="00D42B9C" w:rsidRDefault="009149F3" w:rsidP="009149F3">
      <w:pPr>
        <w:rPr>
          <w:rFonts w:cs="Arial"/>
        </w:rPr>
      </w:pPr>
      <w:r w:rsidRPr="00D42B9C">
        <w:rPr>
          <w:rFonts w:cs="Arial"/>
        </w:rPr>
        <w:t xml:space="preserve">O </w:t>
      </w:r>
      <w:r w:rsidR="00791F8D" w:rsidRPr="00D42B9C">
        <w:rPr>
          <w:rFonts w:cs="Arial"/>
        </w:rPr>
        <w:t>CLP</w:t>
      </w:r>
      <w:r w:rsidRPr="00D42B9C">
        <w:rPr>
          <w:rFonts w:cs="Arial"/>
        </w:rPr>
        <w:t xml:space="preserve"> deve permitir programação baseada em </w:t>
      </w:r>
      <w:proofErr w:type="spellStart"/>
      <w:r w:rsidRPr="00D42B9C">
        <w:rPr>
          <w:rFonts w:cs="Arial"/>
        </w:rPr>
        <w:t>tags</w:t>
      </w:r>
      <w:proofErr w:type="spellEnd"/>
      <w:r w:rsidRPr="00D42B9C">
        <w:rPr>
          <w:rFonts w:cs="Arial"/>
        </w:rPr>
        <w:t xml:space="preserve"> (simbólica).</w:t>
      </w:r>
    </w:p>
    <w:p w:rsidR="009149F3" w:rsidRPr="00D42B9C" w:rsidRDefault="009149F3" w:rsidP="009149F3">
      <w:pPr>
        <w:rPr>
          <w:rFonts w:cs="Arial"/>
        </w:rPr>
      </w:pPr>
      <w:r w:rsidRPr="00D42B9C">
        <w:rPr>
          <w:rFonts w:cs="Arial"/>
        </w:rPr>
        <w:t xml:space="preserve">O controlador, num sistema, deve proporcionar uma base de dados única e distribuída, de modo que </w:t>
      </w:r>
      <w:proofErr w:type="spellStart"/>
      <w:r w:rsidRPr="00D42B9C">
        <w:rPr>
          <w:rFonts w:cs="Arial"/>
        </w:rPr>
        <w:t>tags</w:t>
      </w:r>
      <w:proofErr w:type="spellEnd"/>
      <w:r w:rsidRPr="00D42B9C">
        <w:rPr>
          <w:rFonts w:cs="Arial"/>
        </w:rPr>
        <w:t xml:space="preserve"> criados para controle possam ser aproveitados na visualização, no histórico, sem necessidade de se criar uma segunda base de dados.</w:t>
      </w:r>
    </w:p>
    <w:p w:rsidR="009149F3" w:rsidRPr="00D42B9C" w:rsidRDefault="009149F3" w:rsidP="009149F3">
      <w:r w:rsidRPr="00D42B9C">
        <w:t xml:space="preserve">Não deve haver restrições de quantidade para o uso de instruções normalmente abertas ou normalmente fechadas, assim como temporizadores. O uso deve apenas ser limitado somente à capacidade de memória do controlador. </w:t>
      </w:r>
    </w:p>
    <w:p w:rsidR="009149F3" w:rsidRPr="00D42B9C" w:rsidRDefault="009149F3" w:rsidP="009149F3">
      <w:r w:rsidRPr="00D42B9C">
        <w:t>O controlador deve permitir a execução de cálculos complexos em uma única instrução: Por exemplo: ((A</w:t>
      </w:r>
      <w:proofErr w:type="gramStart"/>
      <w:r w:rsidRPr="00D42B9C">
        <w:t>+(</w:t>
      </w:r>
      <w:proofErr w:type="gramEnd"/>
      <w:r w:rsidRPr="00D42B9C">
        <w:t>(B-C)*D))|E).</w:t>
      </w:r>
    </w:p>
    <w:p w:rsidR="009149F3" w:rsidRPr="00D42B9C" w:rsidRDefault="009149F3" w:rsidP="009149F3">
      <w:r w:rsidRPr="00D42B9C">
        <w:lastRenderedPageBreak/>
        <w:t xml:space="preserve">O </w:t>
      </w:r>
      <w:r w:rsidR="00791F8D" w:rsidRPr="00D42B9C">
        <w:t>CLP</w:t>
      </w:r>
      <w:r w:rsidRPr="00D42B9C">
        <w:t xml:space="preserve"> deve permitir a edição de lógica em 4 linguagens: </w:t>
      </w:r>
      <w:proofErr w:type="spellStart"/>
      <w:proofErr w:type="gramStart"/>
      <w:r w:rsidRPr="00D42B9C">
        <w:t>Ladder</w:t>
      </w:r>
      <w:proofErr w:type="spellEnd"/>
      <w:r w:rsidRPr="00D42B9C">
        <w:t xml:space="preserve">,  </w:t>
      </w:r>
      <w:proofErr w:type="spellStart"/>
      <w:r w:rsidRPr="00D42B9C">
        <w:t>Function</w:t>
      </w:r>
      <w:proofErr w:type="spellEnd"/>
      <w:proofErr w:type="gramEnd"/>
      <w:r w:rsidRPr="00D42B9C">
        <w:t xml:space="preserve"> </w:t>
      </w:r>
      <w:proofErr w:type="spellStart"/>
      <w:r w:rsidRPr="00D42B9C">
        <w:t>Blocks</w:t>
      </w:r>
      <w:proofErr w:type="spellEnd"/>
      <w:r w:rsidRPr="00D42B9C">
        <w:t>, SFC (</w:t>
      </w:r>
      <w:proofErr w:type="spellStart"/>
      <w:r w:rsidRPr="00D42B9C">
        <w:t>Grafcet</w:t>
      </w:r>
      <w:proofErr w:type="spellEnd"/>
      <w:r w:rsidRPr="00D42B9C">
        <w:t>) e Texto Estruturado.</w:t>
      </w:r>
    </w:p>
    <w:p w:rsidR="009149F3" w:rsidRPr="00D42B9C" w:rsidRDefault="009149F3" w:rsidP="009149F3">
      <w:r w:rsidRPr="00D42B9C">
        <w:t xml:space="preserve">Deve ser possível criar instruções de alarme digital e analógico no ambiente do controlador. Não sendo necessária a criação de </w:t>
      </w:r>
      <w:proofErr w:type="spellStart"/>
      <w:r w:rsidRPr="00D42B9C">
        <w:t>tags</w:t>
      </w:r>
      <w:proofErr w:type="spellEnd"/>
      <w:r w:rsidRPr="00D42B9C">
        <w:t xml:space="preserve"> no ambiente do supervisório para o propósito de alarmes.</w:t>
      </w:r>
    </w:p>
    <w:p w:rsidR="009149F3" w:rsidRPr="00D42B9C" w:rsidRDefault="009149F3" w:rsidP="009149F3">
      <w:r w:rsidRPr="00D42B9C">
        <w:t xml:space="preserve">O controlador deve oferecer o recurso de </w:t>
      </w:r>
      <w:proofErr w:type="spellStart"/>
      <w:r w:rsidRPr="00D42B9C">
        <w:t>tags</w:t>
      </w:r>
      <w:proofErr w:type="spellEnd"/>
      <w:r w:rsidRPr="00D42B9C">
        <w:t xml:space="preserve"> globais (do controlador) e locais (de programa).</w:t>
      </w:r>
    </w:p>
    <w:p w:rsidR="009149F3" w:rsidRPr="00D42B9C" w:rsidRDefault="009149F3" w:rsidP="009149F3">
      <w:r w:rsidRPr="00D42B9C">
        <w:t xml:space="preserve">O </w:t>
      </w:r>
      <w:r w:rsidR="00791F8D" w:rsidRPr="00D42B9C">
        <w:t>CLP</w:t>
      </w:r>
      <w:r w:rsidRPr="00D42B9C">
        <w:t xml:space="preserve"> deve permitir a execução da lógica de 3 maneiras diferentes:</w:t>
      </w:r>
    </w:p>
    <w:p w:rsidR="009149F3" w:rsidRPr="00D42B9C" w:rsidRDefault="009149F3" w:rsidP="001C425D">
      <w:pPr>
        <w:numPr>
          <w:ilvl w:val="0"/>
          <w:numId w:val="38"/>
        </w:numPr>
        <w:spacing w:after="120"/>
      </w:pPr>
      <w:r w:rsidRPr="00D42B9C">
        <w:t xml:space="preserve">Execução cíclica </w:t>
      </w:r>
    </w:p>
    <w:p w:rsidR="009149F3" w:rsidRPr="00D42B9C" w:rsidRDefault="009149F3" w:rsidP="001C425D">
      <w:pPr>
        <w:numPr>
          <w:ilvl w:val="0"/>
          <w:numId w:val="38"/>
        </w:numPr>
        <w:spacing w:after="120"/>
      </w:pPr>
      <w:r w:rsidRPr="00D42B9C">
        <w:t xml:space="preserve">Execução periódica </w:t>
      </w:r>
    </w:p>
    <w:p w:rsidR="009149F3" w:rsidRPr="00D42B9C" w:rsidRDefault="009149F3" w:rsidP="001C425D">
      <w:pPr>
        <w:numPr>
          <w:ilvl w:val="0"/>
          <w:numId w:val="38"/>
        </w:numPr>
        <w:spacing w:after="120"/>
        <w:rPr>
          <w:rFonts w:cs="Arial"/>
        </w:rPr>
      </w:pPr>
      <w:r w:rsidRPr="00D42B9C">
        <w:t>Execução por eventos configurável e com prioridades de 1 até 15.</w:t>
      </w:r>
    </w:p>
    <w:p w:rsidR="009149F3" w:rsidRPr="00D42B9C" w:rsidRDefault="009149F3" w:rsidP="009149F3">
      <w:pPr>
        <w:rPr>
          <w:rFonts w:cs="Arial"/>
        </w:rPr>
      </w:pPr>
      <w:r w:rsidRPr="00D42B9C">
        <w:rPr>
          <w:rFonts w:cs="Arial"/>
        </w:rPr>
        <w:t>O controlador deve permitir a criação de rotinas de falha, que sejam disparadas em caso de detecção de falhas pelo processador.</w:t>
      </w:r>
    </w:p>
    <w:p w:rsidR="009149F3" w:rsidRPr="00D42B9C" w:rsidRDefault="009149F3" w:rsidP="009149F3">
      <w:pPr>
        <w:rPr>
          <w:rFonts w:cs="Arial"/>
        </w:rPr>
      </w:pPr>
      <w:r w:rsidRPr="00D42B9C">
        <w:rPr>
          <w:rFonts w:cs="Arial"/>
        </w:rPr>
        <w:t>O controlador deve oferecer conjuntos de instruções dedicadas para Sequenciamento, Controle de Processos, Segurança, Posicionamento e Controle de Bateladas.</w:t>
      </w:r>
    </w:p>
    <w:p w:rsidR="009149F3" w:rsidRPr="00D42B9C" w:rsidRDefault="009149F3" w:rsidP="009149F3">
      <w:pPr>
        <w:rPr>
          <w:rFonts w:cs="Arial"/>
        </w:rPr>
      </w:pPr>
      <w:r w:rsidRPr="00D42B9C">
        <w:rPr>
          <w:rFonts w:cs="Arial"/>
        </w:rPr>
        <w:t>A programação deve proporcionar suporte a criação de sistemas de batelada baseada na norma ISA S88.</w:t>
      </w:r>
    </w:p>
    <w:p w:rsidR="009149F3" w:rsidRPr="00D42B9C" w:rsidRDefault="009149F3" w:rsidP="009149F3">
      <w:pPr>
        <w:rPr>
          <w:rFonts w:cs="Arial"/>
        </w:rPr>
      </w:pPr>
      <w:r w:rsidRPr="00D42B9C">
        <w:rPr>
          <w:rFonts w:cs="Arial"/>
        </w:rPr>
        <w:t xml:space="preserve">O controlador deve se integrar aos softwares de batelada sem a necessidade de se configurar </w:t>
      </w:r>
      <w:proofErr w:type="spellStart"/>
      <w:r w:rsidRPr="00D42B9C">
        <w:rPr>
          <w:rFonts w:cs="Arial"/>
        </w:rPr>
        <w:t>tags</w:t>
      </w:r>
      <w:proofErr w:type="spellEnd"/>
      <w:r w:rsidRPr="00D42B9C">
        <w:rPr>
          <w:rFonts w:cs="Arial"/>
        </w:rPr>
        <w:t xml:space="preserve"> de comunicação entre a lógica e a configuração da batelada.</w:t>
      </w:r>
    </w:p>
    <w:p w:rsidR="009149F3" w:rsidRPr="00D42B9C" w:rsidRDefault="009149F3" w:rsidP="009149F3">
      <w:pPr>
        <w:rPr>
          <w:rFonts w:cs="Arial"/>
        </w:rPr>
      </w:pPr>
      <w:r w:rsidRPr="00D42B9C">
        <w:rPr>
          <w:rFonts w:cs="Arial"/>
        </w:rPr>
        <w:t xml:space="preserve">O controlador deve trazer incorporado ao firmware o recurso de </w:t>
      </w:r>
      <w:proofErr w:type="spellStart"/>
      <w:r w:rsidRPr="00D42B9C">
        <w:rPr>
          <w:rFonts w:cs="Arial"/>
        </w:rPr>
        <w:t>auto-tuning</w:t>
      </w:r>
      <w:proofErr w:type="spellEnd"/>
      <w:r w:rsidRPr="00D42B9C">
        <w:rPr>
          <w:rFonts w:cs="Arial"/>
        </w:rPr>
        <w:t>, sem a necessidade de softwares adicionais.</w:t>
      </w:r>
    </w:p>
    <w:p w:rsidR="009149F3" w:rsidRPr="00D42B9C" w:rsidRDefault="009149F3" w:rsidP="009149F3">
      <w:pPr>
        <w:rPr>
          <w:rFonts w:cs="Arial"/>
        </w:rPr>
      </w:pPr>
      <w:r w:rsidRPr="00D42B9C">
        <w:rPr>
          <w:rFonts w:cs="Arial"/>
        </w:rPr>
        <w:t>O controlador deve ter a opção de armazenagem em memória não volátil.</w:t>
      </w:r>
    </w:p>
    <w:p w:rsidR="009149F3" w:rsidRPr="00D42B9C" w:rsidRDefault="009149F3" w:rsidP="009149F3">
      <w:pPr>
        <w:rPr>
          <w:rFonts w:cs="Arial"/>
        </w:rPr>
      </w:pPr>
      <w:r w:rsidRPr="00D42B9C">
        <w:rPr>
          <w:rFonts w:cs="Arial"/>
        </w:rPr>
        <w:t>O controlador, em configuração redundante, deve proporcionar a comutação (de primário para secundário) sem “</w:t>
      </w:r>
      <w:proofErr w:type="spellStart"/>
      <w:r w:rsidRPr="00D42B9C">
        <w:rPr>
          <w:rFonts w:cs="Arial"/>
        </w:rPr>
        <w:t>bumps</w:t>
      </w:r>
      <w:proofErr w:type="spellEnd"/>
      <w:r w:rsidRPr="00D42B9C">
        <w:rPr>
          <w:rFonts w:cs="Arial"/>
        </w:rPr>
        <w:t xml:space="preserve">”, sem interrupção do estado das saídas durante esse chaveamento. Os módulos de E/S deverão obrigatoriamente estar em chassis </w:t>
      </w:r>
      <w:r w:rsidR="00BF3A76" w:rsidRPr="00D42B9C">
        <w:rPr>
          <w:rFonts w:cs="Arial"/>
        </w:rPr>
        <w:t>(ou</w:t>
      </w:r>
      <w:r w:rsidRPr="00D42B9C">
        <w:rPr>
          <w:rFonts w:cs="Arial"/>
        </w:rPr>
        <w:t xml:space="preserve"> </w:t>
      </w:r>
      <w:proofErr w:type="spellStart"/>
      <w:r w:rsidR="00BF3A76" w:rsidRPr="00D42B9C">
        <w:rPr>
          <w:rFonts w:cs="Arial"/>
        </w:rPr>
        <w:t>carriers</w:t>
      </w:r>
      <w:proofErr w:type="spellEnd"/>
      <w:r w:rsidR="00BF3A76" w:rsidRPr="00D42B9C">
        <w:rPr>
          <w:rFonts w:cs="Arial"/>
        </w:rPr>
        <w:t>)</w:t>
      </w:r>
      <w:r w:rsidRPr="00D42B9C">
        <w:rPr>
          <w:rFonts w:cs="Arial"/>
        </w:rPr>
        <w:t xml:space="preserve"> diferentes da CPU.</w:t>
      </w:r>
    </w:p>
    <w:p w:rsidR="009149F3" w:rsidRPr="00D42B9C" w:rsidRDefault="009149F3" w:rsidP="009149F3">
      <w:pPr>
        <w:rPr>
          <w:rFonts w:cs="Arial"/>
        </w:rPr>
      </w:pPr>
      <w:r w:rsidRPr="00D42B9C">
        <w:rPr>
          <w:rFonts w:cs="Arial"/>
        </w:rPr>
        <w:t>Os módulos de E/S, devem informar ruptura do fio (entradas) ou se há ausência de carga (saídas).</w:t>
      </w:r>
    </w:p>
    <w:p w:rsidR="009149F3" w:rsidRPr="00D42B9C" w:rsidRDefault="009149F3" w:rsidP="009149F3">
      <w:pPr>
        <w:rPr>
          <w:rFonts w:cs="Arial"/>
        </w:rPr>
      </w:pPr>
      <w:r w:rsidRPr="00D42B9C">
        <w:rPr>
          <w:rFonts w:cs="Arial"/>
        </w:rPr>
        <w:t xml:space="preserve">O controlador deve permitir a implementação de SOE (sequência de eventos) com resolução configurável e inferior a 0,5 </w:t>
      </w:r>
      <w:proofErr w:type="spellStart"/>
      <w:r w:rsidRPr="00D42B9C">
        <w:rPr>
          <w:rFonts w:cs="Arial"/>
        </w:rPr>
        <w:t>ms</w:t>
      </w:r>
      <w:proofErr w:type="spellEnd"/>
      <w:r w:rsidRPr="00D42B9C">
        <w:rPr>
          <w:rFonts w:cs="Arial"/>
        </w:rPr>
        <w:t>.</w:t>
      </w:r>
    </w:p>
    <w:p w:rsidR="009149F3" w:rsidRPr="00D42B9C" w:rsidRDefault="009149F3" w:rsidP="009149F3">
      <w:pPr>
        <w:rPr>
          <w:rFonts w:cs="Arial"/>
        </w:rPr>
      </w:pPr>
      <w:r w:rsidRPr="00D42B9C">
        <w:rPr>
          <w:rFonts w:cs="Arial"/>
        </w:rPr>
        <w:t xml:space="preserve">O controlador deve disponibilizar, além de Instruções como PID (com os dados de entradas e saídas em formato de dado ponto flutuante), gerador de </w:t>
      </w:r>
      <w:proofErr w:type="spellStart"/>
      <w:r w:rsidRPr="00D42B9C">
        <w:rPr>
          <w:rFonts w:cs="Arial"/>
        </w:rPr>
        <w:t>setpoint</w:t>
      </w:r>
      <w:proofErr w:type="spellEnd"/>
      <w:r w:rsidRPr="00D42B9C">
        <w:rPr>
          <w:rFonts w:cs="Arial"/>
        </w:rPr>
        <w:t xml:space="preserve"> e </w:t>
      </w:r>
      <w:proofErr w:type="spellStart"/>
      <w:r w:rsidRPr="00D42B9C">
        <w:rPr>
          <w:rFonts w:cs="Arial"/>
        </w:rPr>
        <w:t>split</w:t>
      </w:r>
      <w:proofErr w:type="spellEnd"/>
      <w:r w:rsidRPr="00D42B9C">
        <w:rPr>
          <w:rFonts w:cs="Arial"/>
        </w:rPr>
        <w:t xml:space="preserve"> range, instruções de controle avançado como Controle Coordenado.</w:t>
      </w:r>
    </w:p>
    <w:p w:rsidR="009149F3" w:rsidRPr="00D42B9C" w:rsidRDefault="009149F3" w:rsidP="009149F3">
      <w:pPr>
        <w:rPr>
          <w:rFonts w:cs="Arial"/>
        </w:rPr>
      </w:pPr>
      <w:r w:rsidRPr="00D42B9C">
        <w:rPr>
          <w:rFonts w:cs="Arial"/>
        </w:rPr>
        <w:t>O controlador deve permitir que o usuário crie suas próprias estruturas de dados, criando “objetos” em que se possam incluir variáveis booleanas, inteiras e em ponto flutuante.</w:t>
      </w:r>
    </w:p>
    <w:p w:rsidR="009149F3" w:rsidRPr="00D42B9C" w:rsidRDefault="009149F3" w:rsidP="009149F3">
      <w:pPr>
        <w:rPr>
          <w:rFonts w:cs="Arial"/>
        </w:rPr>
      </w:pPr>
      <w:r w:rsidRPr="00D42B9C">
        <w:rPr>
          <w:rFonts w:cs="Arial"/>
        </w:rPr>
        <w:t>O controlador deve permitir ao usuário o recurso de encapsular suas lógicas e criar suas próprias instruções.</w:t>
      </w:r>
    </w:p>
    <w:p w:rsidR="009149F3" w:rsidRPr="00D42B9C" w:rsidRDefault="009149F3" w:rsidP="009149F3">
      <w:pPr>
        <w:rPr>
          <w:rFonts w:cs="Arial"/>
        </w:rPr>
      </w:pPr>
      <w:r w:rsidRPr="00D42B9C">
        <w:rPr>
          <w:rFonts w:cs="Arial"/>
        </w:rPr>
        <w:t>As instruções criadas pelo usuário devem poder ser chamadas em qualquer das linguagens disponíveis (</w:t>
      </w:r>
      <w:proofErr w:type="spellStart"/>
      <w:r w:rsidRPr="00D42B9C">
        <w:rPr>
          <w:rFonts w:cs="Arial"/>
        </w:rPr>
        <w:t>Function</w:t>
      </w:r>
      <w:proofErr w:type="spellEnd"/>
      <w:r w:rsidRPr="00D42B9C">
        <w:rPr>
          <w:rFonts w:cs="Arial"/>
        </w:rPr>
        <w:t xml:space="preserve"> </w:t>
      </w:r>
      <w:proofErr w:type="spellStart"/>
      <w:r w:rsidRPr="00D42B9C">
        <w:rPr>
          <w:rFonts w:cs="Arial"/>
        </w:rPr>
        <w:t>Block</w:t>
      </w:r>
      <w:proofErr w:type="spellEnd"/>
      <w:r w:rsidRPr="00D42B9C">
        <w:rPr>
          <w:rFonts w:cs="Arial"/>
        </w:rPr>
        <w:t xml:space="preserve">, </w:t>
      </w:r>
      <w:proofErr w:type="spellStart"/>
      <w:r w:rsidRPr="00D42B9C">
        <w:rPr>
          <w:rFonts w:cs="Arial"/>
        </w:rPr>
        <w:t>ladder</w:t>
      </w:r>
      <w:proofErr w:type="spellEnd"/>
      <w:r w:rsidRPr="00D42B9C">
        <w:rPr>
          <w:rFonts w:cs="Arial"/>
        </w:rPr>
        <w:t>, SFC e Texto), não só na linguagem da instrução.</w:t>
      </w:r>
    </w:p>
    <w:p w:rsidR="009149F3" w:rsidRPr="00D42B9C" w:rsidRDefault="009149F3" w:rsidP="009149F3">
      <w:r w:rsidRPr="00D42B9C">
        <w:t>O ambiente de programação e o compilador devem possuir ferramentas de localização de erros, incluindo erros de sintaxe, laços infinitos, chamadas recorrentes, tipos de dados incompatíveis.</w:t>
      </w:r>
    </w:p>
    <w:p w:rsidR="009149F3" w:rsidRPr="00D42B9C" w:rsidRDefault="009149F3" w:rsidP="009149F3">
      <w:r w:rsidRPr="00D42B9C">
        <w:t xml:space="preserve">O sistema deve possuir todas as instruções, funções e blocos de função obrigatórios na IEC 61131-3, além de outras funções e blocos de funções incluídas pelo fabricante. Deve ser possível incluir novas bibliotecas de funções, blocos de função e tipos de dados quando necessário. Deve ser possível salvar </w:t>
      </w:r>
      <w:proofErr w:type="spellStart"/>
      <w:r w:rsidRPr="00D42B9C">
        <w:lastRenderedPageBreak/>
        <w:t>POUs</w:t>
      </w:r>
      <w:proofErr w:type="spellEnd"/>
      <w:r w:rsidRPr="00D42B9C">
        <w:t>, declarações de variáveis e tipos e mesmo projetos inteiros criados pelo usuário como bibliotecas para utilização em outros projetos. A lista abaixo relaciona as instruções, funções e blocos de funções exigidas como características mínimas.</w:t>
      </w:r>
    </w:p>
    <w:p w:rsidR="009149F3" w:rsidRPr="00D42B9C" w:rsidRDefault="009149F3" w:rsidP="009149F3">
      <w:bookmarkStart w:id="5610" w:name="_Toc92554516"/>
      <w:bookmarkStart w:id="5611" w:name="_Toc101599238"/>
      <w:r w:rsidRPr="00D42B9C">
        <w:t>INSTRUÇÕES BÁSICAS:</w:t>
      </w:r>
      <w:bookmarkEnd w:id="5610"/>
      <w:bookmarkEnd w:id="5611"/>
    </w:p>
    <w:p w:rsidR="009149F3" w:rsidRPr="00D42B9C" w:rsidRDefault="009149F3" w:rsidP="001C425D">
      <w:pPr>
        <w:numPr>
          <w:ilvl w:val="0"/>
          <w:numId w:val="33"/>
        </w:numPr>
        <w:spacing w:after="120"/>
        <w:rPr>
          <w:rFonts w:cs="Arial"/>
        </w:rPr>
      </w:pPr>
      <w:r w:rsidRPr="00D42B9C">
        <w:rPr>
          <w:rFonts w:cs="Arial"/>
        </w:rPr>
        <w:t>Operações lógicas (E, OU, Negação e suas combinações);</w:t>
      </w:r>
    </w:p>
    <w:p w:rsidR="009149F3" w:rsidRPr="00D42B9C" w:rsidRDefault="009149F3" w:rsidP="001C425D">
      <w:pPr>
        <w:numPr>
          <w:ilvl w:val="0"/>
          <w:numId w:val="33"/>
        </w:numPr>
        <w:spacing w:after="120"/>
        <w:rPr>
          <w:rFonts w:cs="Arial"/>
        </w:rPr>
      </w:pPr>
      <w:r w:rsidRPr="00D42B9C">
        <w:rPr>
          <w:rFonts w:cs="Arial"/>
        </w:rPr>
        <w:t>Detecção de borda de subida/descida;</w:t>
      </w:r>
    </w:p>
    <w:p w:rsidR="009149F3" w:rsidRPr="00D42B9C" w:rsidRDefault="009149F3" w:rsidP="001C425D">
      <w:pPr>
        <w:numPr>
          <w:ilvl w:val="0"/>
          <w:numId w:val="33"/>
        </w:numPr>
        <w:spacing w:after="120"/>
        <w:rPr>
          <w:rFonts w:cs="Arial"/>
        </w:rPr>
      </w:pPr>
      <w:r w:rsidRPr="00D42B9C">
        <w:rPr>
          <w:rFonts w:cs="Arial"/>
        </w:rPr>
        <w:t>Set/reset de variáveis de saída;</w:t>
      </w:r>
    </w:p>
    <w:p w:rsidR="009149F3" w:rsidRPr="00D42B9C" w:rsidRDefault="009149F3" w:rsidP="001C425D">
      <w:pPr>
        <w:numPr>
          <w:ilvl w:val="0"/>
          <w:numId w:val="33"/>
        </w:numPr>
        <w:spacing w:after="120"/>
        <w:rPr>
          <w:rFonts w:cs="Arial"/>
        </w:rPr>
      </w:pPr>
      <w:r w:rsidRPr="00D42B9C">
        <w:rPr>
          <w:rFonts w:cs="Arial"/>
        </w:rPr>
        <w:t xml:space="preserve">Temporizadores na energização e </w:t>
      </w:r>
      <w:proofErr w:type="spellStart"/>
      <w:r w:rsidRPr="00D42B9C">
        <w:rPr>
          <w:rFonts w:cs="Arial"/>
        </w:rPr>
        <w:t>desenergização</w:t>
      </w:r>
      <w:proofErr w:type="spellEnd"/>
      <w:r w:rsidRPr="00D42B9C">
        <w:rPr>
          <w:rFonts w:cs="Arial"/>
        </w:rPr>
        <w:t xml:space="preserve">; </w:t>
      </w:r>
    </w:p>
    <w:p w:rsidR="009149F3" w:rsidRPr="00D42B9C" w:rsidRDefault="009149F3" w:rsidP="001C425D">
      <w:pPr>
        <w:numPr>
          <w:ilvl w:val="0"/>
          <w:numId w:val="33"/>
        </w:numPr>
        <w:spacing w:after="120"/>
        <w:rPr>
          <w:rFonts w:cs="Arial"/>
        </w:rPr>
      </w:pPr>
      <w:r w:rsidRPr="00D42B9C">
        <w:rPr>
          <w:rFonts w:cs="Arial"/>
        </w:rPr>
        <w:t>Contador crescente/decrescente.</w:t>
      </w:r>
    </w:p>
    <w:p w:rsidR="009149F3" w:rsidRPr="00D42B9C" w:rsidRDefault="009149F3" w:rsidP="001C425D">
      <w:pPr>
        <w:numPr>
          <w:ilvl w:val="0"/>
          <w:numId w:val="33"/>
        </w:numPr>
        <w:spacing w:after="120"/>
        <w:rPr>
          <w:rFonts w:cs="Arial"/>
        </w:rPr>
      </w:pPr>
      <w:r w:rsidRPr="00D42B9C">
        <w:rPr>
          <w:rFonts w:cs="Arial"/>
        </w:rPr>
        <w:t>Adição, subtração, multiplicação e divisão em todos os tipos de dados numéricos suportados;</w:t>
      </w:r>
    </w:p>
    <w:p w:rsidR="009149F3" w:rsidRPr="00D42B9C" w:rsidRDefault="009149F3" w:rsidP="001C425D">
      <w:pPr>
        <w:numPr>
          <w:ilvl w:val="0"/>
          <w:numId w:val="33"/>
        </w:numPr>
        <w:spacing w:after="120"/>
        <w:rPr>
          <w:rFonts w:cs="Arial"/>
        </w:rPr>
      </w:pPr>
      <w:r w:rsidRPr="00D42B9C">
        <w:rPr>
          <w:rFonts w:cs="Arial"/>
        </w:rPr>
        <w:t>Operações booleanas em palavras e bytes;</w:t>
      </w:r>
    </w:p>
    <w:p w:rsidR="009149F3" w:rsidRPr="00D42B9C" w:rsidRDefault="009149F3" w:rsidP="001C425D">
      <w:pPr>
        <w:numPr>
          <w:ilvl w:val="0"/>
          <w:numId w:val="33"/>
        </w:numPr>
        <w:spacing w:after="120"/>
        <w:rPr>
          <w:rFonts w:cs="Arial"/>
        </w:rPr>
      </w:pPr>
      <w:r w:rsidRPr="00D42B9C">
        <w:rPr>
          <w:rFonts w:cs="Arial"/>
        </w:rPr>
        <w:t>Cálculo de escala (conversão para valores de engenharia);</w:t>
      </w:r>
    </w:p>
    <w:p w:rsidR="009149F3" w:rsidRPr="00D42B9C" w:rsidRDefault="009149F3" w:rsidP="001C425D">
      <w:pPr>
        <w:numPr>
          <w:ilvl w:val="0"/>
          <w:numId w:val="33"/>
        </w:numPr>
        <w:spacing w:after="120"/>
        <w:rPr>
          <w:rFonts w:cs="Arial"/>
        </w:rPr>
      </w:pPr>
      <w:r w:rsidRPr="00D42B9C">
        <w:rPr>
          <w:rFonts w:cs="Arial"/>
        </w:rPr>
        <w:t>Funções de comparação (&gt;, &lt;, &gt;=, &lt;=, =, &lt;&gt;, limites);</w:t>
      </w:r>
    </w:p>
    <w:p w:rsidR="009149F3" w:rsidRPr="00D42B9C" w:rsidRDefault="009149F3" w:rsidP="001C425D">
      <w:pPr>
        <w:numPr>
          <w:ilvl w:val="0"/>
          <w:numId w:val="33"/>
        </w:numPr>
        <w:spacing w:after="120"/>
        <w:rPr>
          <w:rFonts w:cs="Arial"/>
        </w:rPr>
      </w:pPr>
      <w:r w:rsidRPr="00D42B9C">
        <w:rPr>
          <w:rFonts w:cs="Arial"/>
        </w:rPr>
        <w:t>Operações com ponto flutuante.</w:t>
      </w:r>
    </w:p>
    <w:p w:rsidR="009149F3" w:rsidRPr="00D42B9C" w:rsidRDefault="009149F3" w:rsidP="009149F3">
      <w:bookmarkStart w:id="5612" w:name="_Toc92554517"/>
      <w:bookmarkStart w:id="5613" w:name="_Toc101599239"/>
      <w:r w:rsidRPr="00D42B9C">
        <w:t>INSTRUÇÕES DE MANIPULAÇÃO DE PALAVRAS E BITS:</w:t>
      </w:r>
      <w:bookmarkEnd w:id="5612"/>
      <w:bookmarkEnd w:id="5613"/>
    </w:p>
    <w:p w:rsidR="009149F3" w:rsidRPr="00D42B9C" w:rsidRDefault="009149F3" w:rsidP="001C425D">
      <w:pPr>
        <w:numPr>
          <w:ilvl w:val="0"/>
          <w:numId w:val="33"/>
        </w:numPr>
        <w:spacing w:after="120"/>
        <w:rPr>
          <w:rFonts w:cs="Arial"/>
        </w:rPr>
      </w:pPr>
      <w:r w:rsidRPr="00D42B9C">
        <w:rPr>
          <w:rFonts w:cs="Arial"/>
        </w:rPr>
        <w:t>Deslocamento à direita e esquerda;</w:t>
      </w:r>
    </w:p>
    <w:p w:rsidR="009149F3" w:rsidRPr="00D42B9C" w:rsidRDefault="009149F3" w:rsidP="001C425D">
      <w:pPr>
        <w:numPr>
          <w:ilvl w:val="0"/>
          <w:numId w:val="33"/>
        </w:numPr>
        <w:spacing w:after="120"/>
        <w:rPr>
          <w:rFonts w:cs="Arial"/>
        </w:rPr>
      </w:pPr>
      <w:r w:rsidRPr="00D42B9C">
        <w:rPr>
          <w:rFonts w:cs="Arial"/>
        </w:rPr>
        <w:t>Rotação à direita e esquerda;</w:t>
      </w:r>
    </w:p>
    <w:p w:rsidR="009149F3" w:rsidRPr="00D42B9C" w:rsidRDefault="009149F3" w:rsidP="001C425D">
      <w:pPr>
        <w:numPr>
          <w:ilvl w:val="0"/>
          <w:numId w:val="33"/>
        </w:numPr>
        <w:spacing w:after="120"/>
        <w:rPr>
          <w:rFonts w:cs="Arial"/>
        </w:rPr>
      </w:pPr>
      <w:r w:rsidRPr="00D42B9C">
        <w:rPr>
          <w:rFonts w:cs="Arial"/>
        </w:rPr>
        <w:t xml:space="preserve">Seleção binária, multiplex e </w:t>
      </w:r>
      <w:proofErr w:type="spellStart"/>
      <w:r w:rsidRPr="00D42B9C">
        <w:rPr>
          <w:rFonts w:cs="Arial"/>
        </w:rPr>
        <w:t>demultiplex</w:t>
      </w:r>
      <w:proofErr w:type="spellEnd"/>
      <w:r w:rsidRPr="00D42B9C">
        <w:rPr>
          <w:rFonts w:cs="Arial"/>
        </w:rPr>
        <w:t>;</w:t>
      </w:r>
    </w:p>
    <w:p w:rsidR="009149F3" w:rsidRPr="00D42B9C" w:rsidRDefault="009149F3" w:rsidP="001C425D">
      <w:pPr>
        <w:numPr>
          <w:ilvl w:val="0"/>
          <w:numId w:val="33"/>
        </w:numPr>
        <w:spacing w:after="120"/>
        <w:rPr>
          <w:rFonts w:cs="Arial"/>
        </w:rPr>
      </w:pPr>
      <w:r w:rsidRPr="00D42B9C">
        <w:rPr>
          <w:rFonts w:cs="Arial"/>
        </w:rPr>
        <w:t>Conversão binária-BCD/BCD-binária.</w:t>
      </w:r>
    </w:p>
    <w:p w:rsidR="009149F3" w:rsidRPr="00D42B9C" w:rsidRDefault="009149F3" w:rsidP="009149F3">
      <w:bookmarkStart w:id="5614" w:name="_Toc92554518"/>
      <w:bookmarkStart w:id="5615" w:name="_Toc101599240"/>
      <w:r w:rsidRPr="00D42B9C">
        <w:t>INSTRUÇÕES DE CONTROLE:</w:t>
      </w:r>
      <w:bookmarkEnd w:id="5614"/>
      <w:bookmarkEnd w:id="5615"/>
    </w:p>
    <w:p w:rsidR="009149F3" w:rsidRPr="00D42B9C" w:rsidRDefault="009149F3" w:rsidP="001C425D">
      <w:pPr>
        <w:numPr>
          <w:ilvl w:val="0"/>
          <w:numId w:val="33"/>
        </w:numPr>
        <w:spacing w:after="120"/>
        <w:rPr>
          <w:rFonts w:cs="Arial"/>
        </w:rPr>
      </w:pPr>
      <w:r w:rsidRPr="00D42B9C">
        <w:rPr>
          <w:rFonts w:cs="Arial"/>
        </w:rPr>
        <w:t>Controle PID (com os dados de entradas e saídas em formato de dado ponto flutuante).</w:t>
      </w:r>
    </w:p>
    <w:p w:rsidR="009149F3" w:rsidRPr="00D42B9C" w:rsidRDefault="009149F3" w:rsidP="00C85ECB">
      <w:pPr>
        <w:pStyle w:val="Ttulo5"/>
        <w:rPr>
          <w:color w:val="auto"/>
        </w:rPr>
      </w:pPr>
      <w:bookmarkStart w:id="5616" w:name="_Toc92554519"/>
      <w:bookmarkStart w:id="5617" w:name="_Toc101599241"/>
      <w:bookmarkStart w:id="5618" w:name="_Toc295726905"/>
      <w:bookmarkStart w:id="5619" w:name="_Toc313801198"/>
      <w:bookmarkStart w:id="5620" w:name="_Toc313868475"/>
      <w:r w:rsidRPr="00D42B9C">
        <w:rPr>
          <w:color w:val="auto"/>
        </w:rPr>
        <w:t xml:space="preserve">Acessórios e Componentes do </w:t>
      </w:r>
      <w:r w:rsidR="00791F8D" w:rsidRPr="00D42B9C">
        <w:rPr>
          <w:color w:val="auto"/>
        </w:rPr>
        <w:t>CLP</w:t>
      </w:r>
      <w:bookmarkEnd w:id="5616"/>
      <w:bookmarkEnd w:id="5617"/>
      <w:bookmarkEnd w:id="5618"/>
      <w:bookmarkEnd w:id="5619"/>
      <w:bookmarkEnd w:id="5620"/>
    </w:p>
    <w:p w:rsidR="009149F3" w:rsidRPr="00D42B9C" w:rsidRDefault="009149F3" w:rsidP="00634CFD">
      <w:r w:rsidRPr="00D42B9C">
        <w:t xml:space="preserve">Deve ser fornecida uma cópia do software de programação do </w:t>
      </w:r>
      <w:r w:rsidR="00791F8D" w:rsidRPr="00D42B9C">
        <w:t>CLP</w:t>
      </w:r>
      <w:r w:rsidRPr="00D42B9C">
        <w:t xml:space="preserve">, completo, com licença de uso, manuais na íntegra em língua portuguesa e inglesa, e mídia de instalação, sem necessidade de uso da chave de licença (hard </w:t>
      </w:r>
      <w:proofErr w:type="spellStart"/>
      <w:r w:rsidRPr="00D42B9C">
        <w:t>key</w:t>
      </w:r>
      <w:proofErr w:type="spellEnd"/>
      <w:r w:rsidRPr="00D42B9C">
        <w:t>). Os softwares devem ser fornecidos em português. Caso não esteja disponível a versão em português devem ser fornecidos em inglês.</w:t>
      </w:r>
    </w:p>
    <w:p w:rsidR="009149F3" w:rsidRPr="00D42B9C" w:rsidRDefault="009149F3" w:rsidP="00634CFD">
      <w:r w:rsidRPr="00D42B9C">
        <w:t xml:space="preserve">Todos os cabos necessários para a comunicação entre o computador e a porta de programação do </w:t>
      </w:r>
      <w:r w:rsidR="00791F8D" w:rsidRPr="00D42B9C">
        <w:t>CLP</w:t>
      </w:r>
      <w:r w:rsidRPr="00D42B9C">
        <w:t xml:space="preserve">, acessórios de instalação e montagem, acessórios para a placa de rede, tais como </w:t>
      </w:r>
      <w:proofErr w:type="spellStart"/>
      <w:r w:rsidRPr="00D42B9C">
        <w:t>transceivers</w:t>
      </w:r>
      <w:proofErr w:type="spellEnd"/>
      <w:r w:rsidRPr="00D42B9C">
        <w:t>, transdutores, softwares e cabos de configuração e diagnóstico devem ser fornecidos.</w:t>
      </w:r>
    </w:p>
    <w:p w:rsidR="009149F3" w:rsidRPr="00D42B9C" w:rsidRDefault="009149F3" w:rsidP="00C85ECB">
      <w:pPr>
        <w:pStyle w:val="Ttulo5"/>
        <w:rPr>
          <w:color w:val="auto"/>
        </w:rPr>
      </w:pPr>
      <w:bookmarkStart w:id="5621" w:name="_Toc92554520"/>
      <w:bookmarkStart w:id="5622" w:name="_Toc101599242"/>
      <w:bookmarkStart w:id="5623" w:name="_Toc295726906"/>
      <w:bookmarkStart w:id="5624" w:name="_Toc313801199"/>
      <w:bookmarkStart w:id="5625" w:name="_Toc313868476"/>
      <w:r w:rsidRPr="00D42B9C">
        <w:rPr>
          <w:color w:val="auto"/>
        </w:rPr>
        <w:t>Sobressalentes</w:t>
      </w:r>
      <w:bookmarkEnd w:id="5621"/>
      <w:bookmarkEnd w:id="5622"/>
      <w:bookmarkEnd w:id="5623"/>
      <w:bookmarkEnd w:id="5624"/>
      <w:bookmarkEnd w:id="5625"/>
    </w:p>
    <w:p w:rsidR="009149F3" w:rsidRPr="00D42B9C" w:rsidRDefault="009149F3" w:rsidP="00C8260F">
      <w:pPr>
        <w:ind w:left="709" w:firstLine="0"/>
      </w:pPr>
      <w:r w:rsidRPr="00D42B9C">
        <w:t>Os módulos sobressalentes devem atender ao indicado na folha de dados.</w:t>
      </w:r>
    </w:p>
    <w:p w:rsidR="009149F3" w:rsidRPr="00D42B9C" w:rsidRDefault="009149F3" w:rsidP="006750EF">
      <w:pPr>
        <w:pStyle w:val="Ttulo4"/>
        <w:rPr>
          <w:color w:val="auto"/>
        </w:rPr>
      </w:pPr>
      <w:bookmarkStart w:id="5626" w:name="_Toc295726907"/>
      <w:bookmarkStart w:id="5627" w:name="_Toc313801200"/>
      <w:bookmarkStart w:id="5628" w:name="_Toc313868477"/>
      <w:r w:rsidRPr="00D42B9C">
        <w:rPr>
          <w:color w:val="auto"/>
        </w:rPr>
        <w:t xml:space="preserve">Softwares </w:t>
      </w:r>
      <w:r w:rsidR="00C85ECB" w:rsidRPr="00D42B9C">
        <w:rPr>
          <w:color w:val="auto"/>
        </w:rPr>
        <w:t>Programação</w:t>
      </w:r>
      <w:r w:rsidRPr="00D42B9C">
        <w:rPr>
          <w:color w:val="auto"/>
        </w:rPr>
        <w:t xml:space="preserve"> e de Suporte</w:t>
      </w:r>
      <w:bookmarkEnd w:id="5626"/>
      <w:bookmarkEnd w:id="5627"/>
      <w:bookmarkEnd w:id="5628"/>
    </w:p>
    <w:p w:rsidR="009149F3" w:rsidRPr="00D42B9C" w:rsidRDefault="009149F3" w:rsidP="00C8260F">
      <w:r w:rsidRPr="00D42B9C">
        <w:t xml:space="preserve">Devem ser entregues, em mídia magnética externa ou óptica, todos os softwares básicos e de suporte que façam parte do fornecimento, e/ou que tenham sido adquiridos para este, acrescidos da documentação fornecida quando da efetivação da compra. Esta documentação deve incluir os acordos de licenciamento, em nome da </w:t>
      </w:r>
      <w:r w:rsidR="00C8260F" w:rsidRPr="00D42B9C">
        <w:t>Contratante</w:t>
      </w:r>
      <w:r w:rsidRPr="00D42B9C">
        <w:t>.</w:t>
      </w:r>
    </w:p>
    <w:p w:rsidR="009149F3" w:rsidRPr="00D42B9C" w:rsidRDefault="009149F3" w:rsidP="00C85ECB">
      <w:pPr>
        <w:pStyle w:val="Ttulo5"/>
        <w:rPr>
          <w:color w:val="auto"/>
        </w:rPr>
      </w:pPr>
      <w:bookmarkStart w:id="5629" w:name="_Toc295726908"/>
      <w:bookmarkStart w:id="5630" w:name="_Toc313801201"/>
      <w:bookmarkStart w:id="5631" w:name="_Toc313868478"/>
      <w:r w:rsidRPr="00D42B9C">
        <w:rPr>
          <w:color w:val="auto"/>
        </w:rPr>
        <w:lastRenderedPageBreak/>
        <w:t>Licenças</w:t>
      </w:r>
      <w:bookmarkEnd w:id="5629"/>
      <w:bookmarkEnd w:id="5630"/>
      <w:bookmarkEnd w:id="5631"/>
    </w:p>
    <w:p w:rsidR="009149F3" w:rsidRPr="00D42B9C" w:rsidRDefault="009149F3" w:rsidP="00634CFD">
      <w:r w:rsidRPr="00D42B9C">
        <w:t xml:space="preserve">Deverá ser entregue pela </w:t>
      </w:r>
      <w:r w:rsidR="00C8260F" w:rsidRPr="00D42B9C">
        <w:t>Proponente</w:t>
      </w:r>
      <w:r w:rsidRPr="00D42B9C">
        <w:t xml:space="preserve"> todos os “</w:t>
      </w:r>
      <w:proofErr w:type="spellStart"/>
      <w:r w:rsidRPr="00D42B9C">
        <w:t>software’s</w:t>
      </w:r>
      <w:proofErr w:type="spellEnd"/>
      <w:r w:rsidRPr="00D42B9C">
        <w:t>” e suas respectivas licenças, entre os quais, os “</w:t>
      </w:r>
      <w:proofErr w:type="spellStart"/>
      <w:r w:rsidRPr="00D42B9C">
        <w:t>software’s</w:t>
      </w:r>
      <w:proofErr w:type="spellEnd"/>
      <w:r w:rsidRPr="00D42B9C">
        <w:t xml:space="preserve">” de programação do </w:t>
      </w:r>
      <w:r w:rsidR="00791F8D" w:rsidRPr="00D42B9C">
        <w:t>CLP</w:t>
      </w:r>
      <w:r w:rsidRPr="00D42B9C">
        <w:t xml:space="preserve">, da IHM, etc. A </w:t>
      </w:r>
      <w:r w:rsidR="00C8260F" w:rsidRPr="00D42B9C">
        <w:t>Proponente</w:t>
      </w:r>
      <w:r w:rsidRPr="00D42B9C">
        <w:t xml:space="preserve"> deve fornecer duas licenças para cada software de programação.</w:t>
      </w:r>
    </w:p>
    <w:p w:rsidR="009149F3" w:rsidRPr="00D42B9C" w:rsidRDefault="009149F3" w:rsidP="00C85ECB">
      <w:pPr>
        <w:pStyle w:val="Ttulo5"/>
        <w:rPr>
          <w:color w:val="auto"/>
        </w:rPr>
      </w:pPr>
      <w:bookmarkStart w:id="5632" w:name="_Toc92554522"/>
      <w:bookmarkStart w:id="5633" w:name="_Toc101599244"/>
      <w:bookmarkStart w:id="5634" w:name="_Toc295726910"/>
      <w:bookmarkStart w:id="5635" w:name="_Toc313801202"/>
      <w:bookmarkStart w:id="5636" w:name="_Toc313868479"/>
      <w:r w:rsidRPr="00D42B9C">
        <w:rPr>
          <w:color w:val="auto"/>
        </w:rPr>
        <w:t>Suporte e Assistência Técnica</w:t>
      </w:r>
      <w:bookmarkEnd w:id="5632"/>
      <w:bookmarkEnd w:id="5633"/>
      <w:bookmarkEnd w:id="5634"/>
      <w:bookmarkEnd w:id="5635"/>
      <w:bookmarkEnd w:id="5636"/>
    </w:p>
    <w:p w:rsidR="009149F3" w:rsidRPr="00D42B9C" w:rsidRDefault="009149F3" w:rsidP="00634CFD">
      <w:r w:rsidRPr="00D42B9C">
        <w:t xml:space="preserve">A contratada deve possuir mão de obra qualificada para prestar </w:t>
      </w:r>
      <w:proofErr w:type="gramStart"/>
      <w:r w:rsidRPr="00D42B9C">
        <w:t xml:space="preserve">à </w:t>
      </w:r>
      <w:r w:rsidR="00C8260F" w:rsidRPr="00D42B9C">
        <w:t>Contratante</w:t>
      </w:r>
      <w:r w:rsidRPr="00D42B9C">
        <w:t xml:space="preserve"> suporte</w:t>
      </w:r>
      <w:proofErr w:type="gramEnd"/>
      <w:r w:rsidRPr="00D42B9C">
        <w:t xml:space="preserve"> na região de aplicação e assistência técnica em território nacional.</w:t>
      </w:r>
    </w:p>
    <w:p w:rsidR="009149F3" w:rsidRPr="00D42B9C" w:rsidRDefault="009149F3" w:rsidP="006750EF">
      <w:pPr>
        <w:pStyle w:val="Ttulo4"/>
        <w:rPr>
          <w:color w:val="auto"/>
        </w:rPr>
      </w:pPr>
      <w:bookmarkStart w:id="5637" w:name="_Toc92554523"/>
      <w:bookmarkStart w:id="5638" w:name="_Toc101599245"/>
      <w:bookmarkStart w:id="5639" w:name="_Toc295726911"/>
      <w:bookmarkStart w:id="5640" w:name="_Toc313801203"/>
      <w:bookmarkStart w:id="5641" w:name="_Toc313868480"/>
      <w:r w:rsidRPr="00D42B9C">
        <w:rPr>
          <w:color w:val="auto"/>
        </w:rPr>
        <w:t>Documentos para Aprovação</w:t>
      </w:r>
      <w:bookmarkEnd w:id="5637"/>
      <w:bookmarkEnd w:id="5638"/>
      <w:bookmarkEnd w:id="5639"/>
      <w:bookmarkEnd w:id="5640"/>
      <w:bookmarkEnd w:id="5641"/>
    </w:p>
    <w:p w:rsidR="009149F3" w:rsidRPr="00D42B9C" w:rsidRDefault="009149F3" w:rsidP="00634CFD">
      <w:pPr>
        <w:ind w:left="709" w:firstLine="0"/>
      </w:pPr>
      <w:r w:rsidRPr="00D42B9C">
        <w:t>Folha de dados totalmente preenchida</w:t>
      </w:r>
    </w:p>
    <w:p w:rsidR="009149F3" w:rsidRPr="00D42B9C" w:rsidRDefault="009149F3" w:rsidP="00634CFD">
      <w:pPr>
        <w:ind w:left="709" w:firstLine="0"/>
      </w:pPr>
      <w:r w:rsidRPr="00D42B9C">
        <w:t>Catálogos dos equipamentos ofertados</w:t>
      </w:r>
    </w:p>
    <w:p w:rsidR="009149F3" w:rsidRPr="00D42B9C" w:rsidRDefault="009149F3" w:rsidP="00634CFD">
      <w:r w:rsidRPr="00D42B9C">
        <w:t>Memorial de cálculo do MTBF, tabela de MTBF de todos os módulos, dados do MTTR.</w:t>
      </w:r>
    </w:p>
    <w:p w:rsidR="008F5A65" w:rsidRPr="00D42B9C" w:rsidRDefault="008F5A65" w:rsidP="00634CFD">
      <w:pPr>
        <w:ind w:left="709" w:firstLine="0"/>
        <w:jc w:val="center"/>
      </w:pPr>
    </w:p>
    <w:p w:rsidR="009149F3" w:rsidRPr="00D42B9C" w:rsidRDefault="009149F3" w:rsidP="00634CFD">
      <w:pPr>
        <w:ind w:left="709" w:firstLine="0"/>
        <w:jc w:val="center"/>
      </w:pPr>
      <w:r w:rsidRPr="00D42B9C">
        <w:t>FOLHA DE DADOS:</w:t>
      </w:r>
    </w:p>
    <w:tbl>
      <w:tblPr>
        <w:tblW w:w="9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58"/>
        <w:gridCol w:w="1785"/>
        <w:gridCol w:w="1814"/>
        <w:gridCol w:w="1814"/>
        <w:gridCol w:w="1179"/>
      </w:tblGrid>
      <w:tr w:rsidR="009149F3" w:rsidRPr="00D42B9C" w:rsidTr="003717DC">
        <w:trPr>
          <w:cantSplit/>
          <w:jc w:val="center"/>
        </w:trPr>
        <w:tc>
          <w:tcPr>
            <w:tcW w:w="9950" w:type="dxa"/>
            <w:gridSpan w:val="5"/>
            <w:vAlign w:val="center"/>
          </w:tcPr>
          <w:p w:rsidR="009149F3" w:rsidRPr="00D42B9C" w:rsidRDefault="009149F3" w:rsidP="003717DC">
            <w:pPr>
              <w:jc w:val="center"/>
              <w:rPr>
                <w:b/>
                <w:sz w:val="16"/>
                <w:szCs w:val="16"/>
              </w:rPr>
            </w:pPr>
            <w:r w:rsidRPr="00D42B9C">
              <w:rPr>
                <w:b/>
                <w:sz w:val="16"/>
                <w:szCs w:val="16"/>
              </w:rPr>
              <w:t>HARDWARE</w:t>
            </w:r>
          </w:p>
        </w:tc>
      </w:tr>
      <w:tr w:rsidR="009149F3" w:rsidRPr="00D42B9C" w:rsidTr="003717DC">
        <w:trPr>
          <w:cantSplit/>
          <w:jc w:val="center"/>
        </w:trPr>
        <w:tc>
          <w:tcPr>
            <w:tcW w:w="9950" w:type="dxa"/>
            <w:gridSpan w:val="5"/>
            <w:vAlign w:val="center"/>
          </w:tcPr>
          <w:p w:rsidR="009149F3" w:rsidRPr="00D42B9C" w:rsidRDefault="009149F3" w:rsidP="003717DC">
            <w:pPr>
              <w:jc w:val="center"/>
              <w:rPr>
                <w:b/>
                <w:sz w:val="16"/>
                <w:szCs w:val="16"/>
              </w:rPr>
            </w:pPr>
            <w:r w:rsidRPr="00D42B9C">
              <w:rPr>
                <w:b/>
                <w:sz w:val="16"/>
                <w:szCs w:val="16"/>
              </w:rPr>
              <w:t>CARACTERÍSTICAS GERAIS</w:t>
            </w:r>
          </w:p>
        </w:tc>
      </w:tr>
      <w:tr w:rsidR="009149F3" w:rsidRPr="00D42B9C" w:rsidTr="003717DC">
        <w:trPr>
          <w:cantSplit/>
          <w:jc w:val="center"/>
        </w:trPr>
        <w:tc>
          <w:tcPr>
            <w:tcW w:w="3358" w:type="dxa"/>
            <w:vAlign w:val="center"/>
          </w:tcPr>
          <w:p w:rsidR="009149F3" w:rsidRPr="00D42B9C" w:rsidRDefault="009149F3" w:rsidP="003717DC">
            <w:pPr>
              <w:jc w:val="center"/>
              <w:rPr>
                <w:b/>
                <w:sz w:val="16"/>
                <w:szCs w:val="16"/>
              </w:rPr>
            </w:pPr>
            <w:r w:rsidRPr="00D42B9C">
              <w:rPr>
                <w:b/>
                <w:sz w:val="16"/>
                <w:szCs w:val="16"/>
              </w:rPr>
              <w:t>Descrição</w:t>
            </w:r>
          </w:p>
        </w:tc>
        <w:tc>
          <w:tcPr>
            <w:tcW w:w="3599" w:type="dxa"/>
            <w:gridSpan w:val="2"/>
            <w:vAlign w:val="center"/>
          </w:tcPr>
          <w:p w:rsidR="009149F3" w:rsidRPr="00D42B9C" w:rsidRDefault="00C8260F" w:rsidP="003717DC">
            <w:pPr>
              <w:jc w:val="center"/>
              <w:rPr>
                <w:b/>
                <w:sz w:val="16"/>
                <w:szCs w:val="16"/>
              </w:rPr>
            </w:pPr>
            <w:r w:rsidRPr="00D42B9C">
              <w:rPr>
                <w:b/>
                <w:sz w:val="16"/>
                <w:szCs w:val="16"/>
              </w:rPr>
              <w:t>Contratante</w:t>
            </w:r>
          </w:p>
        </w:tc>
        <w:tc>
          <w:tcPr>
            <w:tcW w:w="2993" w:type="dxa"/>
            <w:gridSpan w:val="2"/>
            <w:vAlign w:val="center"/>
          </w:tcPr>
          <w:p w:rsidR="009149F3" w:rsidRPr="00D42B9C" w:rsidRDefault="009149F3" w:rsidP="003717DC">
            <w:pPr>
              <w:jc w:val="center"/>
              <w:rPr>
                <w:b/>
                <w:sz w:val="16"/>
                <w:szCs w:val="16"/>
              </w:rPr>
            </w:pPr>
            <w:r w:rsidRPr="00D42B9C">
              <w:rPr>
                <w:b/>
                <w:sz w:val="16"/>
                <w:szCs w:val="16"/>
              </w:rPr>
              <w:t>Proponente</w:t>
            </w: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Forma construtiva</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w:t>
            </w:r>
            <w:r w:rsidR="00634CFD" w:rsidRPr="00D42B9C">
              <w:rPr>
                <w:rFonts w:ascii="Verdana" w:hAnsi="Verdana"/>
                <w:color w:val="auto"/>
                <w:sz w:val="16"/>
                <w:szCs w:val="16"/>
              </w:rPr>
              <w:t xml:space="preserve"> </w:t>
            </w:r>
            <w:r w:rsidRPr="00D42B9C">
              <w:rPr>
                <w:rFonts w:ascii="Verdana" w:hAnsi="Verdana"/>
                <w:color w:val="auto"/>
                <w:sz w:val="16"/>
                <w:szCs w:val="16"/>
              </w:rPr>
              <w:t>)</w:t>
            </w:r>
            <w:proofErr w:type="gramEnd"/>
            <w:r w:rsidRPr="00D42B9C">
              <w:rPr>
                <w:rFonts w:ascii="Verdana" w:hAnsi="Verdana"/>
                <w:color w:val="auto"/>
                <w:sz w:val="16"/>
                <w:szCs w:val="16"/>
              </w:rPr>
              <w:t xml:space="preserve"> modular</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w:t>
            </w:r>
            <w:r w:rsidR="00634CFD" w:rsidRPr="00D42B9C">
              <w:rPr>
                <w:rFonts w:ascii="Verdana" w:hAnsi="Verdana"/>
                <w:color w:val="auto"/>
                <w:sz w:val="16"/>
                <w:szCs w:val="16"/>
              </w:rPr>
              <w:t>X</w:t>
            </w:r>
            <w:r w:rsidRPr="00D42B9C">
              <w:rPr>
                <w:rFonts w:ascii="Verdana" w:hAnsi="Verdana"/>
                <w:color w:val="auto"/>
                <w:sz w:val="16"/>
                <w:szCs w:val="16"/>
              </w:rPr>
              <w:t>) compacta</w:t>
            </w:r>
          </w:p>
          <w:p w:rsidR="009149F3" w:rsidRPr="00D42B9C" w:rsidRDefault="009149F3" w:rsidP="00634CFD">
            <w:pPr>
              <w:pStyle w:val="Texto0"/>
              <w:spacing w:after="0"/>
              <w:jc w:val="left"/>
              <w:rPr>
                <w:rFonts w:ascii="Verdana" w:hAnsi="Verdana"/>
                <w:color w:val="auto"/>
                <w:sz w:val="16"/>
                <w:szCs w:val="16"/>
              </w:rPr>
            </w:pPr>
            <w:proofErr w:type="gramStart"/>
            <w:r w:rsidRPr="00D42B9C">
              <w:rPr>
                <w:rFonts w:ascii="Verdana" w:hAnsi="Verdana"/>
                <w:color w:val="auto"/>
                <w:sz w:val="16"/>
                <w:szCs w:val="16"/>
              </w:rPr>
              <w:t>(</w:t>
            </w:r>
            <w:r w:rsidR="00634CFD" w:rsidRPr="00D42B9C">
              <w:rPr>
                <w:rFonts w:ascii="Verdana" w:hAnsi="Verdana"/>
                <w:color w:val="auto"/>
                <w:sz w:val="16"/>
                <w:szCs w:val="16"/>
              </w:rPr>
              <w:t xml:space="preserve"> </w:t>
            </w:r>
            <w:r w:rsidRPr="00D42B9C">
              <w:rPr>
                <w:rFonts w:ascii="Verdana" w:hAnsi="Verdana"/>
                <w:color w:val="auto"/>
                <w:sz w:val="16"/>
                <w:szCs w:val="16"/>
              </w:rPr>
              <w:t>)</w:t>
            </w:r>
            <w:proofErr w:type="gramEnd"/>
            <w:r w:rsidRPr="00D42B9C">
              <w:rPr>
                <w:rFonts w:ascii="Verdana" w:hAnsi="Verdana"/>
                <w:color w:val="auto"/>
                <w:sz w:val="16"/>
                <w:szCs w:val="16"/>
              </w:rPr>
              <w:t xml:space="preserve"> sistema de controle distribuído</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modular</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compacta</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sistema de controle distribuído</w:t>
            </w: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Montagem</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w:t>
            </w:r>
            <w:r w:rsidR="00634CFD" w:rsidRPr="00D42B9C">
              <w:rPr>
                <w:rFonts w:ascii="Verdana" w:hAnsi="Verdana"/>
                <w:color w:val="auto"/>
                <w:sz w:val="16"/>
                <w:szCs w:val="16"/>
              </w:rPr>
              <w:t>X</w:t>
            </w:r>
            <w:r w:rsidRPr="00D42B9C">
              <w:rPr>
                <w:rFonts w:ascii="Verdana" w:hAnsi="Verdana"/>
                <w:color w:val="auto"/>
                <w:sz w:val="16"/>
                <w:szCs w:val="16"/>
              </w:rPr>
              <w:t>) em trilho DIN</w:t>
            </w:r>
          </w:p>
          <w:p w:rsidR="009149F3" w:rsidRPr="00D42B9C" w:rsidRDefault="009149F3" w:rsidP="00634CFD">
            <w:pPr>
              <w:pStyle w:val="Texto0"/>
              <w:spacing w:after="0"/>
              <w:jc w:val="left"/>
              <w:rPr>
                <w:rFonts w:ascii="Verdana" w:hAnsi="Verdana"/>
                <w:color w:val="auto"/>
                <w:sz w:val="16"/>
                <w:szCs w:val="16"/>
              </w:rPr>
            </w:pPr>
            <w:proofErr w:type="gramStart"/>
            <w:r w:rsidRPr="00D42B9C">
              <w:rPr>
                <w:rFonts w:ascii="Verdana" w:hAnsi="Verdana"/>
                <w:color w:val="auto"/>
                <w:sz w:val="16"/>
                <w:szCs w:val="16"/>
              </w:rPr>
              <w:t>(</w:t>
            </w:r>
            <w:r w:rsidR="00634CFD" w:rsidRPr="00D42B9C">
              <w:rPr>
                <w:rFonts w:ascii="Verdana" w:hAnsi="Verdana"/>
                <w:color w:val="auto"/>
                <w:sz w:val="16"/>
                <w:szCs w:val="16"/>
              </w:rPr>
              <w:t xml:space="preserve"> </w:t>
            </w:r>
            <w:r w:rsidRPr="00D42B9C">
              <w:rPr>
                <w:rFonts w:ascii="Verdana" w:hAnsi="Verdana"/>
                <w:color w:val="auto"/>
                <w:sz w:val="16"/>
                <w:szCs w:val="16"/>
              </w:rPr>
              <w:t>)</w:t>
            </w:r>
            <w:proofErr w:type="gramEnd"/>
            <w:r w:rsidRPr="00D42B9C">
              <w:rPr>
                <w:rFonts w:ascii="Verdana" w:hAnsi="Verdana"/>
                <w:color w:val="auto"/>
                <w:sz w:val="16"/>
                <w:szCs w:val="16"/>
              </w:rPr>
              <w:t xml:space="preserve"> em rack próprio</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em trilho DIN</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em rack próprio</w:t>
            </w: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Temperatura de operação</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0 a 60ºC</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Umidade</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até</w:t>
            </w:r>
            <w:proofErr w:type="gramEnd"/>
            <w:r w:rsidRPr="00D42B9C">
              <w:rPr>
                <w:rFonts w:ascii="Verdana" w:hAnsi="Verdana"/>
                <w:color w:val="auto"/>
                <w:sz w:val="16"/>
                <w:szCs w:val="16"/>
              </w:rPr>
              <w:t xml:space="preserve"> 95% (sem condensação)</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Resistência de isolamento</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sym w:font="Symbol" w:char="F0B3"/>
            </w:r>
            <w:r w:rsidRPr="00D42B9C">
              <w:rPr>
                <w:rFonts w:ascii="Verdana" w:hAnsi="Verdana"/>
                <w:color w:val="auto"/>
                <w:sz w:val="16"/>
                <w:szCs w:val="16"/>
              </w:rPr>
              <w:t xml:space="preserve"> 20 M</w:t>
            </w:r>
            <w:r w:rsidRPr="00D42B9C">
              <w:rPr>
                <w:rFonts w:ascii="Verdana" w:hAnsi="Verdana"/>
                <w:color w:val="auto"/>
                <w:sz w:val="16"/>
                <w:szCs w:val="16"/>
              </w:rPr>
              <w:sym w:font="Symbol" w:char="F057"/>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Alimentação do </w:t>
            </w:r>
            <w:r w:rsidR="00791F8D" w:rsidRPr="00D42B9C">
              <w:rPr>
                <w:rFonts w:ascii="Verdana" w:hAnsi="Verdana"/>
                <w:color w:val="auto"/>
                <w:sz w:val="16"/>
                <w:szCs w:val="16"/>
              </w:rPr>
              <w:t>CLP</w:t>
            </w:r>
            <w:r w:rsidRPr="00D42B9C">
              <w:rPr>
                <w:rFonts w:ascii="Verdana" w:hAnsi="Verdana"/>
                <w:color w:val="auto"/>
                <w:sz w:val="16"/>
                <w:szCs w:val="16"/>
              </w:rPr>
              <w:t xml:space="preserve"> (e dos módulos)</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24 </w:t>
            </w:r>
            <w:proofErr w:type="spellStart"/>
            <w:proofErr w:type="gramStart"/>
            <w:r w:rsidRPr="00D42B9C">
              <w:rPr>
                <w:rFonts w:ascii="Verdana" w:hAnsi="Verdana"/>
                <w:color w:val="auto"/>
                <w:sz w:val="16"/>
                <w:szCs w:val="16"/>
              </w:rPr>
              <w:t>Vcc</w:t>
            </w:r>
            <w:proofErr w:type="spellEnd"/>
            <w:r w:rsidRPr="00D42B9C">
              <w:rPr>
                <w:rFonts w:ascii="Verdana" w:hAnsi="Verdana"/>
                <w:color w:val="auto"/>
                <w:sz w:val="16"/>
                <w:szCs w:val="16"/>
              </w:rPr>
              <w:t xml:space="preserve"> </w:t>
            </w:r>
            <w:r w:rsidRPr="00D42B9C">
              <w:rPr>
                <w:rFonts w:ascii="Verdana" w:hAnsi="Verdana"/>
                <w:color w:val="auto"/>
                <w:sz w:val="16"/>
                <w:szCs w:val="16"/>
              </w:rPr>
              <w:sym w:font="Symbol" w:char="F0B1"/>
            </w:r>
            <w:r w:rsidRPr="00D42B9C">
              <w:rPr>
                <w:rFonts w:ascii="Verdana" w:hAnsi="Verdana"/>
                <w:color w:val="auto"/>
                <w:sz w:val="16"/>
                <w:szCs w:val="16"/>
              </w:rPr>
              <w:t xml:space="preserve"> 5</w:t>
            </w:r>
            <w:proofErr w:type="gramEnd"/>
            <w:r w:rsidRPr="00D42B9C">
              <w:rPr>
                <w:rFonts w:ascii="Verdana" w:hAnsi="Verdana"/>
                <w:color w:val="auto"/>
                <w:sz w:val="16"/>
                <w:szCs w:val="16"/>
              </w:rPr>
              <w:t>%</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Conectores extraíveis</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814"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179"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Sinalização do estado de funcionamento do </w:t>
            </w:r>
            <w:r w:rsidR="00791F8D" w:rsidRPr="00D42B9C">
              <w:rPr>
                <w:rFonts w:ascii="Verdana" w:hAnsi="Verdana"/>
                <w:color w:val="auto"/>
                <w:sz w:val="16"/>
                <w:szCs w:val="16"/>
              </w:rPr>
              <w:t>CLP</w:t>
            </w:r>
            <w:r w:rsidRPr="00D42B9C">
              <w:rPr>
                <w:rFonts w:ascii="Verdana" w:hAnsi="Verdana"/>
                <w:color w:val="auto"/>
                <w:sz w:val="16"/>
                <w:szCs w:val="16"/>
              </w:rPr>
              <w:t>, por LED</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r w:rsidRPr="00D42B9C">
              <w:rPr>
                <w:rFonts w:ascii="Verdana" w:hAnsi="Verdana"/>
                <w:color w:val="auto"/>
                <w:sz w:val="16"/>
                <w:szCs w:val="16"/>
              </w:rPr>
              <w:t>, nos módulos</w:t>
            </w:r>
          </w:p>
        </w:tc>
        <w:tc>
          <w:tcPr>
            <w:tcW w:w="1814"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nos módulos</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só na CPU</w:t>
            </w:r>
          </w:p>
        </w:tc>
        <w:tc>
          <w:tcPr>
            <w:tcW w:w="1179"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 da porta de comunicação</w:t>
            </w:r>
          </w:p>
        </w:tc>
        <w:tc>
          <w:tcPr>
            <w:tcW w:w="3599"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no</w:t>
            </w:r>
            <w:proofErr w:type="gramEnd"/>
            <w:r w:rsidRPr="00D42B9C">
              <w:rPr>
                <w:rFonts w:ascii="Verdana" w:hAnsi="Verdana"/>
                <w:color w:val="auto"/>
                <w:sz w:val="16"/>
                <w:szCs w:val="16"/>
              </w:rPr>
              <w:t xml:space="preserve"> frontal da CPU</w:t>
            </w:r>
          </w:p>
        </w:tc>
        <w:tc>
          <w:tcPr>
            <w:tcW w:w="2993"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jc w:val="center"/>
        </w:trPr>
        <w:tc>
          <w:tcPr>
            <w:tcW w:w="3358"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Redundância de módulos</w:t>
            </w:r>
          </w:p>
        </w:tc>
        <w:tc>
          <w:tcPr>
            <w:tcW w:w="178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CPU</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fonte</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rede</w:t>
            </w:r>
          </w:p>
        </w:tc>
        <w:tc>
          <w:tcPr>
            <w:tcW w:w="181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(X) não</w:t>
            </w:r>
          </w:p>
        </w:tc>
        <w:tc>
          <w:tcPr>
            <w:tcW w:w="1814"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CPU</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fonte</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rede</w:t>
            </w:r>
          </w:p>
        </w:tc>
        <w:tc>
          <w:tcPr>
            <w:tcW w:w="1179"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bl>
    <w:p w:rsidR="009149F3" w:rsidRPr="00D42B9C" w:rsidRDefault="009149F3" w:rsidP="009149F3">
      <w:pPr>
        <w:rPr>
          <w:sz w:val="2"/>
          <w:szCs w:val="2"/>
        </w:rPr>
      </w:pPr>
    </w:p>
    <w:tbl>
      <w:tblPr>
        <w:tblW w:w="9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77"/>
        <w:gridCol w:w="3599"/>
        <w:gridCol w:w="1814"/>
        <w:gridCol w:w="1835"/>
      </w:tblGrid>
      <w:tr w:rsidR="009149F3" w:rsidRPr="00D42B9C" w:rsidTr="003717DC">
        <w:trPr>
          <w:cantSplit/>
          <w:jc w:val="center"/>
        </w:trPr>
        <w:tc>
          <w:tcPr>
            <w:tcW w:w="9925" w:type="dxa"/>
            <w:gridSpan w:val="4"/>
            <w:vAlign w:val="center"/>
          </w:tcPr>
          <w:p w:rsidR="009149F3" w:rsidRPr="00D42B9C" w:rsidRDefault="009149F3" w:rsidP="003717DC">
            <w:pPr>
              <w:jc w:val="center"/>
              <w:rPr>
                <w:b/>
                <w:sz w:val="18"/>
              </w:rPr>
            </w:pPr>
            <w:r w:rsidRPr="00D42B9C">
              <w:rPr>
                <w:b/>
                <w:sz w:val="18"/>
              </w:rPr>
              <w:t>SUBSISTEMA DE ALIMENTAÇÃO</w:t>
            </w:r>
          </w:p>
        </w:tc>
      </w:tr>
      <w:tr w:rsidR="009149F3" w:rsidRPr="00D42B9C" w:rsidTr="003717DC">
        <w:trPr>
          <w:cantSplit/>
          <w:jc w:val="center"/>
        </w:trPr>
        <w:tc>
          <w:tcPr>
            <w:tcW w:w="2677" w:type="dxa"/>
            <w:vAlign w:val="center"/>
          </w:tcPr>
          <w:p w:rsidR="009149F3" w:rsidRPr="00D42B9C" w:rsidRDefault="009149F3" w:rsidP="003717DC">
            <w:pPr>
              <w:jc w:val="center"/>
              <w:rPr>
                <w:b/>
                <w:sz w:val="18"/>
              </w:rPr>
            </w:pPr>
          </w:p>
        </w:tc>
        <w:tc>
          <w:tcPr>
            <w:tcW w:w="3599" w:type="dxa"/>
            <w:vAlign w:val="center"/>
          </w:tcPr>
          <w:p w:rsidR="009149F3" w:rsidRPr="00D42B9C" w:rsidRDefault="00C8260F" w:rsidP="003717DC">
            <w:pPr>
              <w:jc w:val="center"/>
              <w:rPr>
                <w:b/>
                <w:sz w:val="18"/>
              </w:rPr>
            </w:pPr>
            <w:r w:rsidRPr="00D42B9C">
              <w:rPr>
                <w:b/>
                <w:sz w:val="18"/>
              </w:rPr>
              <w:t>Contratante</w:t>
            </w:r>
          </w:p>
        </w:tc>
        <w:tc>
          <w:tcPr>
            <w:tcW w:w="3649" w:type="dxa"/>
            <w:gridSpan w:val="2"/>
            <w:vAlign w:val="center"/>
          </w:tcPr>
          <w:p w:rsidR="009149F3" w:rsidRPr="00D42B9C" w:rsidRDefault="009149F3" w:rsidP="003717DC">
            <w:pPr>
              <w:jc w:val="center"/>
              <w:rPr>
                <w:b/>
                <w:sz w:val="18"/>
              </w:rPr>
            </w:pPr>
            <w:r w:rsidRPr="00D42B9C">
              <w:rPr>
                <w:b/>
                <w:sz w:val="18"/>
              </w:rPr>
              <w:t>Proponente</w:t>
            </w: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t>Fonte de alimentação</w:t>
            </w:r>
          </w:p>
        </w:tc>
        <w:tc>
          <w:tcPr>
            <w:tcW w:w="3599"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independente</w:t>
            </w:r>
            <w:proofErr w:type="gramEnd"/>
            <w:r w:rsidRPr="00D42B9C">
              <w:rPr>
                <w:color w:val="auto"/>
                <w:sz w:val="18"/>
              </w:rPr>
              <w:t xml:space="preserve"> / integrada</w:t>
            </w:r>
          </w:p>
        </w:tc>
        <w:tc>
          <w:tcPr>
            <w:tcW w:w="1814"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  )</w:t>
            </w:r>
            <w:proofErr w:type="gramEnd"/>
            <w:r w:rsidRPr="00D42B9C">
              <w:rPr>
                <w:color w:val="auto"/>
                <w:sz w:val="18"/>
              </w:rPr>
              <w:t xml:space="preserve"> independente</w:t>
            </w:r>
          </w:p>
        </w:tc>
        <w:tc>
          <w:tcPr>
            <w:tcW w:w="1835"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  )</w:t>
            </w:r>
            <w:proofErr w:type="gramEnd"/>
            <w:r w:rsidRPr="00D42B9C">
              <w:rPr>
                <w:color w:val="auto"/>
                <w:sz w:val="18"/>
              </w:rPr>
              <w:t xml:space="preserve"> integrada</w:t>
            </w: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t>Tensão de entrada</w:t>
            </w:r>
          </w:p>
        </w:tc>
        <w:tc>
          <w:tcPr>
            <w:tcW w:w="3599" w:type="dxa"/>
            <w:vAlign w:val="center"/>
          </w:tcPr>
          <w:p w:rsidR="009149F3" w:rsidRPr="00D42B9C" w:rsidRDefault="00634CFD" w:rsidP="003717DC">
            <w:pPr>
              <w:pStyle w:val="Texto0"/>
              <w:spacing w:after="0"/>
              <w:jc w:val="left"/>
              <w:rPr>
                <w:color w:val="auto"/>
                <w:sz w:val="18"/>
              </w:rPr>
            </w:pPr>
            <w:r w:rsidRPr="00D42B9C">
              <w:rPr>
                <w:color w:val="auto"/>
                <w:sz w:val="18"/>
              </w:rPr>
              <w:t xml:space="preserve">24 </w:t>
            </w:r>
            <w:proofErr w:type="spellStart"/>
            <w:r w:rsidRPr="00D42B9C">
              <w:rPr>
                <w:color w:val="auto"/>
                <w:sz w:val="18"/>
              </w:rPr>
              <w:t>Vcc</w:t>
            </w:r>
            <w:proofErr w:type="spellEnd"/>
          </w:p>
        </w:tc>
        <w:tc>
          <w:tcPr>
            <w:tcW w:w="1814" w:type="dxa"/>
            <w:vAlign w:val="center"/>
          </w:tcPr>
          <w:p w:rsidR="009149F3" w:rsidRPr="00D42B9C" w:rsidRDefault="009149F3" w:rsidP="003717DC">
            <w:pPr>
              <w:pStyle w:val="Texto0"/>
              <w:spacing w:after="0"/>
              <w:jc w:val="left"/>
              <w:rPr>
                <w:color w:val="auto"/>
                <w:sz w:val="18"/>
              </w:rPr>
            </w:pPr>
          </w:p>
        </w:tc>
        <w:tc>
          <w:tcPr>
            <w:tcW w:w="1835" w:type="dxa"/>
            <w:vAlign w:val="center"/>
          </w:tcPr>
          <w:p w:rsidR="009149F3" w:rsidRPr="00D42B9C" w:rsidRDefault="009149F3" w:rsidP="003717DC">
            <w:pPr>
              <w:pStyle w:val="Texto0"/>
              <w:spacing w:after="0"/>
              <w:jc w:val="left"/>
              <w:rPr>
                <w:color w:val="auto"/>
                <w:sz w:val="18"/>
              </w:rPr>
            </w:pP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t>Tensão de saída</w:t>
            </w:r>
          </w:p>
        </w:tc>
        <w:tc>
          <w:tcPr>
            <w:tcW w:w="3599" w:type="dxa"/>
            <w:vAlign w:val="center"/>
          </w:tcPr>
          <w:p w:rsidR="009149F3" w:rsidRPr="00D42B9C" w:rsidRDefault="009149F3" w:rsidP="003717DC">
            <w:pPr>
              <w:pStyle w:val="Texto0"/>
              <w:spacing w:after="0"/>
              <w:jc w:val="left"/>
              <w:rPr>
                <w:color w:val="auto"/>
                <w:sz w:val="18"/>
              </w:rPr>
            </w:pPr>
            <w:r w:rsidRPr="00D42B9C">
              <w:rPr>
                <w:color w:val="auto"/>
                <w:sz w:val="18"/>
              </w:rPr>
              <w:t xml:space="preserve">24 </w:t>
            </w:r>
            <w:proofErr w:type="spellStart"/>
            <w:r w:rsidRPr="00D42B9C">
              <w:rPr>
                <w:color w:val="auto"/>
                <w:sz w:val="18"/>
              </w:rPr>
              <w:t>Vcc</w:t>
            </w:r>
            <w:proofErr w:type="spellEnd"/>
          </w:p>
        </w:tc>
        <w:tc>
          <w:tcPr>
            <w:tcW w:w="3649" w:type="dxa"/>
            <w:gridSpan w:val="2"/>
            <w:vAlign w:val="center"/>
          </w:tcPr>
          <w:p w:rsidR="009149F3" w:rsidRPr="00D42B9C" w:rsidRDefault="009149F3" w:rsidP="003717DC">
            <w:pPr>
              <w:pStyle w:val="Texto0"/>
              <w:spacing w:after="0"/>
              <w:jc w:val="left"/>
              <w:rPr>
                <w:color w:val="auto"/>
                <w:sz w:val="18"/>
              </w:rPr>
            </w:pP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t>Distorção elétrica</w:t>
            </w:r>
          </w:p>
        </w:tc>
        <w:tc>
          <w:tcPr>
            <w:tcW w:w="3599" w:type="dxa"/>
            <w:vAlign w:val="center"/>
          </w:tcPr>
          <w:p w:rsidR="009149F3" w:rsidRPr="00D42B9C" w:rsidRDefault="009149F3" w:rsidP="003717DC">
            <w:pPr>
              <w:pStyle w:val="Texto0"/>
              <w:spacing w:after="0"/>
              <w:jc w:val="left"/>
              <w:rPr>
                <w:color w:val="auto"/>
                <w:sz w:val="18"/>
              </w:rPr>
            </w:pPr>
            <w:r w:rsidRPr="00D42B9C">
              <w:rPr>
                <w:color w:val="auto"/>
                <w:sz w:val="18"/>
              </w:rPr>
              <w:sym w:font="Symbol" w:char="F0B1"/>
            </w:r>
            <w:r w:rsidRPr="00D42B9C">
              <w:rPr>
                <w:color w:val="auto"/>
                <w:sz w:val="18"/>
              </w:rPr>
              <w:t xml:space="preserve"> 5%</w:t>
            </w:r>
          </w:p>
        </w:tc>
        <w:tc>
          <w:tcPr>
            <w:tcW w:w="3649" w:type="dxa"/>
            <w:gridSpan w:val="2"/>
            <w:vAlign w:val="center"/>
          </w:tcPr>
          <w:p w:rsidR="009149F3" w:rsidRPr="00D42B9C" w:rsidRDefault="009149F3" w:rsidP="003717DC">
            <w:pPr>
              <w:pStyle w:val="Texto0"/>
              <w:spacing w:after="0"/>
              <w:jc w:val="left"/>
              <w:rPr>
                <w:color w:val="auto"/>
                <w:sz w:val="18"/>
              </w:rPr>
            </w:pP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t>Led indicador de estado</w:t>
            </w:r>
          </w:p>
        </w:tc>
        <w:tc>
          <w:tcPr>
            <w:tcW w:w="3599"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sim</w:t>
            </w:r>
            <w:proofErr w:type="gramEnd"/>
          </w:p>
        </w:tc>
        <w:tc>
          <w:tcPr>
            <w:tcW w:w="1814"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  )</w:t>
            </w:r>
            <w:proofErr w:type="gramEnd"/>
            <w:r w:rsidRPr="00D42B9C">
              <w:rPr>
                <w:color w:val="auto"/>
                <w:sz w:val="18"/>
              </w:rPr>
              <w:t xml:space="preserve"> sim</w:t>
            </w:r>
          </w:p>
        </w:tc>
        <w:tc>
          <w:tcPr>
            <w:tcW w:w="1835" w:type="dxa"/>
            <w:vAlign w:val="center"/>
          </w:tcPr>
          <w:p w:rsidR="009149F3" w:rsidRPr="00D42B9C" w:rsidRDefault="009149F3" w:rsidP="003717DC">
            <w:pPr>
              <w:pStyle w:val="Texto0"/>
              <w:spacing w:after="0"/>
              <w:jc w:val="left"/>
              <w:rPr>
                <w:color w:val="auto"/>
                <w:sz w:val="18"/>
              </w:rPr>
            </w:pPr>
            <w:proofErr w:type="gramStart"/>
            <w:r w:rsidRPr="00D42B9C">
              <w:rPr>
                <w:color w:val="auto"/>
                <w:sz w:val="18"/>
              </w:rPr>
              <w:t>(  )</w:t>
            </w:r>
            <w:proofErr w:type="gramEnd"/>
            <w:r w:rsidRPr="00D42B9C">
              <w:rPr>
                <w:color w:val="auto"/>
                <w:sz w:val="18"/>
              </w:rPr>
              <w:t xml:space="preserve"> não</w:t>
            </w:r>
          </w:p>
        </w:tc>
      </w:tr>
      <w:tr w:rsidR="009149F3" w:rsidRPr="00D42B9C" w:rsidTr="003717DC">
        <w:trPr>
          <w:cantSplit/>
          <w:jc w:val="center"/>
        </w:trPr>
        <w:tc>
          <w:tcPr>
            <w:tcW w:w="2677" w:type="dxa"/>
            <w:vAlign w:val="center"/>
          </w:tcPr>
          <w:p w:rsidR="009149F3" w:rsidRPr="00D42B9C" w:rsidRDefault="009149F3" w:rsidP="003717DC">
            <w:pPr>
              <w:pStyle w:val="Texto0"/>
              <w:spacing w:after="0"/>
              <w:jc w:val="left"/>
              <w:rPr>
                <w:color w:val="auto"/>
                <w:sz w:val="18"/>
              </w:rPr>
            </w:pPr>
            <w:r w:rsidRPr="00D42B9C">
              <w:rPr>
                <w:color w:val="auto"/>
                <w:sz w:val="18"/>
              </w:rPr>
              <w:lastRenderedPageBreak/>
              <w:t>Capacidade de corrente</w:t>
            </w:r>
          </w:p>
        </w:tc>
        <w:tc>
          <w:tcPr>
            <w:tcW w:w="3599" w:type="dxa"/>
            <w:vAlign w:val="center"/>
          </w:tcPr>
          <w:p w:rsidR="009149F3" w:rsidRPr="00D42B9C" w:rsidRDefault="009149F3" w:rsidP="003717DC">
            <w:pPr>
              <w:pStyle w:val="Texto0"/>
              <w:spacing w:after="0"/>
              <w:jc w:val="left"/>
              <w:rPr>
                <w:color w:val="auto"/>
                <w:sz w:val="18"/>
              </w:rPr>
            </w:pPr>
            <w:r w:rsidRPr="00D42B9C">
              <w:rPr>
                <w:color w:val="auto"/>
                <w:sz w:val="18"/>
              </w:rPr>
              <w:t>Obs.: superdimensionada em 30% da carga instalada - mínimo</w:t>
            </w:r>
          </w:p>
        </w:tc>
        <w:tc>
          <w:tcPr>
            <w:tcW w:w="3649" w:type="dxa"/>
            <w:gridSpan w:val="2"/>
            <w:vAlign w:val="center"/>
          </w:tcPr>
          <w:p w:rsidR="009149F3" w:rsidRPr="00D42B9C" w:rsidRDefault="009149F3" w:rsidP="003717DC">
            <w:pPr>
              <w:pStyle w:val="Texto0"/>
              <w:spacing w:after="0"/>
              <w:jc w:val="left"/>
              <w:rPr>
                <w:color w:val="auto"/>
                <w:sz w:val="18"/>
              </w:rPr>
            </w:pPr>
          </w:p>
        </w:tc>
      </w:tr>
    </w:tbl>
    <w:p w:rsidR="009149F3" w:rsidRPr="00D42B9C" w:rsidRDefault="009149F3" w:rsidP="009149F3">
      <w:pPr>
        <w:rPr>
          <w:sz w:val="4"/>
          <w:szCs w:val="4"/>
        </w:rPr>
      </w:pPr>
    </w:p>
    <w:p w:rsidR="008B7D55" w:rsidRPr="00D42B9C" w:rsidRDefault="008B7D55" w:rsidP="009149F3">
      <w:pPr>
        <w:rPr>
          <w:sz w:val="4"/>
          <w:szCs w:val="4"/>
        </w:rPr>
      </w:pPr>
    </w:p>
    <w:p w:rsidR="009149F3" w:rsidRPr="00D42B9C" w:rsidRDefault="009149F3" w:rsidP="009149F3">
      <w:pPr>
        <w:rPr>
          <w:sz w:val="4"/>
          <w:szCs w:val="4"/>
        </w:rPr>
      </w:pPr>
    </w:p>
    <w:tbl>
      <w:tblPr>
        <w:tblW w:w="9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17"/>
        <w:gridCol w:w="3652"/>
        <w:gridCol w:w="1841"/>
        <w:gridCol w:w="1715"/>
      </w:tblGrid>
      <w:tr w:rsidR="009149F3" w:rsidRPr="00D42B9C" w:rsidTr="003717DC">
        <w:trPr>
          <w:cantSplit/>
          <w:jc w:val="center"/>
        </w:trPr>
        <w:tc>
          <w:tcPr>
            <w:tcW w:w="9925" w:type="dxa"/>
            <w:gridSpan w:val="4"/>
            <w:vAlign w:val="center"/>
          </w:tcPr>
          <w:p w:rsidR="009149F3" w:rsidRPr="00D42B9C" w:rsidRDefault="009149F3" w:rsidP="003717DC">
            <w:pPr>
              <w:jc w:val="center"/>
              <w:rPr>
                <w:b/>
                <w:sz w:val="16"/>
                <w:szCs w:val="16"/>
              </w:rPr>
            </w:pPr>
            <w:r w:rsidRPr="00D42B9C">
              <w:rPr>
                <w:b/>
                <w:sz w:val="16"/>
                <w:szCs w:val="16"/>
              </w:rPr>
              <w:t>SUBSISTEMA DE PROCESSAMENTO</w:t>
            </w:r>
          </w:p>
        </w:tc>
      </w:tr>
      <w:tr w:rsidR="009149F3" w:rsidRPr="00D42B9C" w:rsidTr="003717DC">
        <w:trPr>
          <w:cantSplit/>
          <w:jc w:val="center"/>
        </w:trPr>
        <w:tc>
          <w:tcPr>
            <w:tcW w:w="2717" w:type="dxa"/>
            <w:vAlign w:val="center"/>
          </w:tcPr>
          <w:p w:rsidR="009149F3" w:rsidRPr="00D42B9C" w:rsidRDefault="009149F3" w:rsidP="003717DC">
            <w:pPr>
              <w:jc w:val="center"/>
              <w:rPr>
                <w:b/>
                <w:sz w:val="16"/>
                <w:szCs w:val="16"/>
              </w:rPr>
            </w:pPr>
            <w:r w:rsidRPr="00D42B9C">
              <w:rPr>
                <w:b/>
                <w:sz w:val="16"/>
                <w:szCs w:val="16"/>
              </w:rPr>
              <w:t>Descrição</w:t>
            </w:r>
          </w:p>
        </w:tc>
        <w:tc>
          <w:tcPr>
            <w:tcW w:w="3652" w:type="dxa"/>
            <w:vAlign w:val="center"/>
          </w:tcPr>
          <w:p w:rsidR="009149F3" w:rsidRPr="00D42B9C" w:rsidRDefault="00C8260F" w:rsidP="003717DC">
            <w:pPr>
              <w:jc w:val="center"/>
              <w:rPr>
                <w:b/>
                <w:sz w:val="16"/>
                <w:szCs w:val="16"/>
              </w:rPr>
            </w:pPr>
            <w:r w:rsidRPr="00D42B9C">
              <w:rPr>
                <w:b/>
                <w:sz w:val="16"/>
                <w:szCs w:val="16"/>
              </w:rPr>
              <w:t>Contratante</w:t>
            </w:r>
          </w:p>
        </w:tc>
        <w:tc>
          <w:tcPr>
            <w:tcW w:w="3556" w:type="dxa"/>
            <w:gridSpan w:val="2"/>
            <w:vAlign w:val="center"/>
          </w:tcPr>
          <w:p w:rsidR="009149F3" w:rsidRPr="00D42B9C" w:rsidRDefault="009149F3" w:rsidP="003717DC">
            <w:pPr>
              <w:jc w:val="center"/>
              <w:rPr>
                <w:b/>
                <w:sz w:val="16"/>
                <w:szCs w:val="16"/>
              </w:rPr>
            </w:pPr>
            <w:r w:rsidRPr="00D42B9C">
              <w:rPr>
                <w:b/>
                <w:sz w:val="16"/>
                <w:szCs w:val="16"/>
              </w:rPr>
              <w:t>Proponente</w:t>
            </w:r>
          </w:p>
        </w:tc>
      </w:tr>
      <w:tr w:rsidR="009149F3" w:rsidRPr="00D42B9C" w:rsidTr="003717DC">
        <w:trPr>
          <w:cantSplit/>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CPU - modelo</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w:t>
            </w:r>
          </w:p>
        </w:tc>
        <w:tc>
          <w:tcPr>
            <w:tcW w:w="3556"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Relógio Calendário</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841"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71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Proteção de memória de aplicativo (backup), vida útil mínima de 5 anos</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por</w:t>
            </w:r>
            <w:proofErr w:type="gramEnd"/>
            <w:r w:rsidRPr="00D42B9C">
              <w:rPr>
                <w:rFonts w:ascii="Verdana" w:hAnsi="Verdana"/>
                <w:color w:val="auto"/>
                <w:sz w:val="16"/>
                <w:szCs w:val="16"/>
              </w:rPr>
              <w:t xml:space="preserve"> memória não volátil</w:t>
            </w:r>
          </w:p>
        </w:tc>
        <w:tc>
          <w:tcPr>
            <w:tcW w:w="3556"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                      (  ) não</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 </w:t>
            </w: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por memória não volátil</w:t>
            </w:r>
          </w:p>
        </w:tc>
      </w:tr>
      <w:tr w:rsidR="009149F3" w:rsidRPr="00D42B9C" w:rsidTr="003717DC">
        <w:trPr>
          <w:cantSplit/>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Velocidade de processamento</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sym w:font="Symbol" w:char="F0A3"/>
            </w:r>
            <w:r w:rsidRPr="00D42B9C">
              <w:rPr>
                <w:rFonts w:ascii="Verdana" w:hAnsi="Verdana"/>
                <w:color w:val="auto"/>
                <w:sz w:val="16"/>
                <w:szCs w:val="16"/>
              </w:rPr>
              <w:t xml:space="preserve"> 0,15 </w:t>
            </w:r>
            <w:r w:rsidRPr="00D42B9C">
              <w:rPr>
                <w:rFonts w:ascii="Verdana" w:hAnsi="Verdana"/>
                <w:color w:val="auto"/>
                <w:sz w:val="16"/>
                <w:szCs w:val="16"/>
              </w:rPr>
              <w:sym w:font="Symbol" w:char="F06D"/>
            </w:r>
            <w:r w:rsidRPr="00D42B9C">
              <w:rPr>
                <w:rFonts w:ascii="Verdana" w:hAnsi="Verdana"/>
                <w:color w:val="auto"/>
                <w:sz w:val="16"/>
                <w:szCs w:val="16"/>
              </w:rPr>
              <w:t>s por instrução booleana</w:t>
            </w:r>
          </w:p>
        </w:tc>
        <w:tc>
          <w:tcPr>
            <w:tcW w:w="3556"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458"/>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Alterações no programa “</w:t>
            </w:r>
            <w:proofErr w:type="spellStart"/>
            <w:r w:rsidRPr="00D42B9C">
              <w:rPr>
                <w:rFonts w:ascii="Verdana" w:hAnsi="Verdana"/>
                <w:color w:val="auto"/>
                <w:sz w:val="16"/>
                <w:szCs w:val="16"/>
              </w:rPr>
              <w:t>on</w:t>
            </w:r>
            <w:proofErr w:type="spellEnd"/>
            <w:r w:rsidRPr="00D42B9C">
              <w:rPr>
                <w:rFonts w:ascii="Verdana" w:hAnsi="Verdana"/>
                <w:color w:val="auto"/>
                <w:sz w:val="16"/>
                <w:szCs w:val="16"/>
              </w:rPr>
              <w:t xml:space="preserve"> </w:t>
            </w:r>
            <w:proofErr w:type="spellStart"/>
            <w:r w:rsidRPr="00D42B9C">
              <w:rPr>
                <w:rFonts w:ascii="Verdana" w:hAnsi="Verdana"/>
                <w:color w:val="auto"/>
                <w:sz w:val="16"/>
                <w:szCs w:val="16"/>
              </w:rPr>
              <w:t>line</w:t>
            </w:r>
            <w:proofErr w:type="spellEnd"/>
            <w:r w:rsidRPr="00D42B9C">
              <w:rPr>
                <w:rFonts w:ascii="Verdana" w:hAnsi="Verdana"/>
                <w:color w:val="auto"/>
                <w:sz w:val="16"/>
                <w:szCs w:val="16"/>
              </w:rPr>
              <w:t>” (sem parar sua execução)</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841"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71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458"/>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Estrutura de memória aberta</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841"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total</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parcial</w:t>
            </w:r>
          </w:p>
        </w:tc>
        <w:tc>
          <w:tcPr>
            <w:tcW w:w="171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458"/>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Possibilidade de atualização de </w:t>
            </w:r>
            <w:r w:rsidRPr="00D42B9C">
              <w:rPr>
                <w:rFonts w:ascii="Verdana" w:hAnsi="Verdana"/>
                <w:i/>
                <w:color w:val="auto"/>
                <w:sz w:val="16"/>
                <w:szCs w:val="16"/>
              </w:rPr>
              <w:t>firmware</w:t>
            </w:r>
          </w:p>
        </w:tc>
        <w:tc>
          <w:tcPr>
            <w:tcW w:w="3652"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841"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71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458"/>
          <w:jc w:val="center"/>
        </w:trPr>
        <w:tc>
          <w:tcPr>
            <w:tcW w:w="2717"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Portas Comunicações</w:t>
            </w:r>
          </w:p>
        </w:tc>
        <w:tc>
          <w:tcPr>
            <w:tcW w:w="3652" w:type="dxa"/>
            <w:vAlign w:val="center"/>
          </w:tcPr>
          <w:p w:rsidR="009149F3" w:rsidRPr="00D42B9C" w:rsidRDefault="009149F3" w:rsidP="00634CFD">
            <w:pPr>
              <w:pStyle w:val="Texto0"/>
              <w:spacing w:after="0"/>
              <w:jc w:val="left"/>
              <w:rPr>
                <w:rFonts w:ascii="Verdana" w:hAnsi="Verdana"/>
                <w:color w:val="auto"/>
                <w:sz w:val="16"/>
                <w:szCs w:val="16"/>
              </w:rPr>
            </w:pPr>
            <w:r w:rsidRPr="00D42B9C">
              <w:rPr>
                <w:rFonts w:ascii="Verdana" w:hAnsi="Verdana"/>
                <w:color w:val="auto"/>
                <w:sz w:val="16"/>
                <w:szCs w:val="16"/>
              </w:rPr>
              <w:t>Sim (1 para programação, 1 para rede de campo, 1 para Ethernet)</w:t>
            </w:r>
          </w:p>
        </w:tc>
        <w:tc>
          <w:tcPr>
            <w:tcW w:w="1841"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715"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bl>
    <w:p w:rsidR="009149F3" w:rsidRPr="00D42B9C" w:rsidRDefault="009149F3" w:rsidP="009149F3">
      <w:pPr>
        <w:rPr>
          <w:sz w:val="16"/>
          <w:szCs w:val="16"/>
        </w:rPr>
      </w:pPr>
    </w:p>
    <w:tbl>
      <w:tblPr>
        <w:tblW w:w="9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9"/>
        <w:gridCol w:w="3474"/>
        <w:gridCol w:w="3279"/>
      </w:tblGrid>
      <w:tr w:rsidR="009149F3" w:rsidRPr="00D42B9C" w:rsidTr="003717DC">
        <w:trPr>
          <w:cantSplit/>
          <w:jc w:val="center"/>
        </w:trPr>
        <w:tc>
          <w:tcPr>
            <w:tcW w:w="9962" w:type="dxa"/>
            <w:gridSpan w:val="3"/>
            <w:vAlign w:val="center"/>
          </w:tcPr>
          <w:p w:rsidR="009149F3" w:rsidRPr="00D42B9C" w:rsidRDefault="009149F3" w:rsidP="003717DC">
            <w:pPr>
              <w:jc w:val="center"/>
              <w:rPr>
                <w:b/>
                <w:sz w:val="16"/>
                <w:szCs w:val="16"/>
              </w:rPr>
            </w:pPr>
            <w:r w:rsidRPr="00D42B9C">
              <w:rPr>
                <w:sz w:val="16"/>
                <w:szCs w:val="16"/>
              </w:rPr>
              <w:br w:type="page"/>
            </w:r>
            <w:r w:rsidRPr="00D42B9C">
              <w:rPr>
                <w:b/>
                <w:sz w:val="16"/>
                <w:szCs w:val="16"/>
              </w:rPr>
              <w:t>SUBSISTEMA DE COMUNICAÇÃO</w:t>
            </w:r>
          </w:p>
        </w:tc>
      </w:tr>
      <w:tr w:rsidR="009149F3" w:rsidRPr="00D42B9C" w:rsidTr="003717DC">
        <w:trPr>
          <w:cantSplit/>
          <w:jc w:val="center"/>
        </w:trPr>
        <w:tc>
          <w:tcPr>
            <w:tcW w:w="3209" w:type="dxa"/>
            <w:vAlign w:val="center"/>
          </w:tcPr>
          <w:p w:rsidR="009149F3" w:rsidRPr="00D42B9C" w:rsidRDefault="009149F3" w:rsidP="003717DC">
            <w:pPr>
              <w:jc w:val="center"/>
              <w:rPr>
                <w:b/>
                <w:sz w:val="16"/>
                <w:szCs w:val="16"/>
              </w:rPr>
            </w:pPr>
            <w:r w:rsidRPr="00D42B9C">
              <w:rPr>
                <w:b/>
                <w:sz w:val="16"/>
                <w:szCs w:val="16"/>
              </w:rPr>
              <w:t>Descrição</w:t>
            </w:r>
          </w:p>
        </w:tc>
        <w:tc>
          <w:tcPr>
            <w:tcW w:w="3474" w:type="dxa"/>
            <w:vAlign w:val="center"/>
          </w:tcPr>
          <w:p w:rsidR="009149F3" w:rsidRPr="00D42B9C" w:rsidRDefault="00C8260F" w:rsidP="003717DC">
            <w:pPr>
              <w:jc w:val="center"/>
              <w:rPr>
                <w:b/>
                <w:sz w:val="16"/>
                <w:szCs w:val="16"/>
              </w:rPr>
            </w:pPr>
            <w:r w:rsidRPr="00D42B9C">
              <w:rPr>
                <w:b/>
                <w:sz w:val="16"/>
                <w:szCs w:val="16"/>
              </w:rPr>
              <w:t>Contratante</w:t>
            </w:r>
          </w:p>
        </w:tc>
        <w:tc>
          <w:tcPr>
            <w:tcW w:w="3279" w:type="dxa"/>
            <w:vAlign w:val="center"/>
          </w:tcPr>
          <w:p w:rsidR="009149F3" w:rsidRPr="00D42B9C" w:rsidRDefault="009149F3" w:rsidP="003717DC">
            <w:pPr>
              <w:jc w:val="center"/>
              <w:rPr>
                <w:sz w:val="16"/>
                <w:szCs w:val="16"/>
              </w:rPr>
            </w:pPr>
            <w:r w:rsidRPr="00D42B9C">
              <w:rPr>
                <w:sz w:val="16"/>
                <w:szCs w:val="16"/>
              </w:rPr>
              <w:t>Proponente</w:t>
            </w:r>
          </w:p>
        </w:tc>
      </w:tr>
      <w:tr w:rsidR="009149F3" w:rsidRPr="00D42B9C" w:rsidTr="003717DC">
        <w:trPr>
          <w:cantSplit/>
          <w:jc w:val="center"/>
        </w:trPr>
        <w:tc>
          <w:tcPr>
            <w:tcW w:w="3209"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Comunicação com Entradas e Saídas</w:t>
            </w:r>
          </w:p>
        </w:tc>
        <w:tc>
          <w:tcPr>
            <w:tcW w:w="347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sim                     </w:t>
            </w:r>
            <w:proofErr w:type="gramStart"/>
            <w:r w:rsidRPr="00D42B9C">
              <w:rPr>
                <w:rFonts w:ascii="Verdana" w:hAnsi="Verdana"/>
                <w:color w:val="auto"/>
                <w:sz w:val="16"/>
                <w:szCs w:val="16"/>
              </w:rPr>
              <w:t xml:space="preserve">   (</w:t>
            </w:r>
            <w:proofErr w:type="gramEnd"/>
            <w:r w:rsidRPr="00D42B9C">
              <w:rPr>
                <w:rFonts w:ascii="Verdana" w:hAnsi="Verdana"/>
                <w:color w:val="auto"/>
                <w:sz w:val="16"/>
                <w:szCs w:val="16"/>
              </w:rPr>
              <w:t xml:space="preserve">  ) não</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w:t>
            </w:r>
            <w:proofErr w:type="spellStart"/>
            <w:r w:rsidRPr="00D42B9C">
              <w:rPr>
                <w:rFonts w:ascii="Verdana" w:hAnsi="Verdana"/>
                <w:color w:val="auto"/>
                <w:sz w:val="16"/>
                <w:szCs w:val="16"/>
              </w:rPr>
              <w:t>EtherNET</w:t>
            </w:r>
            <w:proofErr w:type="spellEnd"/>
            <w:r w:rsidRPr="00D42B9C">
              <w:rPr>
                <w:rFonts w:ascii="Verdana" w:hAnsi="Verdana"/>
                <w:color w:val="auto"/>
                <w:sz w:val="16"/>
                <w:szCs w:val="16"/>
              </w:rPr>
              <w:t>/IP</w:t>
            </w:r>
          </w:p>
          <w:p w:rsidR="009149F3" w:rsidRPr="00D42B9C" w:rsidRDefault="009149F3" w:rsidP="003717DC">
            <w:pPr>
              <w:pStyle w:val="Texto0"/>
              <w:spacing w:after="0"/>
              <w:jc w:val="left"/>
              <w:rPr>
                <w:rFonts w:ascii="Verdana" w:hAnsi="Verdana"/>
                <w:color w:val="auto"/>
                <w:sz w:val="16"/>
                <w:szCs w:val="16"/>
                <w:lang w:val="de-LI"/>
              </w:rPr>
            </w:pPr>
            <w:r w:rsidRPr="00D42B9C">
              <w:rPr>
                <w:rFonts w:ascii="Verdana" w:hAnsi="Verdana"/>
                <w:color w:val="auto"/>
                <w:sz w:val="16"/>
                <w:szCs w:val="16"/>
                <w:lang w:val="de-LI"/>
              </w:rPr>
              <w:t>(</w:t>
            </w:r>
            <w:r w:rsidR="003717DC" w:rsidRPr="00D42B9C">
              <w:rPr>
                <w:rFonts w:ascii="Verdana" w:hAnsi="Verdana"/>
                <w:color w:val="auto"/>
                <w:sz w:val="16"/>
                <w:szCs w:val="16"/>
                <w:lang w:val="de-LI"/>
              </w:rPr>
              <w:t xml:space="preserve">  </w:t>
            </w:r>
            <w:r w:rsidRPr="00D42B9C">
              <w:rPr>
                <w:rFonts w:ascii="Verdana" w:hAnsi="Verdana"/>
                <w:color w:val="auto"/>
                <w:sz w:val="16"/>
                <w:szCs w:val="16"/>
                <w:lang w:val="de-LI"/>
              </w:rPr>
              <w:t>) Profibus-DP</w:t>
            </w:r>
          </w:p>
          <w:p w:rsidR="009149F3" w:rsidRPr="00D42B9C" w:rsidRDefault="009149F3" w:rsidP="003717DC">
            <w:pPr>
              <w:pStyle w:val="Texto0"/>
              <w:spacing w:after="0"/>
              <w:jc w:val="left"/>
              <w:rPr>
                <w:rFonts w:ascii="Verdana" w:hAnsi="Verdana"/>
                <w:color w:val="auto"/>
                <w:sz w:val="16"/>
                <w:szCs w:val="16"/>
                <w:lang w:val="de-LI"/>
              </w:rPr>
            </w:pPr>
            <w:r w:rsidRPr="00D42B9C">
              <w:rPr>
                <w:rFonts w:ascii="Verdana" w:hAnsi="Verdana"/>
                <w:color w:val="auto"/>
                <w:sz w:val="16"/>
                <w:szCs w:val="16"/>
                <w:lang w:val="de-LI"/>
              </w:rPr>
              <w:t>(  ) Profibus-FMS</w:t>
            </w:r>
          </w:p>
          <w:p w:rsidR="009149F3" w:rsidRPr="00D42B9C" w:rsidRDefault="009149F3" w:rsidP="003717DC">
            <w:pPr>
              <w:pStyle w:val="Texto0"/>
              <w:spacing w:after="0"/>
              <w:jc w:val="left"/>
              <w:rPr>
                <w:rFonts w:ascii="Verdana" w:hAnsi="Verdana"/>
                <w:color w:val="auto"/>
                <w:sz w:val="16"/>
                <w:szCs w:val="16"/>
                <w:lang w:val="de-LI"/>
              </w:rPr>
            </w:pPr>
            <w:r w:rsidRPr="00D42B9C">
              <w:rPr>
                <w:rFonts w:ascii="Verdana" w:hAnsi="Verdana"/>
                <w:color w:val="auto"/>
                <w:sz w:val="16"/>
                <w:szCs w:val="16"/>
                <w:lang w:val="de-LI"/>
              </w:rPr>
              <w:t>(  ) Interbus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CAN</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3717DC" w:rsidRPr="00D42B9C">
              <w:rPr>
                <w:rFonts w:ascii="Verdana" w:hAnsi="Verdana"/>
                <w:color w:val="auto"/>
                <w:sz w:val="16"/>
                <w:szCs w:val="16"/>
                <w:lang w:val="en-US"/>
              </w:rPr>
              <w:t>X</w:t>
            </w:r>
            <w:r w:rsidRPr="00D42B9C">
              <w:rPr>
                <w:rFonts w:ascii="Verdana" w:hAnsi="Verdana"/>
                <w:color w:val="auto"/>
                <w:sz w:val="16"/>
                <w:szCs w:val="16"/>
                <w:lang w:val="en-US"/>
              </w:rPr>
              <w:t>) Modbus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3717DC"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ControlNet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3717DC"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DeviceNet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3717DC"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Asi</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Profinet</w:t>
            </w:r>
            <w:proofErr w:type="spellEnd"/>
          </w:p>
        </w:tc>
        <w:tc>
          <w:tcPr>
            <w:tcW w:w="3279"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                        (  ) não</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w:t>
            </w:r>
            <w:proofErr w:type="spellStart"/>
            <w:r w:rsidRPr="00D42B9C">
              <w:rPr>
                <w:rFonts w:ascii="Verdana" w:hAnsi="Verdana"/>
                <w:color w:val="auto"/>
                <w:sz w:val="16"/>
                <w:szCs w:val="16"/>
              </w:rPr>
              <w:t>EtherNET</w:t>
            </w:r>
            <w:proofErr w:type="spellEnd"/>
            <w:r w:rsidRPr="00D42B9C">
              <w:rPr>
                <w:rFonts w:ascii="Verdana" w:hAnsi="Verdana"/>
                <w:color w:val="auto"/>
                <w:sz w:val="16"/>
                <w:szCs w:val="16"/>
              </w:rPr>
              <w:t xml:space="preserve">/IP </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w:t>
            </w:r>
            <w:proofErr w:type="spellStart"/>
            <w:r w:rsidRPr="00D42B9C">
              <w:rPr>
                <w:rFonts w:ascii="Verdana" w:hAnsi="Verdana"/>
                <w:color w:val="auto"/>
                <w:sz w:val="16"/>
                <w:szCs w:val="16"/>
              </w:rPr>
              <w:t>Profibus</w:t>
            </w:r>
            <w:proofErr w:type="spellEnd"/>
            <w:r w:rsidRPr="00D42B9C">
              <w:rPr>
                <w:rFonts w:ascii="Verdana" w:hAnsi="Verdana"/>
                <w:color w:val="auto"/>
                <w:sz w:val="16"/>
                <w:szCs w:val="16"/>
              </w:rPr>
              <w:t>-DP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Profibus</w:t>
            </w:r>
            <w:proofErr w:type="spellEnd"/>
            <w:r w:rsidRPr="00D42B9C">
              <w:rPr>
                <w:rFonts w:ascii="Verdana" w:hAnsi="Verdana"/>
                <w:color w:val="auto"/>
                <w:sz w:val="16"/>
                <w:szCs w:val="16"/>
                <w:lang w:val="en-US"/>
              </w:rPr>
              <w:t>-FMS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Interbus</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CAN</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Modbus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ControlNet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DeviceNet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ASi</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Profinet</w:t>
            </w:r>
            <w:proofErr w:type="spellEnd"/>
          </w:p>
        </w:tc>
      </w:tr>
      <w:tr w:rsidR="009149F3" w:rsidRPr="00D42B9C" w:rsidTr="003717DC">
        <w:trPr>
          <w:cantSplit/>
          <w:jc w:val="center"/>
        </w:trPr>
        <w:tc>
          <w:tcPr>
            <w:tcW w:w="3209"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Comunicação entre controladores</w:t>
            </w:r>
          </w:p>
        </w:tc>
        <w:tc>
          <w:tcPr>
            <w:tcW w:w="347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sim                     </w:t>
            </w:r>
            <w:proofErr w:type="gramStart"/>
            <w:r w:rsidRPr="00D42B9C">
              <w:rPr>
                <w:rFonts w:ascii="Verdana" w:hAnsi="Verdana"/>
                <w:color w:val="auto"/>
                <w:sz w:val="16"/>
                <w:szCs w:val="16"/>
              </w:rPr>
              <w:t xml:space="preserve">   (</w:t>
            </w:r>
            <w:proofErr w:type="gramEnd"/>
            <w:r w:rsidRPr="00D42B9C">
              <w:rPr>
                <w:rFonts w:ascii="Verdana" w:hAnsi="Verdana"/>
                <w:color w:val="auto"/>
                <w:sz w:val="16"/>
                <w:szCs w:val="16"/>
              </w:rPr>
              <w:t xml:space="preserve">  ) não</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w:t>
            </w:r>
            <w:proofErr w:type="spellStart"/>
            <w:r w:rsidRPr="00D42B9C">
              <w:rPr>
                <w:rFonts w:ascii="Verdana" w:hAnsi="Verdana"/>
                <w:color w:val="auto"/>
                <w:sz w:val="16"/>
                <w:szCs w:val="16"/>
              </w:rPr>
              <w:t>EtherNET</w:t>
            </w:r>
            <w:proofErr w:type="spellEnd"/>
            <w:r w:rsidRPr="00D42B9C">
              <w:rPr>
                <w:rFonts w:ascii="Verdana" w:hAnsi="Verdana"/>
                <w:color w:val="auto"/>
                <w:sz w:val="16"/>
                <w:szCs w:val="16"/>
              </w:rPr>
              <w:t xml:space="preserve">/IP </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Profibus</w:t>
            </w:r>
            <w:proofErr w:type="spellEnd"/>
            <w:r w:rsidRPr="00D42B9C">
              <w:rPr>
                <w:rFonts w:ascii="Verdana" w:hAnsi="Verdana"/>
                <w:color w:val="auto"/>
                <w:sz w:val="16"/>
                <w:szCs w:val="16"/>
                <w:lang w:val="en-US"/>
              </w:rPr>
              <w:t>-DP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Profibus</w:t>
            </w:r>
            <w:proofErr w:type="spellEnd"/>
            <w:r w:rsidRPr="00D42B9C">
              <w:rPr>
                <w:rFonts w:ascii="Verdana" w:hAnsi="Verdana"/>
                <w:color w:val="auto"/>
                <w:sz w:val="16"/>
                <w:szCs w:val="16"/>
                <w:lang w:val="en-US"/>
              </w:rPr>
              <w:t>-FMS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Interbus</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CAN</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D9275A" w:rsidRPr="00D42B9C">
              <w:rPr>
                <w:rFonts w:ascii="Verdana" w:hAnsi="Verdana"/>
                <w:color w:val="auto"/>
                <w:sz w:val="16"/>
                <w:szCs w:val="16"/>
                <w:lang w:val="en-US"/>
              </w:rPr>
              <w:t>X</w:t>
            </w:r>
            <w:r w:rsidRPr="00D42B9C">
              <w:rPr>
                <w:rFonts w:ascii="Verdana" w:hAnsi="Verdana"/>
                <w:color w:val="auto"/>
                <w:sz w:val="16"/>
                <w:szCs w:val="16"/>
                <w:lang w:val="en-US"/>
              </w:rPr>
              <w:t>) Modbus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8660E0"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ControlNet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8660E0"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Profinet</w:t>
            </w:r>
            <w:proofErr w:type="spellEnd"/>
          </w:p>
          <w:p w:rsidR="009149F3" w:rsidRPr="00D42B9C" w:rsidRDefault="009149F3" w:rsidP="00D9275A">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D9275A" w:rsidRPr="00D42B9C">
              <w:rPr>
                <w:rFonts w:ascii="Verdana" w:hAnsi="Verdana"/>
                <w:color w:val="auto"/>
                <w:sz w:val="16"/>
                <w:szCs w:val="16"/>
                <w:lang w:val="en-US"/>
              </w:rPr>
              <w:t xml:space="preserve">  </w:t>
            </w:r>
            <w:r w:rsidRPr="00D42B9C">
              <w:rPr>
                <w:rFonts w:ascii="Verdana" w:hAnsi="Verdana"/>
                <w:color w:val="auto"/>
                <w:sz w:val="16"/>
                <w:szCs w:val="16"/>
                <w:lang w:val="en-US"/>
              </w:rPr>
              <w:t>) OPC</w:t>
            </w:r>
          </w:p>
        </w:tc>
        <w:tc>
          <w:tcPr>
            <w:tcW w:w="3279"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                        (  ) não</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w:t>
            </w:r>
            <w:proofErr w:type="spellStart"/>
            <w:r w:rsidRPr="00D42B9C">
              <w:rPr>
                <w:rFonts w:ascii="Verdana" w:hAnsi="Verdana"/>
                <w:color w:val="auto"/>
                <w:sz w:val="16"/>
                <w:szCs w:val="16"/>
              </w:rPr>
              <w:t>EtherNET</w:t>
            </w:r>
            <w:proofErr w:type="spellEnd"/>
            <w:r w:rsidRPr="00D42B9C">
              <w:rPr>
                <w:rFonts w:ascii="Verdana" w:hAnsi="Verdana"/>
                <w:color w:val="auto"/>
                <w:sz w:val="16"/>
                <w:szCs w:val="16"/>
              </w:rPr>
              <w:t xml:space="preserve">/IP </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w:t>
            </w:r>
            <w:proofErr w:type="spellStart"/>
            <w:r w:rsidRPr="00D42B9C">
              <w:rPr>
                <w:rFonts w:ascii="Verdana" w:hAnsi="Verdana"/>
                <w:color w:val="auto"/>
                <w:sz w:val="16"/>
                <w:szCs w:val="16"/>
              </w:rPr>
              <w:t>Profibus</w:t>
            </w:r>
            <w:proofErr w:type="spellEnd"/>
            <w:r w:rsidRPr="00D42B9C">
              <w:rPr>
                <w:rFonts w:ascii="Verdana" w:hAnsi="Verdana"/>
                <w:color w:val="auto"/>
                <w:sz w:val="16"/>
                <w:szCs w:val="16"/>
              </w:rPr>
              <w:t>-DP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Profibus</w:t>
            </w:r>
            <w:proofErr w:type="spellEnd"/>
            <w:r w:rsidRPr="00D42B9C">
              <w:rPr>
                <w:rFonts w:ascii="Verdana" w:hAnsi="Verdana"/>
                <w:color w:val="auto"/>
                <w:sz w:val="16"/>
                <w:szCs w:val="16"/>
                <w:lang w:val="en-US"/>
              </w:rPr>
              <w:t>-FMS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Interbus</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CAN</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Modbus</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ControlNet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Profinet</w:t>
            </w:r>
            <w:proofErr w:type="spellEnd"/>
            <w:r w:rsidRPr="00D42B9C">
              <w:rPr>
                <w:rFonts w:ascii="Verdana" w:hAnsi="Verdana"/>
                <w:color w:val="auto"/>
                <w:sz w:val="16"/>
                <w:szCs w:val="16"/>
                <w:lang w:val="en-US"/>
              </w:rPr>
              <w:t xml:space="preserve"> </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OPC</w:t>
            </w:r>
          </w:p>
        </w:tc>
      </w:tr>
      <w:tr w:rsidR="009149F3" w:rsidRPr="00D42B9C" w:rsidTr="003717DC">
        <w:trPr>
          <w:cantSplit/>
          <w:jc w:val="center"/>
        </w:trPr>
        <w:tc>
          <w:tcPr>
            <w:tcW w:w="3209"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lastRenderedPageBreak/>
              <w:t>Comunicação com o nível superior</w:t>
            </w:r>
          </w:p>
        </w:tc>
        <w:tc>
          <w:tcPr>
            <w:tcW w:w="347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sim                     </w:t>
            </w:r>
            <w:proofErr w:type="gramStart"/>
            <w:r w:rsidRPr="00D42B9C">
              <w:rPr>
                <w:rFonts w:ascii="Verdana" w:hAnsi="Verdana"/>
                <w:color w:val="auto"/>
                <w:sz w:val="16"/>
                <w:szCs w:val="16"/>
              </w:rPr>
              <w:t xml:space="preserve">   (</w:t>
            </w:r>
            <w:proofErr w:type="gramEnd"/>
            <w:r w:rsidRPr="00D42B9C">
              <w:rPr>
                <w:rFonts w:ascii="Verdana" w:hAnsi="Verdana"/>
                <w:color w:val="auto"/>
                <w:sz w:val="16"/>
                <w:szCs w:val="16"/>
              </w:rPr>
              <w:t xml:space="preserve">  ) não</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(X) </w:t>
            </w:r>
            <w:proofErr w:type="spellStart"/>
            <w:r w:rsidRPr="00D42B9C">
              <w:rPr>
                <w:rFonts w:ascii="Verdana" w:hAnsi="Verdana"/>
                <w:color w:val="auto"/>
                <w:sz w:val="16"/>
                <w:szCs w:val="16"/>
              </w:rPr>
              <w:t>EtherNET</w:t>
            </w:r>
            <w:proofErr w:type="spellEnd"/>
            <w:r w:rsidRPr="00D42B9C">
              <w:rPr>
                <w:rFonts w:ascii="Verdana" w:hAnsi="Verdana"/>
                <w:color w:val="auto"/>
                <w:sz w:val="16"/>
                <w:szCs w:val="16"/>
              </w:rPr>
              <w:t xml:space="preserve">/IP </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3A61FB" w:rsidRPr="00D42B9C">
              <w:rPr>
                <w:rFonts w:ascii="Verdana" w:hAnsi="Verdana"/>
                <w:color w:val="auto"/>
                <w:sz w:val="16"/>
                <w:szCs w:val="16"/>
                <w:lang w:val="en-US"/>
              </w:rPr>
              <w:t xml:space="preserve">  </w:t>
            </w:r>
            <w:r w:rsidRPr="00D42B9C">
              <w:rPr>
                <w:rFonts w:ascii="Verdana" w:hAnsi="Verdana"/>
                <w:color w:val="auto"/>
                <w:sz w:val="16"/>
                <w:szCs w:val="16"/>
                <w:lang w:val="en-US"/>
              </w:rPr>
              <w:t xml:space="preserve">) </w:t>
            </w:r>
            <w:proofErr w:type="spellStart"/>
            <w:r w:rsidRPr="00D42B9C">
              <w:rPr>
                <w:rFonts w:ascii="Verdana" w:hAnsi="Verdana"/>
                <w:color w:val="auto"/>
                <w:sz w:val="16"/>
                <w:szCs w:val="16"/>
                <w:lang w:val="en-US"/>
              </w:rPr>
              <w:t>Profinet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Ethernet TCP/IP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w:t>
            </w:r>
            <w:r w:rsidR="00D9275A" w:rsidRPr="00D42B9C">
              <w:rPr>
                <w:rFonts w:ascii="Verdana" w:hAnsi="Verdana"/>
                <w:color w:val="auto"/>
                <w:sz w:val="16"/>
                <w:szCs w:val="16"/>
                <w:lang w:val="en-US"/>
              </w:rPr>
              <w:t>X</w:t>
            </w:r>
            <w:r w:rsidRPr="00D42B9C">
              <w:rPr>
                <w:rFonts w:ascii="Verdana" w:hAnsi="Verdana"/>
                <w:color w:val="auto"/>
                <w:sz w:val="16"/>
                <w:szCs w:val="16"/>
                <w:lang w:val="en-US"/>
              </w:rPr>
              <w:t xml:space="preserve">) Modbus/TCP </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Fieldbus HSE</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(X) OPC</w:t>
            </w:r>
          </w:p>
        </w:tc>
        <w:tc>
          <w:tcPr>
            <w:tcW w:w="3279" w:type="dxa"/>
            <w:vAlign w:val="center"/>
          </w:tcPr>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sim</w:t>
            </w:r>
            <w:proofErr w:type="spellEnd"/>
            <w:r w:rsidRPr="00D42B9C">
              <w:rPr>
                <w:rFonts w:ascii="Verdana" w:hAnsi="Verdana"/>
                <w:color w:val="auto"/>
                <w:sz w:val="16"/>
                <w:szCs w:val="16"/>
                <w:lang w:val="en-US"/>
              </w:rPr>
              <w:t xml:space="preserve">                        (  ) </w:t>
            </w:r>
            <w:proofErr w:type="spellStart"/>
            <w:r w:rsidRPr="00D42B9C">
              <w:rPr>
                <w:rFonts w:ascii="Verdana" w:hAnsi="Verdana"/>
                <w:color w:val="auto"/>
                <w:sz w:val="16"/>
                <w:szCs w:val="16"/>
                <w:lang w:val="en-US"/>
              </w:rPr>
              <w:t>não</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EtherNET</w:t>
            </w:r>
            <w:proofErr w:type="spellEnd"/>
            <w:r w:rsidRPr="00D42B9C">
              <w:rPr>
                <w:rFonts w:ascii="Verdana" w:hAnsi="Verdana"/>
                <w:color w:val="auto"/>
                <w:sz w:val="16"/>
                <w:szCs w:val="16"/>
                <w:lang w:val="en-US"/>
              </w:rPr>
              <w:t xml:space="preserve">/IP </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w:t>
            </w:r>
            <w:proofErr w:type="spellStart"/>
            <w:r w:rsidRPr="00D42B9C">
              <w:rPr>
                <w:rFonts w:ascii="Verdana" w:hAnsi="Verdana"/>
                <w:color w:val="auto"/>
                <w:sz w:val="16"/>
                <w:szCs w:val="16"/>
                <w:lang w:val="en-US"/>
              </w:rPr>
              <w:t>Profinet</w:t>
            </w:r>
            <w:proofErr w:type="spellEnd"/>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Ethernet TCP/IP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Modbus/TCP</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Fieldbus HSE</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 OPC</w:t>
            </w:r>
          </w:p>
        </w:tc>
      </w:tr>
    </w:tbl>
    <w:p w:rsidR="009149F3" w:rsidRPr="00D42B9C" w:rsidRDefault="009149F3" w:rsidP="009149F3">
      <w:pPr>
        <w:rPr>
          <w:sz w:val="2"/>
          <w:szCs w:val="2"/>
          <w:lang w:val="en-US"/>
        </w:rPr>
      </w:pPr>
    </w:p>
    <w:p w:rsidR="008B7D55" w:rsidRPr="00D42B9C" w:rsidRDefault="008B7D55" w:rsidP="009149F3">
      <w:pPr>
        <w:rPr>
          <w:sz w:val="2"/>
          <w:szCs w:val="2"/>
          <w:lang w:val="en-US"/>
        </w:rPr>
      </w:pPr>
    </w:p>
    <w:p w:rsidR="009149F3" w:rsidRPr="00D42B9C" w:rsidRDefault="009149F3" w:rsidP="009149F3">
      <w:pPr>
        <w:rPr>
          <w:sz w:val="2"/>
          <w:szCs w:val="2"/>
          <w:lang w:val="en-US"/>
        </w:rPr>
      </w:pPr>
    </w:p>
    <w:tbl>
      <w:tblPr>
        <w:tblpPr w:leftFromText="141" w:rightFromText="141" w:vertAnchor="text" w:horzAnchor="margin" w:tblpXSpec="center" w:tblpY="256"/>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4"/>
        <w:gridCol w:w="1473"/>
        <w:gridCol w:w="213"/>
        <w:gridCol w:w="85"/>
        <w:gridCol w:w="1772"/>
        <w:gridCol w:w="1560"/>
        <w:gridCol w:w="50"/>
        <w:gridCol w:w="1610"/>
      </w:tblGrid>
      <w:tr w:rsidR="009149F3" w:rsidRPr="00D42B9C" w:rsidTr="003717DC">
        <w:tc>
          <w:tcPr>
            <w:tcW w:w="9967" w:type="dxa"/>
            <w:gridSpan w:val="8"/>
            <w:vAlign w:val="center"/>
          </w:tcPr>
          <w:p w:rsidR="009149F3" w:rsidRPr="00D42B9C" w:rsidRDefault="009149F3" w:rsidP="003717DC">
            <w:pPr>
              <w:pStyle w:val="Texto0"/>
              <w:spacing w:after="0"/>
              <w:jc w:val="center"/>
              <w:rPr>
                <w:rFonts w:ascii="Verdana" w:hAnsi="Verdana"/>
                <w:color w:val="auto"/>
                <w:sz w:val="16"/>
                <w:szCs w:val="16"/>
              </w:rPr>
            </w:pPr>
            <w:r w:rsidRPr="00D42B9C">
              <w:rPr>
                <w:rFonts w:ascii="Verdana" w:hAnsi="Verdana"/>
                <w:b/>
                <w:color w:val="auto"/>
                <w:sz w:val="16"/>
                <w:szCs w:val="16"/>
              </w:rPr>
              <w:t>SUBSISTEMA DE ENTRADAS E SAÍDAS</w:t>
            </w:r>
          </w:p>
        </w:tc>
      </w:tr>
      <w:tr w:rsidR="009149F3" w:rsidRPr="00D42B9C" w:rsidTr="003717DC">
        <w:tc>
          <w:tcPr>
            <w:tcW w:w="3204" w:type="dxa"/>
            <w:vAlign w:val="center"/>
          </w:tcPr>
          <w:p w:rsidR="009149F3" w:rsidRPr="00D42B9C" w:rsidRDefault="009149F3" w:rsidP="003717DC">
            <w:pPr>
              <w:pStyle w:val="Texto0"/>
              <w:spacing w:after="0"/>
              <w:jc w:val="center"/>
              <w:rPr>
                <w:rFonts w:ascii="Verdana" w:hAnsi="Verdana"/>
                <w:color w:val="auto"/>
                <w:sz w:val="16"/>
                <w:szCs w:val="16"/>
              </w:rPr>
            </w:pPr>
            <w:r w:rsidRPr="00D42B9C">
              <w:rPr>
                <w:rFonts w:ascii="Verdana" w:hAnsi="Verdana"/>
                <w:b/>
                <w:color w:val="auto"/>
                <w:sz w:val="16"/>
                <w:szCs w:val="16"/>
              </w:rPr>
              <w:t>Descrição</w:t>
            </w:r>
          </w:p>
        </w:tc>
        <w:tc>
          <w:tcPr>
            <w:tcW w:w="3543" w:type="dxa"/>
            <w:gridSpan w:val="4"/>
            <w:vAlign w:val="center"/>
          </w:tcPr>
          <w:p w:rsidR="009149F3" w:rsidRPr="00D42B9C" w:rsidRDefault="00C8260F" w:rsidP="003717DC">
            <w:pPr>
              <w:pStyle w:val="Texto0"/>
              <w:spacing w:after="0"/>
              <w:jc w:val="center"/>
              <w:rPr>
                <w:rFonts w:ascii="Verdana" w:hAnsi="Verdana"/>
                <w:color w:val="auto"/>
                <w:sz w:val="16"/>
                <w:szCs w:val="16"/>
              </w:rPr>
            </w:pPr>
            <w:r w:rsidRPr="00D42B9C">
              <w:rPr>
                <w:rFonts w:ascii="Verdana" w:hAnsi="Verdana"/>
                <w:b/>
                <w:color w:val="auto"/>
                <w:sz w:val="16"/>
                <w:szCs w:val="16"/>
              </w:rPr>
              <w:t>Contratante</w:t>
            </w:r>
          </w:p>
        </w:tc>
        <w:tc>
          <w:tcPr>
            <w:tcW w:w="3220" w:type="dxa"/>
            <w:gridSpan w:val="3"/>
            <w:vAlign w:val="center"/>
          </w:tcPr>
          <w:p w:rsidR="009149F3" w:rsidRPr="00D42B9C" w:rsidRDefault="009149F3" w:rsidP="003717DC">
            <w:pPr>
              <w:pStyle w:val="Texto0"/>
              <w:spacing w:after="0"/>
              <w:jc w:val="center"/>
              <w:rPr>
                <w:rFonts w:ascii="Verdana" w:hAnsi="Verdana"/>
                <w:color w:val="auto"/>
                <w:sz w:val="16"/>
                <w:szCs w:val="16"/>
              </w:rPr>
            </w:pPr>
            <w:r w:rsidRPr="00D42B9C">
              <w:rPr>
                <w:rFonts w:ascii="Verdana" w:hAnsi="Verdana"/>
                <w:color w:val="auto"/>
                <w:sz w:val="16"/>
                <w:szCs w:val="16"/>
              </w:rPr>
              <w:t>Proponente</w:t>
            </w:r>
          </w:p>
        </w:tc>
      </w:tr>
      <w:tr w:rsidR="009149F3" w:rsidRPr="00D42B9C" w:rsidTr="003717DC">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Troca a quente de cartões</w:t>
            </w:r>
          </w:p>
        </w:tc>
        <w:tc>
          <w:tcPr>
            <w:tcW w:w="1473"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(X) sim</w:t>
            </w:r>
          </w:p>
        </w:tc>
        <w:tc>
          <w:tcPr>
            <w:tcW w:w="2070" w:type="dxa"/>
            <w:gridSpan w:val="3"/>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b/>
                <w:color w:val="auto"/>
                <w:sz w:val="16"/>
                <w:szCs w:val="16"/>
              </w:rPr>
            </w:pPr>
            <w:r w:rsidRPr="00D42B9C">
              <w:rPr>
                <w:rFonts w:ascii="Verdana" w:hAnsi="Verdana"/>
                <w:b/>
                <w:color w:val="auto"/>
                <w:sz w:val="16"/>
                <w:szCs w:val="16"/>
              </w:rPr>
              <w:t>Entradas digitais</w:t>
            </w:r>
          </w:p>
        </w:tc>
        <w:tc>
          <w:tcPr>
            <w:tcW w:w="3543" w:type="dxa"/>
            <w:gridSpan w:val="4"/>
            <w:vAlign w:val="center"/>
          </w:tcPr>
          <w:p w:rsidR="009149F3" w:rsidRPr="00D42B9C" w:rsidRDefault="009149F3" w:rsidP="003B3F69">
            <w:pPr>
              <w:pStyle w:val="Texto0"/>
              <w:spacing w:after="0"/>
              <w:jc w:val="left"/>
              <w:rPr>
                <w:rFonts w:ascii="Verdana" w:hAnsi="Verdana"/>
                <w:color w:val="auto"/>
                <w:sz w:val="16"/>
                <w:szCs w:val="16"/>
              </w:rPr>
            </w:pPr>
            <w:r w:rsidRPr="00D42B9C">
              <w:rPr>
                <w:rFonts w:ascii="Verdana" w:hAnsi="Verdana"/>
                <w:color w:val="auto"/>
                <w:sz w:val="16"/>
                <w:szCs w:val="16"/>
              </w:rPr>
              <w:t xml:space="preserve">Quantidade: </w:t>
            </w:r>
            <w:r w:rsidR="003B3F69" w:rsidRPr="00D42B9C">
              <w:rPr>
                <w:rFonts w:ascii="Verdana" w:hAnsi="Verdana"/>
                <w:color w:val="auto"/>
                <w:sz w:val="16"/>
                <w:szCs w:val="16"/>
              </w:rPr>
              <w:t>16</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Quantidade:</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Alimentação auxiliar</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24 </w:t>
            </w:r>
            <w:proofErr w:type="spellStart"/>
            <w:proofErr w:type="gramStart"/>
            <w:r w:rsidRPr="00D42B9C">
              <w:rPr>
                <w:rFonts w:ascii="Verdana" w:hAnsi="Verdana"/>
                <w:color w:val="auto"/>
                <w:sz w:val="16"/>
                <w:szCs w:val="16"/>
              </w:rPr>
              <w:t>Vcc</w:t>
            </w:r>
            <w:proofErr w:type="spellEnd"/>
            <w:r w:rsidRPr="00D42B9C">
              <w:rPr>
                <w:rFonts w:ascii="Verdana" w:hAnsi="Verdana"/>
                <w:color w:val="auto"/>
                <w:sz w:val="16"/>
                <w:szCs w:val="16"/>
              </w:rPr>
              <w:t xml:space="preserve"> </w:t>
            </w:r>
            <w:r w:rsidRPr="00D42B9C">
              <w:rPr>
                <w:rFonts w:ascii="Verdana" w:hAnsi="Verdana"/>
                <w:color w:val="auto"/>
                <w:sz w:val="16"/>
                <w:szCs w:val="16"/>
              </w:rPr>
              <w:sym w:font="Symbol" w:char="F0B1"/>
            </w:r>
            <w:r w:rsidRPr="00D42B9C">
              <w:rPr>
                <w:rFonts w:ascii="Verdana" w:hAnsi="Verdana"/>
                <w:color w:val="auto"/>
                <w:sz w:val="16"/>
                <w:szCs w:val="16"/>
              </w:rPr>
              <w:t xml:space="preserve"> 5</w:t>
            </w:r>
            <w:proofErr w:type="gramEnd"/>
            <w:r w:rsidRPr="00D42B9C">
              <w:rPr>
                <w:rFonts w:ascii="Verdana" w:hAnsi="Verdana"/>
                <w:color w:val="auto"/>
                <w:sz w:val="16"/>
                <w:szCs w:val="16"/>
              </w:rPr>
              <w:t>%</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Foto-acopladores</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Remoção a quente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Indicação individual por </w:t>
            </w:r>
            <w:proofErr w:type="spellStart"/>
            <w:r w:rsidRPr="00D42B9C">
              <w:rPr>
                <w:rFonts w:ascii="Verdana" w:hAnsi="Verdana"/>
                <w:color w:val="auto"/>
                <w:sz w:val="16"/>
                <w:szCs w:val="16"/>
              </w:rPr>
              <w:t>leds</w:t>
            </w:r>
            <w:proofErr w:type="spellEnd"/>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Conectores extraíveis</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Capacidade de leitura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10 transições/segundo (mínimo)</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Autodiagnostico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61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1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Filtragem de transientes (</w:t>
            </w:r>
            <w:proofErr w:type="spellStart"/>
            <w:r w:rsidRPr="00D42B9C">
              <w:rPr>
                <w:rFonts w:ascii="Verdana" w:hAnsi="Verdana"/>
                <w:color w:val="auto"/>
                <w:sz w:val="16"/>
                <w:szCs w:val="16"/>
              </w:rPr>
              <w:t>debouncing</w:t>
            </w:r>
            <w:proofErr w:type="spellEnd"/>
            <w:r w:rsidRPr="00D42B9C">
              <w:rPr>
                <w:rFonts w:ascii="Verdana" w:hAnsi="Verdana"/>
                <w:color w:val="auto"/>
                <w:sz w:val="16"/>
                <w:szCs w:val="16"/>
              </w:rPr>
              <w:t>)</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Sim</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trHeight w:val="2300"/>
        </w:trPr>
        <w:tc>
          <w:tcPr>
            <w:tcW w:w="3204" w:type="dxa"/>
            <w:vAlign w:val="center"/>
          </w:tcPr>
          <w:p w:rsidR="009149F3" w:rsidRPr="00D42B9C" w:rsidRDefault="009149F3" w:rsidP="003717DC">
            <w:pPr>
              <w:pStyle w:val="Texto0"/>
              <w:spacing w:after="0"/>
              <w:jc w:val="left"/>
              <w:rPr>
                <w:rFonts w:ascii="Verdana" w:hAnsi="Verdana"/>
                <w:b/>
                <w:color w:val="auto"/>
                <w:sz w:val="16"/>
                <w:szCs w:val="16"/>
              </w:rPr>
            </w:pPr>
            <w:r w:rsidRPr="00D42B9C">
              <w:rPr>
                <w:rFonts w:ascii="Verdana" w:hAnsi="Verdana"/>
                <w:b/>
                <w:color w:val="auto"/>
                <w:sz w:val="16"/>
                <w:szCs w:val="16"/>
              </w:rPr>
              <w:t>Saídas digitais</w:t>
            </w:r>
          </w:p>
        </w:tc>
        <w:tc>
          <w:tcPr>
            <w:tcW w:w="1686"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relê</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estado sólido com foto-acoplador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rPr>
              <w:t xml:space="preserve">        </w:t>
            </w:r>
            <w:r w:rsidRPr="00D42B9C">
              <w:rPr>
                <w:rFonts w:ascii="Verdana" w:hAnsi="Verdana"/>
                <w:color w:val="auto"/>
                <w:sz w:val="16"/>
                <w:szCs w:val="16"/>
                <w:lang w:val="en-US"/>
              </w:rPr>
              <w:t>(X) transistor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SCR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TRIAC</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FET</w:t>
            </w:r>
          </w:p>
          <w:p w:rsidR="009149F3" w:rsidRPr="00D42B9C" w:rsidRDefault="009149F3" w:rsidP="003B3F69">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w:t>
            </w:r>
            <w:r w:rsidR="003B3F69" w:rsidRPr="00D42B9C">
              <w:rPr>
                <w:rFonts w:ascii="Verdana" w:hAnsi="Verdana"/>
                <w:color w:val="auto"/>
                <w:sz w:val="16"/>
                <w:szCs w:val="16"/>
                <w:lang w:val="en-US"/>
              </w:rPr>
              <w:t>X</w:t>
            </w:r>
            <w:r w:rsidRPr="00D42B9C">
              <w:rPr>
                <w:rFonts w:ascii="Verdana" w:hAnsi="Verdana"/>
                <w:color w:val="auto"/>
                <w:sz w:val="16"/>
                <w:szCs w:val="16"/>
                <w:lang w:val="en-US"/>
              </w:rPr>
              <w:t xml:space="preserve">) </w:t>
            </w:r>
            <w:r w:rsidR="003B3F69" w:rsidRPr="00D42B9C">
              <w:rPr>
                <w:rFonts w:ascii="Verdana" w:hAnsi="Verdana"/>
                <w:color w:val="auto"/>
                <w:sz w:val="16"/>
                <w:szCs w:val="16"/>
                <w:lang w:val="en-US"/>
              </w:rPr>
              <w:t>NPN</w:t>
            </w:r>
          </w:p>
        </w:tc>
        <w:tc>
          <w:tcPr>
            <w:tcW w:w="1857"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Quantidade:</w:t>
            </w:r>
            <w:r w:rsidR="003B3F69" w:rsidRPr="00D42B9C">
              <w:rPr>
                <w:rFonts w:ascii="Verdana" w:hAnsi="Verdana"/>
                <w:color w:val="auto"/>
                <w:sz w:val="16"/>
                <w:szCs w:val="16"/>
              </w:rPr>
              <w:t>8</w:t>
            </w:r>
          </w:p>
          <w:p w:rsidR="009149F3" w:rsidRPr="00D42B9C" w:rsidRDefault="009149F3" w:rsidP="003717DC">
            <w:pPr>
              <w:pStyle w:val="Texto0"/>
              <w:spacing w:after="0"/>
              <w:jc w:val="left"/>
              <w:rPr>
                <w:rFonts w:ascii="Verdana" w:hAnsi="Verdana"/>
                <w:color w:val="auto"/>
                <w:sz w:val="16"/>
                <w:szCs w:val="16"/>
              </w:rPr>
            </w:pP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relê</w:t>
            </w:r>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estado sólido com foto-acoplador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rPr>
              <w:t xml:space="preserve">        </w:t>
            </w:r>
            <w:r w:rsidRPr="00D42B9C">
              <w:rPr>
                <w:rFonts w:ascii="Verdana" w:hAnsi="Verdana"/>
                <w:color w:val="auto"/>
                <w:sz w:val="16"/>
                <w:szCs w:val="16"/>
                <w:lang w:val="en-US"/>
              </w:rPr>
              <w:t>(  ) transistor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SCR</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TRIAC</w:t>
            </w:r>
          </w:p>
          <w:p w:rsidR="009149F3" w:rsidRPr="00D42B9C" w:rsidRDefault="009149F3" w:rsidP="003717DC">
            <w:pPr>
              <w:pStyle w:val="Texto0"/>
              <w:spacing w:after="0"/>
              <w:jc w:val="left"/>
              <w:rPr>
                <w:rFonts w:ascii="Verdana" w:hAnsi="Verdana"/>
                <w:color w:val="auto"/>
                <w:sz w:val="16"/>
                <w:szCs w:val="16"/>
                <w:lang w:val="en-US"/>
              </w:rPr>
            </w:pPr>
            <w:r w:rsidRPr="00D42B9C">
              <w:rPr>
                <w:rFonts w:ascii="Verdana" w:hAnsi="Verdana"/>
                <w:color w:val="auto"/>
                <w:sz w:val="16"/>
                <w:szCs w:val="16"/>
                <w:lang w:val="en-US"/>
              </w:rPr>
              <w:t xml:space="preserve">        (  ) FET</w:t>
            </w:r>
          </w:p>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lang w:val="en-US"/>
              </w:rPr>
              <w:t xml:space="preserve">        </w:t>
            </w: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outro</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Quantidade:</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Capacidade de corrente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0,5 A</w:t>
            </w:r>
          </w:p>
        </w:tc>
        <w:tc>
          <w:tcPr>
            <w:tcW w:w="3220" w:type="dxa"/>
            <w:gridSpan w:val="3"/>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Alimentação auxiliar</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24 </w:t>
            </w:r>
            <w:proofErr w:type="spellStart"/>
            <w:proofErr w:type="gramStart"/>
            <w:r w:rsidRPr="00D42B9C">
              <w:rPr>
                <w:rFonts w:ascii="Verdana" w:hAnsi="Verdana"/>
                <w:color w:val="auto"/>
                <w:sz w:val="16"/>
                <w:szCs w:val="16"/>
              </w:rPr>
              <w:t>Vcc</w:t>
            </w:r>
            <w:proofErr w:type="spellEnd"/>
            <w:r w:rsidRPr="00D42B9C">
              <w:rPr>
                <w:rFonts w:ascii="Verdana" w:hAnsi="Verdana"/>
                <w:color w:val="auto"/>
                <w:sz w:val="16"/>
                <w:szCs w:val="16"/>
              </w:rPr>
              <w:t xml:space="preserve"> </w:t>
            </w:r>
            <w:r w:rsidRPr="00D42B9C">
              <w:rPr>
                <w:rFonts w:ascii="Verdana" w:hAnsi="Verdana"/>
                <w:color w:val="auto"/>
                <w:sz w:val="16"/>
                <w:szCs w:val="16"/>
              </w:rPr>
              <w:sym w:font="Symbol" w:char="F0B1"/>
            </w:r>
            <w:r w:rsidRPr="00D42B9C">
              <w:rPr>
                <w:rFonts w:ascii="Verdana" w:hAnsi="Verdana"/>
                <w:color w:val="auto"/>
                <w:sz w:val="16"/>
                <w:szCs w:val="16"/>
              </w:rPr>
              <w:t xml:space="preserve"> 5</w:t>
            </w:r>
            <w:proofErr w:type="gramEnd"/>
            <w:r w:rsidRPr="00D42B9C">
              <w:rPr>
                <w:rFonts w:ascii="Verdana" w:hAnsi="Verdana"/>
                <w:color w:val="auto"/>
                <w:sz w:val="16"/>
                <w:szCs w:val="16"/>
              </w:rPr>
              <w:t>%</w:t>
            </w:r>
          </w:p>
        </w:tc>
        <w:tc>
          <w:tcPr>
            <w:tcW w:w="3220" w:type="dxa"/>
            <w:gridSpan w:val="3"/>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Indicação individual por </w:t>
            </w:r>
            <w:proofErr w:type="spellStart"/>
            <w:r w:rsidRPr="00D42B9C">
              <w:rPr>
                <w:rFonts w:ascii="Verdana" w:hAnsi="Verdana"/>
                <w:color w:val="auto"/>
                <w:sz w:val="16"/>
                <w:szCs w:val="16"/>
              </w:rPr>
              <w:t>leds</w:t>
            </w:r>
            <w:proofErr w:type="spellEnd"/>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Remoção a quente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Conectores extraíveis</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858"/>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Proteção contra sobrecarga e curto-circuito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302"/>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Autodiagnostico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673"/>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b/>
                <w:color w:val="auto"/>
                <w:sz w:val="16"/>
                <w:szCs w:val="16"/>
              </w:rPr>
              <w:t>Entradas analógicas</w:t>
            </w:r>
          </w:p>
        </w:tc>
        <w:tc>
          <w:tcPr>
            <w:tcW w:w="1771" w:type="dxa"/>
            <w:gridSpan w:val="3"/>
            <w:vAlign w:val="center"/>
          </w:tcPr>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(X) 4 a 20 mA</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0 a 10 V</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RTD</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PT-100’</w:t>
            </w:r>
          </w:p>
        </w:tc>
        <w:tc>
          <w:tcPr>
            <w:tcW w:w="1772" w:type="dxa"/>
            <w:vAlign w:val="center"/>
          </w:tcPr>
          <w:p w:rsidR="009149F3" w:rsidRPr="00D42B9C" w:rsidRDefault="009149F3" w:rsidP="003B3F69">
            <w:pPr>
              <w:pStyle w:val="Texto0"/>
              <w:spacing w:after="0"/>
              <w:jc w:val="left"/>
              <w:rPr>
                <w:rFonts w:ascii="Verdana" w:hAnsi="Verdana"/>
                <w:color w:val="auto"/>
                <w:sz w:val="16"/>
                <w:szCs w:val="16"/>
              </w:rPr>
            </w:pPr>
            <w:r w:rsidRPr="00D42B9C">
              <w:rPr>
                <w:rFonts w:ascii="Verdana" w:hAnsi="Verdana"/>
                <w:color w:val="auto"/>
                <w:sz w:val="16"/>
                <w:szCs w:val="16"/>
              </w:rPr>
              <w:t xml:space="preserve">Quantidade: </w:t>
            </w:r>
            <w:r w:rsidR="003B3F69" w:rsidRPr="00D42B9C">
              <w:rPr>
                <w:rFonts w:ascii="Verdana" w:hAnsi="Verdana"/>
                <w:color w:val="auto"/>
                <w:sz w:val="16"/>
                <w:szCs w:val="16"/>
              </w:rPr>
              <w:t>4</w:t>
            </w:r>
          </w:p>
        </w:tc>
        <w:tc>
          <w:tcPr>
            <w:tcW w:w="1560" w:type="dxa"/>
            <w:vAlign w:val="center"/>
          </w:tcPr>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4 a 20 mA</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0 a 10 V</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RTD</w:t>
            </w:r>
          </w:p>
          <w:p w:rsidR="009149F3" w:rsidRPr="001E6A55" w:rsidRDefault="009149F3" w:rsidP="003717DC">
            <w:pPr>
              <w:pStyle w:val="Texto0"/>
              <w:spacing w:after="0"/>
              <w:jc w:val="left"/>
              <w:rPr>
                <w:rFonts w:ascii="Verdana" w:hAnsi="Verdana"/>
                <w:color w:val="auto"/>
                <w:sz w:val="16"/>
                <w:szCs w:val="16"/>
                <w:lang w:val="it-IT"/>
              </w:rPr>
            </w:pPr>
            <w:r w:rsidRPr="001E6A55">
              <w:rPr>
                <w:rFonts w:ascii="Verdana" w:hAnsi="Verdana"/>
                <w:color w:val="auto"/>
                <w:sz w:val="16"/>
                <w:szCs w:val="16"/>
                <w:lang w:val="it-IT"/>
              </w:rPr>
              <w:t>(  ) PT-100</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Quantidade:</w:t>
            </w:r>
          </w:p>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310"/>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Alimentação auxiliar (se aplicável)</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24 </w:t>
            </w:r>
            <w:proofErr w:type="spellStart"/>
            <w:proofErr w:type="gramStart"/>
            <w:r w:rsidRPr="00D42B9C">
              <w:rPr>
                <w:rFonts w:ascii="Verdana" w:hAnsi="Verdana"/>
                <w:color w:val="auto"/>
                <w:sz w:val="16"/>
                <w:szCs w:val="16"/>
              </w:rPr>
              <w:t>Vcc</w:t>
            </w:r>
            <w:proofErr w:type="spellEnd"/>
            <w:r w:rsidRPr="00D42B9C">
              <w:rPr>
                <w:rFonts w:ascii="Verdana" w:hAnsi="Verdana"/>
                <w:color w:val="auto"/>
                <w:sz w:val="16"/>
                <w:szCs w:val="16"/>
              </w:rPr>
              <w:t xml:space="preserve"> </w:t>
            </w:r>
            <w:r w:rsidRPr="00D42B9C">
              <w:rPr>
                <w:rFonts w:ascii="Verdana" w:hAnsi="Verdana"/>
                <w:color w:val="auto"/>
                <w:sz w:val="16"/>
                <w:szCs w:val="16"/>
              </w:rPr>
              <w:sym w:font="Symbol" w:char="F0B1"/>
            </w:r>
            <w:r w:rsidRPr="00D42B9C">
              <w:rPr>
                <w:rFonts w:ascii="Verdana" w:hAnsi="Verdana"/>
                <w:color w:val="auto"/>
                <w:sz w:val="16"/>
                <w:szCs w:val="16"/>
              </w:rPr>
              <w:t xml:space="preserve"> 5</w:t>
            </w:r>
            <w:proofErr w:type="gramEnd"/>
            <w:r w:rsidRPr="00D42B9C">
              <w:rPr>
                <w:rFonts w:ascii="Verdana" w:hAnsi="Verdana"/>
                <w:color w:val="auto"/>
                <w:sz w:val="16"/>
                <w:szCs w:val="16"/>
              </w:rPr>
              <w:t>%</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178"/>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lastRenderedPageBreak/>
              <w:t>Entradas isoladas entre si</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r w:rsidRPr="00D42B9C">
              <w:rPr>
                <w:rFonts w:ascii="Verdana" w:hAnsi="Verdana"/>
                <w:color w:val="auto"/>
                <w:sz w:val="16"/>
                <w:szCs w:val="16"/>
              </w:rPr>
              <w:t xml:space="preserve"> (todas)</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Isolação galvânica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Conectores extraíveis</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Remoção a quente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Resistor de medição (se aplicável)</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interno</w:t>
            </w:r>
            <w:proofErr w:type="gramEnd"/>
            <w:r w:rsidRPr="00D42B9C">
              <w:rPr>
                <w:rFonts w:ascii="Verdana" w:hAnsi="Verdana"/>
                <w:color w:val="auto"/>
                <w:sz w:val="16"/>
                <w:szCs w:val="16"/>
              </w:rPr>
              <w:t xml:space="preserve">, </w:t>
            </w:r>
            <w:proofErr w:type="spellStart"/>
            <w:r w:rsidRPr="00D42B9C">
              <w:rPr>
                <w:rFonts w:ascii="Verdana" w:hAnsi="Verdana"/>
                <w:color w:val="auto"/>
                <w:sz w:val="16"/>
                <w:szCs w:val="16"/>
              </w:rPr>
              <w:t>R</w:t>
            </w:r>
            <w:r w:rsidRPr="00D42B9C">
              <w:rPr>
                <w:rFonts w:ascii="Verdana" w:hAnsi="Verdana"/>
                <w:color w:val="auto"/>
                <w:sz w:val="16"/>
                <w:szCs w:val="16"/>
                <w:vertAlign w:val="subscript"/>
              </w:rPr>
              <w:t>máx</w:t>
            </w:r>
            <w:proofErr w:type="spellEnd"/>
            <w:r w:rsidRPr="00D42B9C">
              <w:rPr>
                <w:rFonts w:ascii="Verdana" w:hAnsi="Verdana"/>
                <w:color w:val="auto"/>
                <w:sz w:val="16"/>
                <w:szCs w:val="16"/>
              </w:rPr>
              <w:t>= 250</w:t>
            </w:r>
            <w:r w:rsidRPr="00D42B9C">
              <w:rPr>
                <w:rFonts w:ascii="Verdana" w:hAnsi="Verdana"/>
                <w:color w:val="auto"/>
                <w:sz w:val="16"/>
                <w:szCs w:val="16"/>
              </w:rPr>
              <w:sym w:font="Symbol" w:char="F057"/>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Resolução mínima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12 bits</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Tempo de conversão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sym w:font="Symbol" w:char="F0A3"/>
            </w:r>
            <w:r w:rsidRPr="00D42B9C">
              <w:rPr>
                <w:rFonts w:ascii="Verdana" w:hAnsi="Verdana"/>
                <w:color w:val="auto"/>
                <w:sz w:val="16"/>
                <w:szCs w:val="16"/>
              </w:rPr>
              <w:t xml:space="preserve"> 10 </w:t>
            </w:r>
            <w:proofErr w:type="spellStart"/>
            <w:r w:rsidRPr="00D42B9C">
              <w:rPr>
                <w:rFonts w:ascii="Verdana" w:hAnsi="Verdana"/>
                <w:color w:val="auto"/>
                <w:sz w:val="16"/>
                <w:szCs w:val="16"/>
              </w:rPr>
              <w:t>ms</w:t>
            </w:r>
            <w:proofErr w:type="spell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Precisão de leitura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melhor</w:t>
            </w:r>
            <w:proofErr w:type="gramEnd"/>
            <w:r w:rsidRPr="00D42B9C">
              <w:rPr>
                <w:rFonts w:ascii="Verdana" w:hAnsi="Verdana"/>
                <w:color w:val="auto"/>
                <w:sz w:val="16"/>
                <w:szCs w:val="16"/>
              </w:rPr>
              <w:t xml:space="preserve"> que 0,1%</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Rejeição de ruído e em modo comum</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sym w:font="Symbol" w:char="F0B3"/>
            </w:r>
            <w:r w:rsidRPr="00D42B9C">
              <w:rPr>
                <w:rFonts w:ascii="Verdana" w:hAnsi="Verdana"/>
                <w:color w:val="auto"/>
                <w:sz w:val="16"/>
                <w:szCs w:val="16"/>
              </w:rPr>
              <w:t xml:space="preserve"> 90 dB</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Dados disponibilizados na tabela E/S sem necessidade de multiplexação pelo programa aplicativo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Autodiagnostico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b/>
                <w:color w:val="auto"/>
                <w:sz w:val="16"/>
                <w:szCs w:val="16"/>
              </w:rPr>
            </w:pPr>
            <w:r w:rsidRPr="00D42B9C">
              <w:rPr>
                <w:rFonts w:ascii="Verdana" w:hAnsi="Verdana"/>
                <w:b/>
                <w:color w:val="auto"/>
                <w:sz w:val="16"/>
                <w:szCs w:val="16"/>
              </w:rPr>
              <w:t>Saídas analógicas</w:t>
            </w:r>
          </w:p>
        </w:tc>
        <w:tc>
          <w:tcPr>
            <w:tcW w:w="1771" w:type="dxa"/>
            <w:gridSpan w:val="3"/>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w:t>
            </w:r>
            <w:r w:rsidR="003B3F69" w:rsidRPr="00D42B9C">
              <w:rPr>
                <w:rFonts w:ascii="Verdana" w:hAnsi="Verdana"/>
                <w:color w:val="auto"/>
                <w:sz w:val="16"/>
                <w:szCs w:val="16"/>
              </w:rPr>
              <w:t xml:space="preserve">  </w:t>
            </w:r>
            <w:r w:rsidRPr="00D42B9C">
              <w:rPr>
                <w:rFonts w:ascii="Verdana" w:hAnsi="Verdana"/>
                <w:color w:val="auto"/>
                <w:sz w:val="16"/>
                <w:szCs w:val="16"/>
              </w:rPr>
              <w:t>)</w:t>
            </w:r>
            <w:proofErr w:type="gramEnd"/>
            <w:r w:rsidRPr="00D42B9C">
              <w:rPr>
                <w:rFonts w:ascii="Verdana" w:hAnsi="Verdana"/>
                <w:color w:val="auto"/>
                <w:sz w:val="16"/>
                <w:szCs w:val="16"/>
              </w:rPr>
              <w:t xml:space="preserve"> 4 a 20 </w:t>
            </w:r>
            <w:proofErr w:type="spellStart"/>
            <w:r w:rsidRPr="00D42B9C">
              <w:rPr>
                <w:rFonts w:ascii="Verdana" w:hAnsi="Verdana"/>
                <w:color w:val="auto"/>
                <w:sz w:val="16"/>
                <w:szCs w:val="16"/>
              </w:rPr>
              <w:t>mA</w:t>
            </w:r>
            <w:proofErr w:type="spellEnd"/>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0 a 10 V</w:t>
            </w:r>
          </w:p>
        </w:tc>
        <w:tc>
          <w:tcPr>
            <w:tcW w:w="1772" w:type="dxa"/>
            <w:vAlign w:val="center"/>
          </w:tcPr>
          <w:p w:rsidR="009149F3" w:rsidRPr="00D42B9C" w:rsidRDefault="009149F3" w:rsidP="003B3F69">
            <w:pPr>
              <w:pStyle w:val="Texto0"/>
              <w:spacing w:after="0"/>
              <w:jc w:val="left"/>
              <w:rPr>
                <w:rFonts w:ascii="Verdana" w:hAnsi="Verdana"/>
                <w:color w:val="auto"/>
                <w:sz w:val="16"/>
                <w:szCs w:val="16"/>
              </w:rPr>
            </w:pPr>
            <w:r w:rsidRPr="00D42B9C">
              <w:rPr>
                <w:rFonts w:ascii="Verdana" w:hAnsi="Verdana"/>
                <w:color w:val="auto"/>
                <w:sz w:val="16"/>
                <w:szCs w:val="16"/>
              </w:rPr>
              <w:t xml:space="preserve">Quantidade: </w:t>
            </w:r>
            <w:r w:rsidR="003B3F69" w:rsidRPr="00D42B9C">
              <w:rPr>
                <w:rFonts w:ascii="Verdana" w:hAnsi="Verdana"/>
                <w:color w:val="auto"/>
                <w:sz w:val="16"/>
                <w:szCs w:val="16"/>
              </w:rPr>
              <w:t>0</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Quantidade:</w:t>
            </w:r>
          </w:p>
          <w:p w:rsidR="009149F3" w:rsidRPr="00D42B9C" w:rsidRDefault="009149F3" w:rsidP="003717DC">
            <w:pPr>
              <w:pStyle w:val="Texto0"/>
              <w:spacing w:after="0"/>
              <w:jc w:val="left"/>
              <w:rPr>
                <w:rFonts w:ascii="Verdana" w:hAnsi="Verdana"/>
                <w:color w:val="auto"/>
                <w:sz w:val="16"/>
                <w:szCs w:val="16"/>
              </w:rPr>
            </w:pP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4 a 20 </w:t>
            </w:r>
            <w:proofErr w:type="spellStart"/>
            <w:r w:rsidRPr="00D42B9C">
              <w:rPr>
                <w:rFonts w:ascii="Verdana" w:hAnsi="Verdana"/>
                <w:color w:val="auto"/>
                <w:sz w:val="16"/>
                <w:szCs w:val="16"/>
              </w:rPr>
              <w:t>mA</w:t>
            </w:r>
            <w:proofErr w:type="spellEnd"/>
          </w:p>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0 a 10 V</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Alimentação auxiliar (se aplicável)</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 xml:space="preserve">24 </w:t>
            </w:r>
            <w:proofErr w:type="spellStart"/>
            <w:proofErr w:type="gramStart"/>
            <w:r w:rsidRPr="00D42B9C">
              <w:rPr>
                <w:rFonts w:ascii="Verdana" w:hAnsi="Verdana"/>
                <w:color w:val="auto"/>
                <w:sz w:val="16"/>
                <w:szCs w:val="16"/>
              </w:rPr>
              <w:t>Vcc</w:t>
            </w:r>
            <w:proofErr w:type="spellEnd"/>
            <w:r w:rsidRPr="00D42B9C">
              <w:rPr>
                <w:rFonts w:ascii="Verdana" w:hAnsi="Verdana"/>
                <w:color w:val="auto"/>
                <w:sz w:val="16"/>
                <w:szCs w:val="16"/>
              </w:rPr>
              <w:t xml:space="preserve"> </w:t>
            </w:r>
            <w:r w:rsidRPr="00D42B9C">
              <w:rPr>
                <w:rFonts w:ascii="Verdana" w:hAnsi="Verdana"/>
                <w:color w:val="auto"/>
                <w:sz w:val="16"/>
                <w:szCs w:val="16"/>
              </w:rPr>
              <w:sym w:font="Symbol" w:char="F0B1"/>
            </w:r>
            <w:r w:rsidRPr="00D42B9C">
              <w:rPr>
                <w:rFonts w:ascii="Verdana" w:hAnsi="Verdana"/>
                <w:color w:val="auto"/>
                <w:sz w:val="16"/>
                <w:szCs w:val="16"/>
              </w:rPr>
              <w:t xml:space="preserve"> 5</w:t>
            </w:r>
            <w:proofErr w:type="gramEnd"/>
            <w:r w:rsidRPr="00D42B9C">
              <w:rPr>
                <w:rFonts w:ascii="Verdana" w:hAnsi="Verdana"/>
                <w:color w:val="auto"/>
                <w:sz w:val="16"/>
                <w:szCs w:val="16"/>
              </w:rPr>
              <w:t>%</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Saídas isoladas entre si</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r w:rsidRPr="00D42B9C">
              <w:rPr>
                <w:rFonts w:ascii="Verdana" w:hAnsi="Verdana"/>
                <w:color w:val="auto"/>
                <w:sz w:val="16"/>
                <w:szCs w:val="16"/>
              </w:rPr>
              <w:t xml:space="preserve"> (todas)</w:t>
            </w:r>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Isolação galvânica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Conectores extraíveis</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Remoção a quente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Proteção contra reversão de polaridade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56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6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Resolução mínima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12 bits</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Tempo de conversão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sym w:font="Symbol" w:char="F0A3"/>
            </w:r>
            <w:r w:rsidRPr="00D42B9C">
              <w:rPr>
                <w:rFonts w:ascii="Verdana" w:hAnsi="Verdana"/>
                <w:color w:val="auto"/>
                <w:sz w:val="16"/>
                <w:szCs w:val="16"/>
              </w:rPr>
              <w:t xml:space="preserve"> 500 </w:t>
            </w:r>
            <w:proofErr w:type="spellStart"/>
            <w:r w:rsidRPr="00D42B9C">
              <w:rPr>
                <w:rFonts w:ascii="Verdana" w:hAnsi="Verdana"/>
                <w:color w:val="auto"/>
                <w:sz w:val="16"/>
                <w:szCs w:val="16"/>
              </w:rPr>
              <w:t>ms</w:t>
            </w:r>
            <w:proofErr w:type="spellEnd"/>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Precisão de leitura</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melhor</w:t>
            </w:r>
            <w:proofErr w:type="gramEnd"/>
            <w:r w:rsidRPr="00D42B9C">
              <w:rPr>
                <w:rFonts w:ascii="Verdana" w:hAnsi="Verdana"/>
                <w:color w:val="auto"/>
                <w:sz w:val="16"/>
                <w:szCs w:val="16"/>
              </w:rPr>
              <w:t xml:space="preserve"> que 0,5%</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Linearidade</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melhor</w:t>
            </w:r>
            <w:proofErr w:type="gramEnd"/>
            <w:r w:rsidRPr="00D42B9C">
              <w:rPr>
                <w:rFonts w:ascii="Verdana" w:hAnsi="Verdana"/>
                <w:color w:val="auto"/>
                <w:sz w:val="16"/>
                <w:szCs w:val="16"/>
              </w:rPr>
              <w:t xml:space="preserve"> que 0,5%</w:t>
            </w:r>
          </w:p>
        </w:tc>
        <w:tc>
          <w:tcPr>
            <w:tcW w:w="3220" w:type="dxa"/>
            <w:gridSpan w:val="3"/>
            <w:vAlign w:val="center"/>
          </w:tcPr>
          <w:p w:rsidR="009149F3" w:rsidRPr="00D42B9C" w:rsidRDefault="009149F3" w:rsidP="003717DC">
            <w:pPr>
              <w:pStyle w:val="Texto0"/>
              <w:spacing w:after="0"/>
              <w:jc w:val="left"/>
              <w:rPr>
                <w:rFonts w:ascii="Verdana" w:hAnsi="Verdana"/>
                <w:color w:val="auto"/>
                <w:sz w:val="16"/>
                <w:szCs w:val="16"/>
              </w:rPr>
            </w:pP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Dados disponibilizados na tabela E/S sem necessidade de multiplexação pelo programa aplicativo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61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1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rFonts w:ascii="Verdana" w:hAnsi="Verdana"/>
                <w:color w:val="auto"/>
                <w:sz w:val="16"/>
                <w:szCs w:val="16"/>
              </w:rPr>
            </w:pPr>
            <w:r w:rsidRPr="00D42B9C">
              <w:rPr>
                <w:rFonts w:ascii="Verdana" w:hAnsi="Verdana"/>
                <w:color w:val="auto"/>
                <w:sz w:val="16"/>
                <w:szCs w:val="16"/>
              </w:rPr>
              <w:t>Autodiagnostico</w:t>
            </w:r>
          </w:p>
        </w:tc>
        <w:tc>
          <w:tcPr>
            <w:tcW w:w="3543" w:type="dxa"/>
            <w:gridSpan w:val="4"/>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sim</w:t>
            </w:r>
            <w:proofErr w:type="gramEnd"/>
          </w:p>
        </w:tc>
        <w:tc>
          <w:tcPr>
            <w:tcW w:w="1610" w:type="dxa"/>
            <w:gridSpan w:val="2"/>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sim</w:t>
            </w:r>
          </w:p>
        </w:tc>
        <w:tc>
          <w:tcPr>
            <w:tcW w:w="1610" w:type="dxa"/>
            <w:vAlign w:val="center"/>
          </w:tcPr>
          <w:p w:rsidR="009149F3" w:rsidRPr="00D42B9C" w:rsidRDefault="009149F3" w:rsidP="003717DC">
            <w:pPr>
              <w:pStyle w:val="Texto0"/>
              <w:spacing w:after="0"/>
              <w:jc w:val="left"/>
              <w:rPr>
                <w:rFonts w:ascii="Verdana" w:hAnsi="Verdana"/>
                <w:color w:val="auto"/>
                <w:sz w:val="16"/>
                <w:szCs w:val="16"/>
              </w:rPr>
            </w:pPr>
            <w:proofErr w:type="gramStart"/>
            <w:r w:rsidRPr="00D42B9C">
              <w:rPr>
                <w:rFonts w:ascii="Verdana" w:hAnsi="Verdana"/>
                <w:color w:val="auto"/>
                <w:sz w:val="16"/>
                <w:szCs w:val="16"/>
              </w:rPr>
              <w:t>(  )</w:t>
            </w:r>
            <w:proofErr w:type="gramEnd"/>
            <w:r w:rsidRPr="00D42B9C">
              <w:rPr>
                <w:rFonts w:ascii="Verdana" w:hAnsi="Verdana"/>
                <w:color w:val="auto"/>
                <w:sz w:val="16"/>
                <w:szCs w:val="16"/>
              </w:rPr>
              <w:t xml:space="preserve"> não</w:t>
            </w:r>
          </w:p>
        </w:tc>
      </w:tr>
    </w:tbl>
    <w:p w:rsidR="009149F3" w:rsidRPr="00D42B9C" w:rsidRDefault="009149F3" w:rsidP="009149F3">
      <w:pPr>
        <w:rPr>
          <w:sz w:val="4"/>
          <w:szCs w:val="4"/>
        </w:rPr>
      </w:pPr>
    </w:p>
    <w:p w:rsidR="009149F3" w:rsidRPr="00D42B9C" w:rsidRDefault="009149F3" w:rsidP="009149F3">
      <w:pPr>
        <w:rPr>
          <w:sz w:val="2"/>
          <w:szCs w:val="2"/>
        </w:rPr>
      </w:pPr>
    </w:p>
    <w:tbl>
      <w:tblPr>
        <w:tblpPr w:leftFromText="141" w:rightFromText="141" w:vertAnchor="text" w:horzAnchor="margin" w:tblpXSpec="center" w:tblpY="-76"/>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4"/>
        <w:gridCol w:w="1771"/>
        <w:gridCol w:w="1772"/>
        <w:gridCol w:w="1610"/>
        <w:gridCol w:w="1610"/>
      </w:tblGrid>
      <w:tr w:rsidR="009149F3" w:rsidRPr="00D42B9C" w:rsidTr="003717DC">
        <w:trPr>
          <w:cantSplit/>
          <w:trHeight w:val="216"/>
        </w:trPr>
        <w:tc>
          <w:tcPr>
            <w:tcW w:w="9967" w:type="dxa"/>
            <w:gridSpan w:val="5"/>
            <w:vAlign w:val="center"/>
          </w:tcPr>
          <w:p w:rsidR="009149F3" w:rsidRPr="00D42B9C" w:rsidRDefault="009149F3" w:rsidP="003717DC">
            <w:pPr>
              <w:pStyle w:val="Texto0"/>
              <w:spacing w:after="0"/>
              <w:jc w:val="center"/>
              <w:rPr>
                <w:color w:val="auto"/>
                <w:sz w:val="18"/>
                <w:szCs w:val="18"/>
              </w:rPr>
            </w:pPr>
            <w:r w:rsidRPr="00D42B9C">
              <w:rPr>
                <w:b/>
                <w:color w:val="auto"/>
                <w:sz w:val="18"/>
                <w:szCs w:val="18"/>
              </w:rPr>
              <w:t>SOBRESSALENTES</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center"/>
              <w:rPr>
                <w:b/>
                <w:color w:val="auto"/>
                <w:sz w:val="18"/>
                <w:szCs w:val="18"/>
              </w:rPr>
            </w:pPr>
            <w:r w:rsidRPr="00D42B9C">
              <w:rPr>
                <w:b/>
                <w:color w:val="auto"/>
                <w:sz w:val="18"/>
                <w:szCs w:val="18"/>
              </w:rPr>
              <w:t>Descrição</w:t>
            </w:r>
          </w:p>
        </w:tc>
        <w:tc>
          <w:tcPr>
            <w:tcW w:w="3543" w:type="dxa"/>
            <w:gridSpan w:val="2"/>
            <w:vAlign w:val="center"/>
          </w:tcPr>
          <w:p w:rsidR="009149F3" w:rsidRPr="00D42B9C" w:rsidRDefault="00C8260F" w:rsidP="003717DC">
            <w:pPr>
              <w:pStyle w:val="Texto0"/>
              <w:spacing w:after="0"/>
              <w:jc w:val="center"/>
              <w:rPr>
                <w:b/>
                <w:color w:val="auto"/>
                <w:sz w:val="18"/>
                <w:szCs w:val="18"/>
              </w:rPr>
            </w:pPr>
            <w:r w:rsidRPr="00D42B9C">
              <w:rPr>
                <w:b/>
                <w:color w:val="auto"/>
                <w:sz w:val="18"/>
                <w:szCs w:val="18"/>
              </w:rPr>
              <w:t>Contratante</w:t>
            </w:r>
          </w:p>
        </w:tc>
        <w:tc>
          <w:tcPr>
            <w:tcW w:w="3220" w:type="dxa"/>
            <w:gridSpan w:val="2"/>
            <w:vAlign w:val="center"/>
          </w:tcPr>
          <w:p w:rsidR="009149F3" w:rsidRPr="00D42B9C" w:rsidRDefault="009149F3" w:rsidP="003717DC">
            <w:pPr>
              <w:pStyle w:val="Texto0"/>
              <w:spacing w:after="0"/>
              <w:jc w:val="center"/>
              <w:rPr>
                <w:b/>
                <w:color w:val="auto"/>
                <w:sz w:val="18"/>
                <w:szCs w:val="18"/>
              </w:rPr>
            </w:pPr>
            <w:r w:rsidRPr="00D42B9C">
              <w:rPr>
                <w:b/>
                <w:color w:val="auto"/>
                <w:sz w:val="18"/>
                <w:szCs w:val="18"/>
              </w:rPr>
              <w:t>Proponente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Fonte de alimentação</w:t>
            </w:r>
          </w:p>
        </w:tc>
        <w:tc>
          <w:tcPr>
            <w:tcW w:w="3543"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01</w:t>
            </w:r>
          </w:p>
        </w:tc>
        <w:tc>
          <w:tcPr>
            <w:tcW w:w="3220"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CPU</w:t>
            </w:r>
          </w:p>
        </w:tc>
        <w:tc>
          <w:tcPr>
            <w:tcW w:w="3543"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01</w:t>
            </w:r>
          </w:p>
        </w:tc>
        <w:tc>
          <w:tcPr>
            <w:tcW w:w="3220"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Módulo para comunicação</w:t>
            </w:r>
          </w:p>
        </w:tc>
        <w:tc>
          <w:tcPr>
            <w:tcW w:w="3543"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01</w:t>
            </w:r>
          </w:p>
        </w:tc>
        <w:tc>
          <w:tcPr>
            <w:tcW w:w="3220"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Entradas Digitais</w:t>
            </w:r>
          </w:p>
        </w:tc>
        <w:tc>
          <w:tcPr>
            <w:tcW w:w="3543"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20%</w:t>
            </w:r>
          </w:p>
        </w:tc>
        <w:tc>
          <w:tcPr>
            <w:tcW w:w="3220" w:type="dxa"/>
            <w:gridSpan w:val="2"/>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Saídas digitais</w:t>
            </w:r>
          </w:p>
        </w:tc>
        <w:tc>
          <w:tcPr>
            <w:tcW w:w="1771" w:type="dxa"/>
            <w:vAlign w:val="center"/>
          </w:tcPr>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relê</w:t>
            </w:r>
          </w:p>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estado sólido</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(X) transistor</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SCR</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TRIAC</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FET</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outro:</w:t>
            </w:r>
          </w:p>
        </w:tc>
        <w:tc>
          <w:tcPr>
            <w:tcW w:w="1772"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 xml:space="preserve"> Quantidade: 20%       </w:t>
            </w:r>
          </w:p>
          <w:p w:rsidR="009149F3" w:rsidRPr="00D42B9C" w:rsidRDefault="009149F3" w:rsidP="003717DC">
            <w:pPr>
              <w:pStyle w:val="Texto0"/>
              <w:spacing w:after="0"/>
              <w:jc w:val="left"/>
              <w:rPr>
                <w:color w:val="auto"/>
                <w:sz w:val="18"/>
                <w:szCs w:val="18"/>
              </w:rPr>
            </w:pPr>
          </w:p>
        </w:tc>
        <w:tc>
          <w:tcPr>
            <w:tcW w:w="1610" w:type="dxa"/>
            <w:vAlign w:val="center"/>
          </w:tcPr>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relê</w:t>
            </w:r>
          </w:p>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estado sólido</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transistor</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SCR</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TRIAC</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FET</w:t>
            </w:r>
          </w:p>
          <w:p w:rsidR="009149F3" w:rsidRPr="00D42B9C" w:rsidRDefault="009149F3" w:rsidP="003717DC">
            <w:pPr>
              <w:pStyle w:val="Texto0"/>
              <w:spacing w:after="0"/>
              <w:jc w:val="left"/>
              <w:rPr>
                <w:color w:val="auto"/>
                <w:sz w:val="18"/>
                <w:szCs w:val="18"/>
              </w:rPr>
            </w:pPr>
            <w:r w:rsidRPr="00D42B9C">
              <w:rPr>
                <w:color w:val="auto"/>
                <w:sz w:val="18"/>
                <w:szCs w:val="18"/>
              </w:rPr>
              <w:t xml:space="preserve">        </w:t>
            </w:r>
            <w:proofErr w:type="gramStart"/>
            <w:r w:rsidRPr="00D42B9C">
              <w:rPr>
                <w:color w:val="auto"/>
                <w:sz w:val="18"/>
                <w:szCs w:val="18"/>
              </w:rPr>
              <w:t>(  )</w:t>
            </w:r>
            <w:proofErr w:type="gramEnd"/>
            <w:r w:rsidRPr="00D42B9C">
              <w:rPr>
                <w:color w:val="auto"/>
                <w:sz w:val="18"/>
                <w:szCs w:val="18"/>
              </w:rPr>
              <w:t xml:space="preserve"> outro:</w:t>
            </w:r>
          </w:p>
        </w:tc>
        <w:tc>
          <w:tcPr>
            <w:tcW w:w="1610"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lastRenderedPageBreak/>
              <w:t>Entradas analógicas</w:t>
            </w:r>
          </w:p>
        </w:tc>
        <w:tc>
          <w:tcPr>
            <w:tcW w:w="1771" w:type="dxa"/>
            <w:vAlign w:val="center"/>
          </w:tcPr>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(X) 4 a 20 mA</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0 a 10 V</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RTD</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PT-100</w:t>
            </w:r>
          </w:p>
        </w:tc>
        <w:tc>
          <w:tcPr>
            <w:tcW w:w="1772"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20%</w:t>
            </w:r>
          </w:p>
        </w:tc>
        <w:tc>
          <w:tcPr>
            <w:tcW w:w="1610" w:type="dxa"/>
            <w:vAlign w:val="center"/>
          </w:tcPr>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4 a 20 mA</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0 a 10 V</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RTD</w:t>
            </w:r>
          </w:p>
          <w:p w:rsidR="009149F3" w:rsidRPr="001E6A55" w:rsidRDefault="009149F3" w:rsidP="003717DC">
            <w:pPr>
              <w:pStyle w:val="Texto0"/>
              <w:spacing w:after="0"/>
              <w:jc w:val="left"/>
              <w:rPr>
                <w:color w:val="auto"/>
                <w:sz w:val="18"/>
                <w:szCs w:val="18"/>
                <w:lang w:val="it-IT"/>
              </w:rPr>
            </w:pPr>
            <w:r w:rsidRPr="001E6A55">
              <w:rPr>
                <w:color w:val="auto"/>
                <w:sz w:val="18"/>
                <w:szCs w:val="18"/>
                <w:lang w:val="it-IT"/>
              </w:rPr>
              <w:t>(  ) PT-100</w:t>
            </w:r>
          </w:p>
        </w:tc>
        <w:tc>
          <w:tcPr>
            <w:tcW w:w="1610"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Saídas analógicas</w:t>
            </w:r>
          </w:p>
        </w:tc>
        <w:tc>
          <w:tcPr>
            <w:tcW w:w="1771" w:type="dxa"/>
            <w:vAlign w:val="center"/>
          </w:tcPr>
          <w:p w:rsidR="009149F3" w:rsidRPr="00D42B9C" w:rsidRDefault="009149F3" w:rsidP="003717DC">
            <w:pPr>
              <w:pStyle w:val="Texto0"/>
              <w:spacing w:after="0"/>
              <w:jc w:val="left"/>
              <w:rPr>
                <w:color w:val="auto"/>
                <w:sz w:val="18"/>
                <w:szCs w:val="18"/>
              </w:rPr>
            </w:pPr>
            <w:proofErr w:type="gramStart"/>
            <w:r w:rsidRPr="00D42B9C">
              <w:rPr>
                <w:color w:val="auto"/>
                <w:sz w:val="18"/>
                <w:szCs w:val="18"/>
              </w:rPr>
              <w:t>(</w:t>
            </w:r>
            <w:r w:rsidR="003B3F69" w:rsidRPr="00D42B9C">
              <w:rPr>
                <w:color w:val="auto"/>
                <w:sz w:val="18"/>
                <w:szCs w:val="18"/>
              </w:rPr>
              <w:t xml:space="preserve">  </w:t>
            </w:r>
            <w:r w:rsidRPr="00D42B9C">
              <w:rPr>
                <w:color w:val="auto"/>
                <w:sz w:val="18"/>
                <w:szCs w:val="18"/>
              </w:rPr>
              <w:t>)</w:t>
            </w:r>
            <w:proofErr w:type="gramEnd"/>
            <w:r w:rsidRPr="00D42B9C">
              <w:rPr>
                <w:color w:val="auto"/>
                <w:sz w:val="18"/>
                <w:szCs w:val="18"/>
              </w:rPr>
              <w:t xml:space="preserve"> 4 a 20 </w:t>
            </w:r>
            <w:proofErr w:type="spellStart"/>
            <w:r w:rsidRPr="00D42B9C">
              <w:rPr>
                <w:color w:val="auto"/>
                <w:sz w:val="18"/>
                <w:szCs w:val="18"/>
              </w:rPr>
              <w:t>mA</w:t>
            </w:r>
            <w:proofErr w:type="spellEnd"/>
          </w:p>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0 a 10 V</w:t>
            </w:r>
          </w:p>
        </w:tc>
        <w:tc>
          <w:tcPr>
            <w:tcW w:w="1772"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 20%</w:t>
            </w:r>
          </w:p>
        </w:tc>
        <w:tc>
          <w:tcPr>
            <w:tcW w:w="1610" w:type="dxa"/>
            <w:vAlign w:val="center"/>
          </w:tcPr>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4 a 20 </w:t>
            </w:r>
            <w:proofErr w:type="spellStart"/>
            <w:r w:rsidRPr="00D42B9C">
              <w:rPr>
                <w:color w:val="auto"/>
                <w:sz w:val="18"/>
                <w:szCs w:val="18"/>
              </w:rPr>
              <w:t>mA</w:t>
            </w:r>
            <w:proofErr w:type="spellEnd"/>
          </w:p>
          <w:p w:rsidR="009149F3" w:rsidRPr="00D42B9C" w:rsidRDefault="009149F3" w:rsidP="003717DC">
            <w:pPr>
              <w:pStyle w:val="Texto0"/>
              <w:spacing w:after="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0 a 10 V</w:t>
            </w:r>
          </w:p>
        </w:tc>
        <w:tc>
          <w:tcPr>
            <w:tcW w:w="1610"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Quantidade:</w:t>
            </w:r>
          </w:p>
        </w:tc>
      </w:tr>
    </w:tbl>
    <w:p w:rsidR="009149F3" w:rsidRPr="00D42B9C" w:rsidRDefault="009149F3" w:rsidP="009149F3"/>
    <w:p w:rsidR="009149F3" w:rsidRPr="00D42B9C" w:rsidRDefault="009149F3" w:rsidP="009149F3">
      <w:pPr>
        <w:rPr>
          <w:sz w:val="2"/>
          <w:szCs w:val="2"/>
        </w:rPr>
      </w:pPr>
      <w:r w:rsidRPr="00D42B9C">
        <w:br w:type="page"/>
      </w:r>
    </w:p>
    <w:tbl>
      <w:tblPr>
        <w:tblpPr w:leftFromText="141" w:rightFromText="141" w:vertAnchor="text" w:horzAnchor="margin" w:tblpXSpec="center" w:tblpY="13"/>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4"/>
        <w:gridCol w:w="3543"/>
        <w:gridCol w:w="1610"/>
        <w:gridCol w:w="1610"/>
      </w:tblGrid>
      <w:tr w:rsidR="009149F3" w:rsidRPr="00D42B9C" w:rsidTr="003717DC">
        <w:trPr>
          <w:cantSplit/>
          <w:trHeight w:val="216"/>
        </w:trPr>
        <w:tc>
          <w:tcPr>
            <w:tcW w:w="9967" w:type="dxa"/>
            <w:gridSpan w:val="4"/>
            <w:vAlign w:val="center"/>
          </w:tcPr>
          <w:p w:rsidR="009149F3" w:rsidRPr="00D42B9C" w:rsidRDefault="009149F3" w:rsidP="003717DC">
            <w:pPr>
              <w:pStyle w:val="Texto0"/>
              <w:spacing w:after="0"/>
              <w:ind w:firstLine="720"/>
              <w:jc w:val="center"/>
              <w:rPr>
                <w:b/>
                <w:color w:val="auto"/>
                <w:sz w:val="18"/>
                <w:szCs w:val="18"/>
              </w:rPr>
            </w:pPr>
            <w:r w:rsidRPr="00D42B9C">
              <w:rPr>
                <w:b/>
                <w:color w:val="auto"/>
                <w:sz w:val="18"/>
                <w:szCs w:val="18"/>
              </w:rPr>
              <w:lastRenderedPageBreak/>
              <w:t>SOFTWARE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ind w:firstLine="720"/>
              <w:jc w:val="center"/>
              <w:rPr>
                <w:b/>
                <w:color w:val="auto"/>
                <w:sz w:val="18"/>
                <w:szCs w:val="18"/>
              </w:rPr>
            </w:pPr>
            <w:r w:rsidRPr="00D42B9C">
              <w:rPr>
                <w:b/>
                <w:color w:val="auto"/>
                <w:sz w:val="18"/>
                <w:szCs w:val="18"/>
              </w:rPr>
              <w:t>Descrição</w:t>
            </w:r>
          </w:p>
        </w:tc>
        <w:tc>
          <w:tcPr>
            <w:tcW w:w="3543" w:type="dxa"/>
            <w:vAlign w:val="center"/>
          </w:tcPr>
          <w:p w:rsidR="009149F3" w:rsidRPr="00D42B9C" w:rsidRDefault="00C8260F" w:rsidP="003717DC">
            <w:pPr>
              <w:pStyle w:val="Texto0"/>
              <w:spacing w:after="0"/>
              <w:ind w:firstLine="720"/>
              <w:jc w:val="center"/>
              <w:rPr>
                <w:b/>
                <w:color w:val="auto"/>
                <w:sz w:val="18"/>
                <w:szCs w:val="18"/>
              </w:rPr>
            </w:pPr>
            <w:r w:rsidRPr="00D42B9C">
              <w:rPr>
                <w:b/>
                <w:color w:val="auto"/>
                <w:sz w:val="18"/>
                <w:szCs w:val="18"/>
              </w:rPr>
              <w:t>Contratante</w:t>
            </w:r>
          </w:p>
        </w:tc>
        <w:tc>
          <w:tcPr>
            <w:tcW w:w="3220" w:type="dxa"/>
            <w:gridSpan w:val="2"/>
            <w:vAlign w:val="center"/>
          </w:tcPr>
          <w:p w:rsidR="009149F3" w:rsidRPr="00D42B9C" w:rsidRDefault="009149F3" w:rsidP="003717DC">
            <w:pPr>
              <w:pStyle w:val="Texto0"/>
              <w:spacing w:after="0"/>
              <w:ind w:firstLine="720"/>
              <w:jc w:val="center"/>
              <w:rPr>
                <w:b/>
                <w:color w:val="auto"/>
                <w:sz w:val="18"/>
                <w:szCs w:val="18"/>
              </w:rPr>
            </w:pPr>
            <w:r w:rsidRPr="00D42B9C">
              <w:rPr>
                <w:b/>
                <w:color w:val="auto"/>
                <w:sz w:val="18"/>
                <w:szCs w:val="18"/>
              </w:rPr>
              <w:t>Proponente</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Linguagens de programação de acordo com a norma IEC 61131-3</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Obrigatórias:</w:t>
            </w:r>
          </w:p>
          <w:p w:rsidR="009149F3" w:rsidRPr="00D42B9C" w:rsidRDefault="009149F3" w:rsidP="003717DC">
            <w:pPr>
              <w:pStyle w:val="Texto0"/>
              <w:spacing w:after="0"/>
              <w:jc w:val="left"/>
              <w:rPr>
                <w:color w:val="auto"/>
                <w:sz w:val="18"/>
                <w:szCs w:val="18"/>
              </w:rPr>
            </w:pPr>
            <w:r w:rsidRPr="00D42B9C">
              <w:rPr>
                <w:color w:val="auto"/>
                <w:sz w:val="18"/>
                <w:szCs w:val="18"/>
              </w:rPr>
              <w:t xml:space="preserve">(X) </w:t>
            </w:r>
            <w:proofErr w:type="spellStart"/>
            <w:r w:rsidRPr="00D42B9C">
              <w:rPr>
                <w:color w:val="auto"/>
                <w:sz w:val="18"/>
                <w:szCs w:val="18"/>
              </w:rPr>
              <w:t>Ladder</w:t>
            </w:r>
            <w:proofErr w:type="spellEnd"/>
            <w:r w:rsidRPr="00D42B9C">
              <w:rPr>
                <w:color w:val="auto"/>
                <w:sz w:val="18"/>
                <w:szCs w:val="18"/>
              </w:rPr>
              <w:t xml:space="preserve"> – IEC 61.131</w:t>
            </w:r>
          </w:p>
          <w:p w:rsidR="009149F3" w:rsidRPr="00D42B9C" w:rsidRDefault="009149F3" w:rsidP="003717DC">
            <w:pPr>
              <w:pStyle w:val="Texto0"/>
              <w:spacing w:after="0"/>
              <w:jc w:val="left"/>
              <w:rPr>
                <w:color w:val="auto"/>
                <w:sz w:val="18"/>
                <w:szCs w:val="18"/>
              </w:rPr>
            </w:pPr>
            <w:r w:rsidRPr="00D42B9C">
              <w:rPr>
                <w:color w:val="auto"/>
                <w:sz w:val="18"/>
                <w:szCs w:val="18"/>
              </w:rPr>
              <w:t>(X) Blocos Lógicos – IEC 61.131</w:t>
            </w:r>
          </w:p>
          <w:p w:rsidR="009149F3" w:rsidRPr="00D42B9C" w:rsidRDefault="009149F3" w:rsidP="003717DC">
            <w:pPr>
              <w:pStyle w:val="Texto0"/>
              <w:spacing w:after="0"/>
              <w:jc w:val="left"/>
              <w:rPr>
                <w:color w:val="auto"/>
                <w:sz w:val="18"/>
                <w:szCs w:val="18"/>
              </w:rPr>
            </w:pPr>
            <w:r w:rsidRPr="00D42B9C">
              <w:rPr>
                <w:color w:val="auto"/>
                <w:sz w:val="18"/>
                <w:szCs w:val="18"/>
              </w:rPr>
              <w:t>(X) Lista de Instruções – IEC 61.131</w:t>
            </w:r>
          </w:p>
          <w:p w:rsidR="009149F3" w:rsidRPr="00D42B9C" w:rsidRDefault="009149F3" w:rsidP="003717DC">
            <w:pPr>
              <w:pStyle w:val="Texto0"/>
              <w:spacing w:after="0"/>
              <w:jc w:val="left"/>
              <w:rPr>
                <w:color w:val="auto"/>
                <w:sz w:val="18"/>
                <w:szCs w:val="18"/>
              </w:rPr>
            </w:pPr>
            <w:proofErr w:type="gramStart"/>
            <w:r w:rsidRPr="00D42B9C">
              <w:rPr>
                <w:color w:val="auto"/>
                <w:sz w:val="18"/>
                <w:szCs w:val="18"/>
              </w:rPr>
              <w:t>(</w:t>
            </w:r>
            <w:r w:rsidR="003B3F69" w:rsidRPr="00D42B9C">
              <w:rPr>
                <w:color w:val="auto"/>
                <w:sz w:val="18"/>
                <w:szCs w:val="18"/>
              </w:rPr>
              <w:t xml:space="preserve">  </w:t>
            </w:r>
            <w:r w:rsidRPr="00D42B9C">
              <w:rPr>
                <w:color w:val="auto"/>
                <w:sz w:val="18"/>
                <w:szCs w:val="18"/>
              </w:rPr>
              <w:t>)</w:t>
            </w:r>
            <w:proofErr w:type="gramEnd"/>
            <w:r w:rsidRPr="00D42B9C">
              <w:rPr>
                <w:color w:val="auto"/>
                <w:sz w:val="18"/>
                <w:szCs w:val="18"/>
              </w:rPr>
              <w:t xml:space="preserve"> Texto Estruturado – IEC 61.131</w:t>
            </w:r>
          </w:p>
          <w:p w:rsidR="009149F3" w:rsidRPr="00D42B9C" w:rsidRDefault="009149F3" w:rsidP="003B3F69">
            <w:pPr>
              <w:pStyle w:val="Texto0"/>
              <w:spacing w:after="0"/>
              <w:jc w:val="left"/>
              <w:rPr>
                <w:color w:val="auto"/>
                <w:sz w:val="18"/>
                <w:szCs w:val="18"/>
              </w:rPr>
            </w:pPr>
            <w:proofErr w:type="gramStart"/>
            <w:r w:rsidRPr="00D42B9C">
              <w:rPr>
                <w:color w:val="auto"/>
                <w:sz w:val="18"/>
                <w:szCs w:val="18"/>
              </w:rPr>
              <w:t>(</w:t>
            </w:r>
            <w:r w:rsidR="003B3F69" w:rsidRPr="00D42B9C">
              <w:rPr>
                <w:color w:val="auto"/>
                <w:sz w:val="18"/>
                <w:szCs w:val="18"/>
              </w:rPr>
              <w:t xml:space="preserve">  </w:t>
            </w:r>
            <w:r w:rsidRPr="00D42B9C">
              <w:rPr>
                <w:color w:val="auto"/>
                <w:sz w:val="18"/>
                <w:szCs w:val="18"/>
              </w:rPr>
              <w:t>)</w:t>
            </w:r>
            <w:proofErr w:type="gramEnd"/>
            <w:r w:rsidRPr="00D42B9C">
              <w:rPr>
                <w:color w:val="auto"/>
                <w:sz w:val="18"/>
                <w:szCs w:val="18"/>
              </w:rPr>
              <w:t xml:space="preserve"> SFC – IEC 61.131</w:t>
            </w:r>
          </w:p>
        </w:tc>
        <w:tc>
          <w:tcPr>
            <w:tcW w:w="3220" w:type="dxa"/>
            <w:gridSpan w:val="2"/>
            <w:vAlign w:val="center"/>
          </w:tcPr>
          <w:p w:rsidR="009149F3" w:rsidRPr="00D42B9C" w:rsidRDefault="009149F3" w:rsidP="003717DC">
            <w:pPr>
              <w:pStyle w:val="Texto0"/>
              <w:spacing w:after="0"/>
              <w:ind w:firstLine="720"/>
              <w:jc w:val="left"/>
              <w:rPr>
                <w:color w:val="auto"/>
                <w:sz w:val="18"/>
                <w:szCs w:val="18"/>
              </w:rPr>
            </w:pPr>
            <w:r w:rsidRPr="00D42B9C">
              <w:rPr>
                <w:color w:val="auto"/>
                <w:sz w:val="18"/>
                <w:szCs w:val="18"/>
              </w:rPr>
              <w:t>Oferecidas:</w:t>
            </w:r>
          </w:p>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w:t>
            </w:r>
            <w:proofErr w:type="spellStart"/>
            <w:r w:rsidRPr="00D42B9C">
              <w:rPr>
                <w:color w:val="auto"/>
                <w:sz w:val="18"/>
                <w:szCs w:val="18"/>
              </w:rPr>
              <w:t>Ladder</w:t>
            </w:r>
            <w:proofErr w:type="spellEnd"/>
          </w:p>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Blocos Lógicos</w:t>
            </w:r>
          </w:p>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Lista de Instruções</w:t>
            </w:r>
          </w:p>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Texto Estruturado</w:t>
            </w:r>
          </w:p>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SFC</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Endereçamento configurável</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Biblioteca de funções e blocos de funções padronizados pela norma IEC 61131-3</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Criação de funções e blocos de funções personalizados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Criação de bibliotecas de usuário para reutilização em outros projetos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Número ilimitado de instâncias de blocos de funções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Alocação automática de memória para instâncias de blocos de funções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Criação de comentários de instrução e de linha</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Possibilidade de sobrescrever valores de E/S, com indicação clara das variáveis forçadas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Monitoração do programa com indicação visual clara do estado das variáveis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proofErr w:type="spellStart"/>
            <w:r w:rsidRPr="00D42B9C">
              <w:rPr>
                <w:color w:val="auto"/>
                <w:sz w:val="18"/>
                <w:szCs w:val="18"/>
              </w:rPr>
              <w:t>Auto-diagnóstico</w:t>
            </w:r>
            <w:proofErr w:type="spellEnd"/>
            <w:r w:rsidRPr="00D42B9C">
              <w:rPr>
                <w:color w:val="auto"/>
                <w:sz w:val="18"/>
                <w:szCs w:val="18"/>
              </w:rPr>
              <w:t xml:space="preserve"> dos subsistemas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Configuração de senhas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 xml:space="preserve">Configuração da rede no mesmo </w:t>
            </w:r>
            <w:r w:rsidRPr="00D42B9C">
              <w:rPr>
                <w:i/>
                <w:color w:val="auto"/>
                <w:sz w:val="18"/>
                <w:szCs w:val="18"/>
              </w:rPr>
              <w:t>software</w:t>
            </w:r>
            <w:r w:rsidRPr="00D42B9C">
              <w:rPr>
                <w:color w:val="auto"/>
                <w:sz w:val="18"/>
                <w:szCs w:val="18"/>
              </w:rPr>
              <w:t xml:space="preserve"> de configuração do </w:t>
            </w:r>
            <w:r w:rsidR="00791F8D" w:rsidRPr="00D42B9C">
              <w:rPr>
                <w:color w:val="auto"/>
                <w:sz w:val="18"/>
                <w:szCs w:val="18"/>
              </w:rPr>
              <w:t>CLP</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Permite programação estruturada</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Editor de declarações de variáveis</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r w:rsidR="009149F3" w:rsidRPr="00D42B9C" w:rsidTr="003717DC">
        <w:trPr>
          <w:cantSplit/>
          <w:trHeight w:val="216"/>
        </w:trPr>
        <w:tc>
          <w:tcPr>
            <w:tcW w:w="3204"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Ferramentas de localização de erros no programa</w:t>
            </w:r>
          </w:p>
        </w:tc>
        <w:tc>
          <w:tcPr>
            <w:tcW w:w="3543" w:type="dxa"/>
            <w:vAlign w:val="center"/>
          </w:tcPr>
          <w:p w:rsidR="009149F3" w:rsidRPr="00D42B9C" w:rsidRDefault="009149F3" w:rsidP="003717DC">
            <w:pPr>
              <w:pStyle w:val="Texto0"/>
              <w:spacing w:after="0"/>
              <w:jc w:val="left"/>
              <w:rPr>
                <w:color w:val="auto"/>
                <w:sz w:val="18"/>
                <w:szCs w:val="18"/>
              </w:rPr>
            </w:pPr>
            <w:r w:rsidRPr="00D42B9C">
              <w:rPr>
                <w:color w:val="auto"/>
                <w:sz w:val="18"/>
                <w:szCs w:val="18"/>
              </w:rPr>
              <w:t>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sim</w:t>
            </w:r>
          </w:p>
        </w:tc>
        <w:tc>
          <w:tcPr>
            <w:tcW w:w="1610" w:type="dxa"/>
            <w:vAlign w:val="center"/>
          </w:tcPr>
          <w:p w:rsidR="009149F3" w:rsidRPr="00D42B9C" w:rsidRDefault="009149F3" w:rsidP="003717DC">
            <w:pPr>
              <w:pStyle w:val="Texto0"/>
              <w:spacing w:after="0"/>
              <w:ind w:firstLine="720"/>
              <w:jc w:val="left"/>
              <w:rPr>
                <w:color w:val="auto"/>
                <w:sz w:val="18"/>
                <w:szCs w:val="18"/>
              </w:rPr>
            </w:pPr>
            <w:proofErr w:type="gramStart"/>
            <w:r w:rsidRPr="00D42B9C">
              <w:rPr>
                <w:color w:val="auto"/>
                <w:sz w:val="18"/>
                <w:szCs w:val="18"/>
              </w:rPr>
              <w:t>(  )</w:t>
            </w:r>
            <w:proofErr w:type="gramEnd"/>
            <w:r w:rsidRPr="00D42B9C">
              <w:rPr>
                <w:color w:val="auto"/>
                <w:sz w:val="18"/>
                <w:szCs w:val="18"/>
              </w:rPr>
              <w:t xml:space="preserve"> não</w:t>
            </w:r>
          </w:p>
        </w:tc>
      </w:tr>
    </w:tbl>
    <w:p w:rsidR="008B7D55" w:rsidRPr="00D42B9C" w:rsidRDefault="008B7D55">
      <w:pPr>
        <w:ind w:firstLine="0"/>
        <w:jc w:val="left"/>
      </w:pPr>
      <w:bookmarkStart w:id="5642" w:name="_Toc379815898"/>
    </w:p>
    <w:bookmarkEnd w:id="5642"/>
    <w:p w:rsidR="00C85ECB" w:rsidRPr="00D42B9C" w:rsidRDefault="00C85ECB" w:rsidP="00C85ECB">
      <w:pPr>
        <w:pStyle w:val="Ttulo4"/>
        <w:rPr>
          <w:color w:val="auto"/>
        </w:rPr>
      </w:pPr>
      <w:r w:rsidRPr="00D42B9C">
        <w:rPr>
          <w:color w:val="auto"/>
        </w:rPr>
        <w:t>Software Aplicativo CLP</w:t>
      </w:r>
    </w:p>
    <w:p w:rsidR="00AD21BA" w:rsidRPr="00D42B9C" w:rsidRDefault="008D5EA6" w:rsidP="00AD21BA">
      <w:pPr>
        <w:pStyle w:val="Ttulo5"/>
        <w:rPr>
          <w:color w:val="auto"/>
        </w:rPr>
      </w:pPr>
      <w:r w:rsidRPr="00D42B9C">
        <w:rPr>
          <w:color w:val="auto"/>
        </w:rPr>
        <w:t>Rotina</w:t>
      </w:r>
      <w:r w:rsidR="00AD21BA" w:rsidRPr="00D42B9C">
        <w:rPr>
          <w:color w:val="auto"/>
        </w:rPr>
        <w:t>s de apoio</w:t>
      </w:r>
    </w:p>
    <w:p w:rsidR="00AD21BA" w:rsidRPr="00D42B9C" w:rsidRDefault="00AD21BA" w:rsidP="001C425D">
      <w:pPr>
        <w:pStyle w:val="PTtexto2"/>
        <w:numPr>
          <w:ilvl w:val="0"/>
          <w:numId w:val="41"/>
        </w:numPr>
      </w:pPr>
      <w:r w:rsidRPr="00D42B9C">
        <w:rPr>
          <w:u w:val="single"/>
        </w:rPr>
        <w:t>PID</w:t>
      </w:r>
      <w:r w:rsidRPr="00D42B9C">
        <w:t xml:space="preserve"> – controle Proporcional, Integral e Derivativo. Utilizar o algoritmo PID disponível na linguagem de programação do sistema.</w:t>
      </w:r>
    </w:p>
    <w:p w:rsidR="00AD21BA" w:rsidRPr="00D42B9C" w:rsidRDefault="00AD21BA" w:rsidP="001C425D">
      <w:pPr>
        <w:pStyle w:val="PTtexto2"/>
        <w:numPr>
          <w:ilvl w:val="0"/>
          <w:numId w:val="41"/>
        </w:numPr>
      </w:pPr>
      <w:r w:rsidRPr="00D42B9C">
        <w:rPr>
          <w:u w:val="single"/>
        </w:rPr>
        <w:t>Funções de Data e Hora</w:t>
      </w:r>
      <w:r w:rsidRPr="00D42B9C">
        <w:t xml:space="preserve"> – utilizar as funções específicas do sistema para leitura e escrita de data e hora no relógio de tempo real e conversão de formatos de data e hora.</w:t>
      </w:r>
    </w:p>
    <w:p w:rsidR="00AD21BA" w:rsidRPr="00D42B9C" w:rsidRDefault="008D5EA6" w:rsidP="00AD21BA">
      <w:pPr>
        <w:pStyle w:val="Ttulo5"/>
        <w:rPr>
          <w:color w:val="auto"/>
        </w:rPr>
      </w:pPr>
      <w:r w:rsidRPr="00D42B9C">
        <w:rPr>
          <w:color w:val="auto"/>
        </w:rPr>
        <w:lastRenderedPageBreak/>
        <w:t>Rotina</w:t>
      </w:r>
      <w:r w:rsidR="00AD21BA" w:rsidRPr="00D42B9C">
        <w:rPr>
          <w:color w:val="auto"/>
        </w:rPr>
        <w:t>s d</w:t>
      </w:r>
      <w:r w:rsidRPr="00D42B9C">
        <w:rPr>
          <w:color w:val="auto"/>
        </w:rPr>
        <w:t>e monitoração e controle</w:t>
      </w:r>
    </w:p>
    <w:p w:rsidR="00AD21BA" w:rsidRPr="00D42B9C" w:rsidRDefault="00AD21BA" w:rsidP="00AD21BA">
      <w:pPr>
        <w:pStyle w:val="PTtexto2"/>
        <w:ind w:left="0"/>
      </w:pPr>
      <w:r w:rsidRPr="00D42B9C">
        <w:t>Est</w:t>
      </w:r>
      <w:r w:rsidR="00F8200D" w:rsidRPr="00D42B9C">
        <w:t>as rotinas</w:t>
      </w:r>
      <w:r w:rsidRPr="00D42B9C">
        <w:t xml:space="preserve"> executam as funções principais do sistema.</w:t>
      </w:r>
    </w:p>
    <w:p w:rsidR="00AD21BA" w:rsidRPr="00D42B9C" w:rsidRDefault="00AD21BA" w:rsidP="001C425D">
      <w:pPr>
        <w:pStyle w:val="PTtexto2"/>
        <w:numPr>
          <w:ilvl w:val="0"/>
          <w:numId w:val="42"/>
        </w:numPr>
      </w:pPr>
      <w:r w:rsidRPr="00D42B9C">
        <w:rPr>
          <w:u w:val="single"/>
        </w:rPr>
        <w:t xml:space="preserve">Comunicação com o </w:t>
      </w:r>
      <w:del w:id="5643" w:author="Ademar Oliva Xavier Jr." w:date="2014-05-21T17:19:00Z">
        <w:r w:rsidRPr="00D42B9C" w:rsidDel="00423AA4">
          <w:rPr>
            <w:u w:val="single"/>
          </w:rPr>
          <w:delText>CCO</w:delText>
        </w:r>
        <w:r w:rsidRPr="00D42B9C" w:rsidDel="00423AA4">
          <w:delText xml:space="preserve"> </w:delText>
        </w:r>
      </w:del>
      <w:ins w:id="5644" w:author="Ademar Oliva Xavier Jr." w:date="2014-05-21T17:19:00Z">
        <w:r w:rsidR="00423AA4">
          <w:rPr>
            <w:u w:val="single"/>
          </w:rPr>
          <w:t>G</w:t>
        </w:r>
        <w:r w:rsidR="00423AA4" w:rsidRPr="00D42B9C">
          <w:rPr>
            <w:u w:val="single"/>
          </w:rPr>
          <w:t>CO</w:t>
        </w:r>
        <w:r w:rsidR="00423AA4" w:rsidRPr="00D42B9C">
          <w:t xml:space="preserve"> </w:t>
        </w:r>
      </w:ins>
      <w:r w:rsidRPr="00D42B9C">
        <w:t xml:space="preserve">– Envia e recebe todos os dados entre CLP e </w:t>
      </w:r>
      <w:del w:id="5645" w:author="Ademar Oliva Xavier Jr." w:date="2014-05-21T17:19:00Z">
        <w:r w:rsidRPr="00D42B9C" w:rsidDel="00423AA4">
          <w:delText>CCO</w:delText>
        </w:r>
      </w:del>
      <w:ins w:id="5646" w:author="Ademar Oliva Xavier Jr." w:date="2014-05-21T17:19:00Z">
        <w:r w:rsidR="00423AA4">
          <w:t>G</w:t>
        </w:r>
        <w:r w:rsidR="00423AA4" w:rsidRPr="00D42B9C">
          <w:t>CO</w:t>
        </w:r>
      </w:ins>
      <w:r w:rsidRPr="00D42B9C">
        <w:t>, validando os dados recebidos.</w:t>
      </w:r>
    </w:p>
    <w:p w:rsidR="00AD21BA" w:rsidRPr="00D42B9C" w:rsidRDefault="00AD21BA" w:rsidP="001C425D">
      <w:pPr>
        <w:pStyle w:val="PTtexto2"/>
        <w:numPr>
          <w:ilvl w:val="0"/>
          <w:numId w:val="42"/>
        </w:numPr>
      </w:pPr>
      <w:r w:rsidRPr="00D42B9C">
        <w:rPr>
          <w:u w:val="single"/>
        </w:rPr>
        <w:t>Seleção de modo de operação</w:t>
      </w:r>
      <w:r w:rsidRPr="00D42B9C">
        <w:t xml:space="preserve"> – Seleciona os modos de operação e executa o controle correspondente: Manual ou automático, com set-point vindo do Ponto crítico, PID ou pulsado. Toma ações de contingência em caso de falha de comunicação</w:t>
      </w:r>
    </w:p>
    <w:p w:rsidR="00AD21BA" w:rsidRPr="00D42B9C" w:rsidRDefault="00AD21BA" w:rsidP="001C425D">
      <w:pPr>
        <w:pStyle w:val="PTtexto2"/>
        <w:numPr>
          <w:ilvl w:val="0"/>
          <w:numId w:val="42"/>
        </w:numPr>
      </w:pPr>
      <w:r w:rsidRPr="00D42B9C">
        <w:rPr>
          <w:u w:val="single"/>
        </w:rPr>
        <w:t>Controle da VRP</w:t>
      </w:r>
      <w:r w:rsidRPr="00D42B9C">
        <w:t xml:space="preserve"> – Realiza o controle </w:t>
      </w:r>
      <w:proofErr w:type="gramStart"/>
      <w:r w:rsidRPr="00D42B9C">
        <w:t>das solenoides</w:t>
      </w:r>
      <w:proofErr w:type="gramEnd"/>
      <w:r w:rsidRPr="00D42B9C">
        <w:t xml:space="preserve"> da VRP para manter a pressão do Ponto crítico dentro do set-point.</w:t>
      </w:r>
    </w:p>
    <w:p w:rsidR="00AD21BA" w:rsidRPr="00D42B9C" w:rsidRDefault="00AD21BA" w:rsidP="001C425D">
      <w:pPr>
        <w:pStyle w:val="PTtexto2"/>
        <w:numPr>
          <w:ilvl w:val="0"/>
          <w:numId w:val="42"/>
        </w:numPr>
      </w:pPr>
      <w:r w:rsidRPr="00D42B9C">
        <w:rPr>
          <w:u w:val="single"/>
        </w:rPr>
        <w:t>Consistência e alarmes</w:t>
      </w:r>
      <w:r w:rsidRPr="00D42B9C">
        <w:t xml:space="preserve"> – Verifica os sinais dos equipamentos e gera alarmes em caso de falhas ou inconsistências.</w:t>
      </w:r>
    </w:p>
    <w:p w:rsidR="00AD21BA" w:rsidRPr="00D42B9C" w:rsidRDefault="00AD21BA" w:rsidP="001C425D">
      <w:pPr>
        <w:pStyle w:val="PTtexto2"/>
        <w:numPr>
          <w:ilvl w:val="0"/>
          <w:numId w:val="42"/>
        </w:numPr>
      </w:pPr>
      <w:r w:rsidRPr="00D42B9C">
        <w:rPr>
          <w:u w:val="single"/>
        </w:rPr>
        <w:t>Tabela Hora x Pressão</w:t>
      </w:r>
      <w:r w:rsidRPr="00D42B9C">
        <w:t xml:space="preserve"> – Escreve a tabela de Hora x Pressão, conforme dados recebidos do </w:t>
      </w:r>
      <w:del w:id="5647" w:author="Ademar Oliva Xavier Jr." w:date="2014-05-21T17:19:00Z">
        <w:r w:rsidRPr="00D42B9C" w:rsidDel="00423AA4">
          <w:delText>CCO</w:delText>
        </w:r>
      </w:del>
      <w:ins w:id="5648" w:author="Ademar Oliva Xavier Jr." w:date="2014-05-21T17:19:00Z">
        <w:r w:rsidR="00423AA4">
          <w:t>G</w:t>
        </w:r>
        <w:r w:rsidR="00423AA4" w:rsidRPr="00D42B9C">
          <w:t>CO</w:t>
        </w:r>
      </w:ins>
      <w:r w:rsidRPr="00D42B9C">
        <w:t>.</w:t>
      </w:r>
    </w:p>
    <w:p w:rsidR="00AD21BA" w:rsidRPr="00D42B9C" w:rsidRDefault="00AD21BA" w:rsidP="001C425D">
      <w:pPr>
        <w:pStyle w:val="PTtexto2"/>
        <w:numPr>
          <w:ilvl w:val="0"/>
          <w:numId w:val="42"/>
        </w:numPr>
      </w:pPr>
      <w:r w:rsidRPr="00D42B9C">
        <w:rPr>
          <w:u w:val="single"/>
        </w:rPr>
        <w:t>Armazenamento de dados</w:t>
      </w:r>
      <w:r w:rsidRPr="00D42B9C">
        <w:t xml:space="preserve"> – Gerencia a tabela de dados históricos. Escreve dados a cada intervalo, lê e envia a tabela ao </w:t>
      </w:r>
      <w:del w:id="5649" w:author="Ademar Oliva Xavier Jr." w:date="2014-05-21T17:20:00Z">
        <w:r w:rsidRPr="00D42B9C" w:rsidDel="00423AA4">
          <w:delText>CCO</w:delText>
        </w:r>
      </w:del>
      <w:ins w:id="5650" w:author="Ademar Oliva Xavier Jr." w:date="2014-05-21T17:20:00Z">
        <w:r w:rsidR="00423AA4">
          <w:t>G</w:t>
        </w:r>
        <w:r w:rsidR="00423AA4" w:rsidRPr="00D42B9C">
          <w:t>CO</w:t>
        </w:r>
      </w:ins>
      <w:r w:rsidRPr="00D42B9C">
        <w:t>.</w:t>
      </w:r>
    </w:p>
    <w:p w:rsidR="00AD21BA" w:rsidRPr="00D42B9C" w:rsidRDefault="00AD21BA" w:rsidP="001C425D">
      <w:pPr>
        <w:pStyle w:val="PTtexto2"/>
        <w:numPr>
          <w:ilvl w:val="0"/>
          <w:numId w:val="42"/>
        </w:numPr>
      </w:pPr>
      <w:r w:rsidRPr="00D42B9C">
        <w:rPr>
          <w:u w:val="single"/>
        </w:rPr>
        <w:t>Totalização de vazão</w:t>
      </w:r>
      <w:r w:rsidRPr="00D42B9C">
        <w:t xml:space="preserve"> – Realiza a totalização para medidores de vazão analógicos ou para hidrômetros pulsados.</w:t>
      </w:r>
      <w:r w:rsidRPr="00D42B9C">
        <w:rPr>
          <w:u w:val="single"/>
        </w:rPr>
        <w:t xml:space="preserve"> </w:t>
      </w:r>
    </w:p>
    <w:p w:rsidR="00AD21BA" w:rsidRPr="00D42B9C" w:rsidRDefault="00AD21BA" w:rsidP="00AD21BA">
      <w:pPr>
        <w:pStyle w:val="Ttulo6"/>
        <w:rPr>
          <w:color w:val="auto"/>
        </w:rPr>
      </w:pPr>
      <w:bookmarkStart w:id="5651" w:name="_Toc84132443"/>
      <w:bookmarkStart w:id="5652" w:name="_Toc122829876"/>
      <w:r w:rsidRPr="00D42B9C">
        <w:rPr>
          <w:color w:val="auto"/>
        </w:rPr>
        <w:t xml:space="preserve">Comunicação com o </w:t>
      </w:r>
      <w:del w:id="5653" w:author="Ademar Oliva Xavier Jr." w:date="2014-05-21T17:20:00Z">
        <w:r w:rsidRPr="00D42B9C" w:rsidDel="00423AA4">
          <w:rPr>
            <w:color w:val="auto"/>
          </w:rPr>
          <w:delText>CCO</w:delText>
        </w:r>
      </w:del>
      <w:bookmarkEnd w:id="5651"/>
      <w:bookmarkEnd w:id="5652"/>
      <w:ins w:id="5654" w:author="Ademar Oliva Xavier Jr." w:date="2014-05-21T17:20:00Z">
        <w:r w:rsidR="00423AA4">
          <w:rPr>
            <w:color w:val="auto"/>
          </w:rPr>
          <w:t>G</w:t>
        </w:r>
        <w:r w:rsidR="00423AA4" w:rsidRPr="00D42B9C">
          <w:rPr>
            <w:color w:val="auto"/>
          </w:rPr>
          <w:t>CO</w:t>
        </w:r>
      </w:ins>
    </w:p>
    <w:p w:rsidR="00AD21BA" w:rsidRPr="00D42B9C" w:rsidRDefault="00AD21BA" w:rsidP="00AD21BA">
      <w:pPr>
        <w:pStyle w:val="PTtexto2"/>
        <w:ind w:left="0"/>
      </w:pPr>
      <w:r w:rsidRPr="00D42B9C">
        <w:t>Est</w:t>
      </w:r>
      <w:r w:rsidR="00F8200D" w:rsidRPr="00D42B9C">
        <w:t>a rotina</w:t>
      </w:r>
      <w:r w:rsidRPr="00D42B9C">
        <w:t xml:space="preserve"> é responsável pela comunicação com o </w:t>
      </w:r>
      <w:del w:id="5655" w:author="Ademar Oliva Xavier Jr." w:date="2014-05-21T17:20:00Z">
        <w:r w:rsidRPr="00D42B9C" w:rsidDel="00423AA4">
          <w:delText>CCO</w:delText>
        </w:r>
      </w:del>
      <w:ins w:id="5656" w:author="Ademar Oliva Xavier Jr." w:date="2014-05-21T17:20:00Z">
        <w:r w:rsidR="00423AA4">
          <w:t>G</w:t>
        </w:r>
        <w:r w:rsidR="00423AA4" w:rsidRPr="00D42B9C">
          <w:t>CO</w:t>
        </w:r>
      </w:ins>
      <w:r w:rsidRPr="00D42B9C">
        <w:t xml:space="preserve">. Como esta função depende do hardware e do protocolo adotado, este documento não trata do processo da comunicação propriamente, mas apenas dos dados a serem trocados com o </w:t>
      </w:r>
      <w:del w:id="5657" w:author="Ademar Oliva Xavier Jr." w:date="2014-05-22T11:25:00Z">
        <w:r w:rsidRPr="00D42B9C" w:rsidDel="006600BE">
          <w:delText>CCO</w:delText>
        </w:r>
      </w:del>
      <w:ins w:id="5658" w:author="Ademar Oliva Xavier Jr." w:date="2014-05-22T11:25:00Z">
        <w:r w:rsidR="006600BE">
          <w:t>GCO</w:t>
        </w:r>
      </w:ins>
      <w:r w:rsidRPr="00D42B9C">
        <w:t>, das funções de leitura e escrita de tabelas e da checagem de erros de comunicação.</w:t>
      </w:r>
    </w:p>
    <w:p w:rsidR="00962D17" w:rsidRPr="00D42B9C" w:rsidRDefault="00AD21BA" w:rsidP="00AD21BA">
      <w:pPr>
        <w:pStyle w:val="PTtexto2"/>
        <w:ind w:left="0"/>
      </w:pPr>
      <w:r w:rsidRPr="00D42B9C">
        <w:t xml:space="preserve">A comunicação consiste na transmissão de pacotes de dados entre o </w:t>
      </w:r>
      <w:del w:id="5659" w:author="Ademar Oliva Xavier Jr." w:date="2014-05-22T11:25:00Z">
        <w:r w:rsidRPr="00D42B9C" w:rsidDel="006600BE">
          <w:delText>CCO</w:delText>
        </w:r>
      </w:del>
      <w:ins w:id="5660" w:author="Ademar Oliva Xavier Jr." w:date="2014-05-22T11:25:00Z">
        <w:r w:rsidR="006600BE">
          <w:t>GCO</w:t>
        </w:r>
      </w:ins>
      <w:r w:rsidRPr="00D42B9C">
        <w:t xml:space="preserve"> e o CLP e no sentido oposto. </w:t>
      </w:r>
    </w:p>
    <w:p w:rsidR="00AD21BA" w:rsidRPr="00D42B9C" w:rsidRDefault="00962D17" w:rsidP="00962D17">
      <w:pPr>
        <w:pStyle w:val="PTtexto2"/>
        <w:ind w:left="0"/>
      </w:pPr>
      <w:r w:rsidRPr="00D42B9C">
        <w:t xml:space="preserve">No sentido do CLP para o </w:t>
      </w:r>
      <w:del w:id="5661" w:author="Ademar Oliva Xavier Jr." w:date="2014-05-22T11:25:00Z">
        <w:r w:rsidRPr="00D42B9C" w:rsidDel="006600BE">
          <w:delText>CCO</w:delText>
        </w:r>
      </w:del>
      <w:ins w:id="5662" w:author="Ademar Oliva Xavier Jr." w:date="2014-05-22T11:25:00Z">
        <w:r w:rsidR="006600BE">
          <w:t>GCO</w:t>
        </w:r>
      </w:ins>
      <w:r w:rsidRPr="00D42B9C">
        <w:t xml:space="preserve"> os </w:t>
      </w:r>
      <w:r w:rsidR="00AD21BA" w:rsidRPr="00D42B9C">
        <w:t xml:space="preserve">dados são transmitidos </w:t>
      </w:r>
      <w:r w:rsidR="005158FA" w:rsidRPr="00D42B9C">
        <w:t>periodicamente</w:t>
      </w:r>
      <w:r w:rsidRPr="00D42B9C">
        <w:t xml:space="preserve"> (On-line)</w:t>
      </w:r>
      <w:r w:rsidR="00AD21BA" w:rsidRPr="00D42B9C">
        <w:t>, ou seja, a cada intervalo pré</w:t>
      </w:r>
      <w:ins w:id="5663" w:author="Ademar Oliva Xavier Jr." w:date="2014-05-22T11:26:00Z">
        <w:r w:rsidR="006600BE">
          <w:t>-</w:t>
        </w:r>
      </w:ins>
      <w:del w:id="5664" w:author="Ademar Oliva Xavier Jr." w:date="2014-05-22T11:26:00Z">
        <w:r w:rsidR="00AD21BA" w:rsidRPr="00D42B9C" w:rsidDel="006600BE">
          <w:delText xml:space="preserve"> </w:delText>
        </w:r>
      </w:del>
      <w:r w:rsidR="00AD21BA" w:rsidRPr="00D42B9C">
        <w:t>definido</w:t>
      </w:r>
      <w:r w:rsidR="005158FA" w:rsidRPr="00D42B9C">
        <w:t xml:space="preserve"> para cada tipo de pacote de dados</w:t>
      </w:r>
      <w:r w:rsidR="00AD21BA" w:rsidRPr="00D42B9C">
        <w:t>.</w:t>
      </w:r>
      <w:r w:rsidRPr="00D42B9C">
        <w:t xml:space="preserve"> Por exemplo: </w:t>
      </w:r>
      <w:r w:rsidR="00AD21BA" w:rsidRPr="00D42B9C">
        <w:t>valores de medições</w:t>
      </w:r>
      <w:r w:rsidR="008B0E53" w:rsidRPr="00D42B9C">
        <w:t xml:space="preserve"> - monitoração</w:t>
      </w:r>
      <w:r w:rsidR="00AD21BA" w:rsidRPr="00D42B9C">
        <w:t>.</w:t>
      </w:r>
    </w:p>
    <w:p w:rsidR="00AD21BA" w:rsidRPr="00D42B9C" w:rsidRDefault="00962D17" w:rsidP="00962D17">
      <w:pPr>
        <w:pStyle w:val="PTtexto2"/>
        <w:ind w:left="0"/>
      </w:pPr>
      <w:r w:rsidRPr="00D42B9C">
        <w:t xml:space="preserve">No sentido do </w:t>
      </w:r>
      <w:del w:id="5665" w:author="Ademar Oliva Xavier Jr." w:date="2014-05-22T11:25:00Z">
        <w:r w:rsidRPr="00D42B9C" w:rsidDel="006600BE">
          <w:delText>CCO</w:delText>
        </w:r>
      </w:del>
      <w:ins w:id="5666" w:author="Ademar Oliva Xavier Jr." w:date="2014-05-22T11:25:00Z">
        <w:r w:rsidR="006600BE">
          <w:t>GCO</w:t>
        </w:r>
      </w:ins>
      <w:r w:rsidRPr="00D42B9C">
        <w:t xml:space="preserve"> para o CLP os dados são transmitidos </w:t>
      </w:r>
      <w:r w:rsidR="005158FA" w:rsidRPr="00D42B9C">
        <w:t xml:space="preserve">sob </w:t>
      </w:r>
      <w:r w:rsidRPr="00D42B9C">
        <w:t>exceção</w:t>
      </w:r>
      <w:r w:rsidR="005158FA" w:rsidRPr="00D42B9C">
        <w:t xml:space="preserve">, </w:t>
      </w:r>
      <w:r w:rsidR="00AD21BA" w:rsidRPr="00D42B9C">
        <w:t xml:space="preserve">apenas quando há </w:t>
      </w:r>
      <w:r w:rsidRPr="00D42B9C">
        <w:t xml:space="preserve">mudança </w:t>
      </w:r>
      <w:proofErr w:type="gramStart"/>
      <w:r w:rsidRPr="00D42B9C">
        <w:t>no(</w:t>
      </w:r>
      <w:proofErr w:type="gramEnd"/>
      <w:r w:rsidRPr="00D42B9C">
        <w:t>s) valor(es) do(s) dado(s)</w:t>
      </w:r>
      <w:r w:rsidR="00AD21BA" w:rsidRPr="00D42B9C">
        <w:t xml:space="preserve">, tais como valores de tabelas de configuração ou </w:t>
      </w:r>
      <w:r w:rsidRPr="00D42B9C">
        <w:t>comandos</w:t>
      </w:r>
      <w:r w:rsidR="00AD21BA" w:rsidRPr="00D42B9C">
        <w:t>.</w:t>
      </w:r>
    </w:p>
    <w:p w:rsidR="00845B0C" w:rsidRPr="00D42B9C" w:rsidRDefault="00845B0C">
      <w:pPr>
        <w:ind w:firstLine="0"/>
        <w:jc w:val="left"/>
        <w:rPr>
          <w:b/>
          <w:szCs w:val="20"/>
        </w:rPr>
      </w:pPr>
      <w:r w:rsidRPr="00D42B9C">
        <w:rPr>
          <w:b/>
        </w:rPr>
        <w:br w:type="page"/>
      </w:r>
    </w:p>
    <w:p w:rsidR="00AD21BA" w:rsidRPr="00D42B9C" w:rsidRDefault="00845B0C" w:rsidP="00AD21BA">
      <w:pPr>
        <w:pStyle w:val="PTtexto2"/>
        <w:ind w:left="0"/>
        <w:rPr>
          <w:b/>
        </w:rPr>
      </w:pPr>
      <w:r w:rsidRPr="00D42B9C">
        <w:rPr>
          <w:b/>
        </w:rPr>
        <w:lastRenderedPageBreak/>
        <w:t>Comunicação por Exceção – Comandos</w:t>
      </w:r>
    </w:p>
    <w:tbl>
      <w:tblPr>
        <w:tblW w:w="9168" w:type="dxa"/>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760"/>
        <w:gridCol w:w="3408"/>
      </w:tblGrid>
      <w:tr w:rsidR="00AD21BA" w:rsidRPr="00D42B9C" w:rsidTr="00AD21BA">
        <w:trPr>
          <w:cantSplit/>
        </w:trPr>
        <w:tc>
          <w:tcPr>
            <w:tcW w:w="9168" w:type="dxa"/>
            <w:gridSpan w:val="2"/>
          </w:tcPr>
          <w:p w:rsidR="00AD21BA" w:rsidRPr="00D42B9C" w:rsidRDefault="00AD21BA" w:rsidP="00AD21BA">
            <w:pPr>
              <w:pStyle w:val="PTtabela0"/>
              <w:rPr>
                <w:sz w:val="16"/>
                <w:szCs w:val="16"/>
              </w:rPr>
            </w:pPr>
            <w:r w:rsidRPr="00D42B9C">
              <w:rPr>
                <w:sz w:val="16"/>
                <w:szCs w:val="16"/>
              </w:rPr>
              <w:t xml:space="preserve">Dados recebidos do </w:t>
            </w:r>
            <w:del w:id="5667" w:author="Ademar Oliva Xavier Jr." w:date="2014-05-22T11:25:00Z">
              <w:r w:rsidRPr="00D42B9C" w:rsidDel="006600BE">
                <w:rPr>
                  <w:sz w:val="16"/>
                  <w:szCs w:val="16"/>
                </w:rPr>
                <w:delText>CCO</w:delText>
              </w:r>
            </w:del>
            <w:ins w:id="5668" w:author="Ademar Oliva Xavier Jr." w:date="2014-05-22T11:25:00Z">
              <w:r w:rsidR="006600BE">
                <w:rPr>
                  <w:sz w:val="16"/>
                  <w:szCs w:val="16"/>
                </w:rPr>
                <w:t>GCO</w:t>
              </w:r>
            </w:ins>
            <w:r w:rsidRPr="00D42B9C">
              <w:rPr>
                <w:sz w:val="16"/>
                <w:szCs w:val="16"/>
              </w:rPr>
              <w:t xml:space="preserve"> – VRP</w:t>
            </w:r>
          </w:p>
        </w:tc>
      </w:tr>
      <w:tr w:rsidR="00AD21BA" w:rsidRPr="00D42B9C" w:rsidTr="00AD21BA">
        <w:tc>
          <w:tcPr>
            <w:tcW w:w="5760" w:type="dxa"/>
          </w:tcPr>
          <w:p w:rsidR="00AD21BA" w:rsidRPr="00D42B9C" w:rsidRDefault="00AD21BA" w:rsidP="005C0D38">
            <w:pPr>
              <w:pStyle w:val="PTtabela0"/>
              <w:rPr>
                <w:sz w:val="16"/>
                <w:szCs w:val="16"/>
              </w:rPr>
            </w:pPr>
            <w:r w:rsidRPr="00D42B9C">
              <w:rPr>
                <w:sz w:val="16"/>
                <w:szCs w:val="16"/>
              </w:rPr>
              <w:t>Atributo</w:t>
            </w:r>
          </w:p>
        </w:tc>
        <w:tc>
          <w:tcPr>
            <w:tcW w:w="3408" w:type="dxa"/>
          </w:tcPr>
          <w:p w:rsidR="00AD21BA" w:rsidRPr="00D42B9C" w:rsidRDefault="00AD21BA" w:rsidP="005C0D38">
            <w:pPr>
              <w:pStyle w:val="PTtabela0"/>
              <w:rPr>
                <w:sz w:val="16"/>
                <w:szCs w:val="16"/>
              </w:rPr>
            </w:pPr>
            <w:r w:rsidRPr="00D42B9C">
              <w:rPr>
                <w:sz w:val="16"/>
                <w:szCs w:val="16"/>
              </w:rPr>
              <w:t>Formato</w:t>
            </w:r>
          </w:p>
        </w:tc>
      </w:tr>
      <w:tr w:rsidR="00AD21BA" w:rsidRPr="00D42B9C" w:rsidTr="00AD21BA">
        <w:tc>
          <w:tcPr>
            <w:tcW w:w="5760" w:type="dxa"/>
          </w:tcPr>
          <w:p w:rsidR="00AD21BA" w:rsidRPr="00D42B9C" w:rsidRDefault="00AD21BA" w:rsidP="00AD21BA">
            <w:pPr>
              <w:pStyle w:val="PTtabela1"/>
              <w:rPr>
                <w:sz w:val="16"/>
                <w:szCs w:val="16"/>
              </w:rPr>
            </w:pPr>
            <w:r w:rsidRPr="00D42B9C">
              <w:rPr>
                <w:sz w:val="16"/>
                <w:szCs w:val="16"/>
              </w:rPr>
              <w:t>Comando Automático/Manual</w:t>
            </w:r>
          </w:p>
        </w:tc>
        <w:tc>
          <w:tcPr>
            <w:tcW w:w="3408" w:type="dxa"/>
          </w:tcPr>
          <w:p w:rsidR="00AD21BA" w:rsidRPr="00D42B9C" w:rsidRDefault="00AD21BA" w:rsidP="00AD21BA">
            <w:pPr>
              <w:ind w:firstLine="0"/>
              <w:jc w:val="left"/>
              <w:rPr>
                <w:sz w:val="16"/>
                <w:szCs w:val="16"/>
              </w:rPr>
            </w:pPr>
            <w:r w:rsidRPr="00D42B9C">
              <w:rPr>
                <w:sz w:val="16"/>
                <w:szCs w:val="16"/>
              </w:rPr>
              <w:t>Bit</w:t>
            </w:r>
          </w:p>
        </w:tc>
      </w:tr>
      <w:tr w:rsidR="00AD21BA" w:rsidRPr="00D42B9C" w:rsidTr="00AD21BA">
        <w:tc>
          <w:tcPr>
            <w:tcW w:w="5760" w:type="dxa"/>
          </w:tcPr>
          <w:p w:rsidR="00AD21BA" w:rsidRPr="00D42B9C" w:rsidRDefault="00DF3F3A" w:rsidP="00DF3F3A">
            <w:pPr>
              <w:pStyle w:val="PTtabela1"/>
              <w:rPr>
                <w:sz w:val="16"/>
                <w:szCs w:val="16"/>
              </w:rPr>
            </w:pPr>
            <w:r w:rsidRPr="00D42B9C">
              <w:rPr>
                <w:sz w:val="16"/>
                <w:szCs w:val="16"/>
              </w:rPr>
              <w:t>Comando de abertura manual</w:t>
            </w:r>
          </w:p>
        </w:tc>
        <w:tc>
          <w:tcPr>
            <w:tcW w:w="3408" w:type="dxa"/>
          </w:tcPr>
          <w:p w:rsidR="00AD21BA" w:rsidRPr="00D42B9C" w:rsidRDefault="00AD21BA" w:rsidP="00AD21BA">
            <w:pPr>
              <w:ind w:firstLine="0"/>
              <w:jc w:val="left"/>
              <w:rPr>
                <w:sz w:val="16"/>
                <w:szCs w:val="16"/>
              </w:rPr>
            </w:pPr>
            <w:r w:rsidRPr="00D42B9C">
              <w:rPr>
                <w:sz w:val="16"/>
                <w:szCs w:val="16"/>
              </w:rPr>
              <w:t>Bit</w:t>
            </w:r>
          </w:p>
        </w:tc>
      </w:tr>
      <w:tr w:rsidR="00AD21BA" w:rsidRPr="00D42B9C" w:rsidTr="00AD21BA">
        <w:tc>
          <w:tcPr>
            <w:tcW w:w="5760" w:type="dxa"/>
          </w:tcPr>
          <w:p w:rsidR="00AD21BA" w:rsidRPr="00D42B9C" w:rsidRDefault="00DF3F3A" w:rsidP="00DF3F3A">
            <w:pPr>
              <w:pStyle w:val="PTtabela1"/>
              <w:rPr>
                <w:sz w:val="16"/>
                <w:szCs w:val="16"/>
              </w:rPr>
            </w:pPr>
            <w:r w:rsidRPr="00D42B9C">
              <w:rPr>
                <w:sz w:val="16"/>
                <w:szCs w:val="16"/>
              </w:rPr>
              <w:t>Comando de fechamento manual</w:t>
            </w:r>
          </w:p>
        </w:tc>
        <w:tc>
          <w:tcPr>
            <w:tcW w:w="3408" w:type="dxa"/>
          </w:tcPr>
          <w:p w:rsidR="00AD21BA" w:rsidRPr="00D42B9C" w:rsidRDefault="00AD21BA" w:rsidP="00AD21BA">
            <w:pPr>
              <w:ind w:firstLine="0"/>
              <w:jc w:val="left"/>
              <w:rPr>
                <w:sz w:val="16"/>
                <w:szCs w:val="16"/>
              </w:rPr>
            </w:pPr>
            <w:r w:rsidRPr="00D42B9C">
              <w:rPr>
                <w:sz w:val="16"/>
                <w:szCs w:val="16"/>
              </w:rPr>
              <w:t>Bit</w:t>
            </w:r>
          </w:p>
        </w:tc>
      </w:tr>
      <w:tr w:rsidR="00AD21BA" w:rsidRPr="00D42B9C" w:rsidTr="00AD21BA">
        <w:tc>
          <w:tcPr>
            <w:tcW w:w="5760" w:type="dxa"/>
          </w:tcPr>
          <w:p w:rsidR="00AD21BA" w:rsidRPr="00D42B9C" w:rsidRDefault="00AD21BA" w:rsidP="00DF3F3A">
            <w:pPr>
              <w:pStyle w:val="PTtabela1"/>
              <w:rPr>
                <w:sz w:val="16"/>
                <w:szCs w:val="16"/>
                <w:lang w:val="en-US"/>
              </w:rPr>
            </w:pPr>
            <w:r w:rsidRPr="00D42B9C">
              <w:rPr>
                <w:sz w:val="16"/>
                <w:szCs w:val="16"/>
                <w:lang w:val="en-US"/>
              </w:rPr>
              <w:t xml:space="preserve">Set-point de </w:t>
            </w:r>
            <w:proofErr w:type="spellStart"/>
            <w:r w:rsidRPr="00D42B9C">
              <w:rPr>
                <w:sz w:val="16"/>
                <w:szCs w:val="16"/>
                <w:lang w:val="en-US"/>
              </w:rPr>
              <w:t>banda</w:t>
            </w:r>
            <w:proofErr w:type="spellEnd"/>
            <w:r w:rsidRPr="00D42B9C">
              <w:rPr>
                <w:sz w:val="16"/>
                <w:szCs w:val="16"/>
                <w:lang w:val="en-US"/>
              </w:rPr>
              <w:t xml:space="preserve"> </w:t>
            </w:r>
            <w:proofErr w:type="spellStart"/>
            <w:r w:rsidRPr="00D42B9C">
              <w:rPr>
                <w:sz w:val="16"/>
                <w:szCs w:val="16"/>
                <w:lang w:val="en-US"/>
              </w:rPr>
              <w:t>morta</w:t>
            </w:r>
            <w:proofErr w:type="spellEnd"/>
          </w:p>
        </w:tc>
        <w:tc>
          <w:tcPr>
            <w:tcW w:w="3408" w:type="dxa"/>
          </w:tcPr>
          <w:p w:rsidR="00AD21BA" w:rsidRPr="00D42B9C" w:rsidRDefault="00AD21BA" w:rsidP="00AD21BA">
            <w:pPr>
              <w:pStyle w:val="PTtabela1"/>
              <w:rPr>
                <w:sz w:val="16"/>
                <w:szCs w:val="16"/>
              </w:rPr>
            </w:pPr>
            <w:proofErr w:type="spellStart"/>
            <w:r w:rsidRPr="00D42B9C">
              <w:rPr>
                <w:sz w:val="16"/>
                <w:szCs w:val="16"/>
              </w:rPr>
              <w:t>Float</w:t>
            </w:r>
            <w:proofErr w:type="spellEnd"/>
          </w:p>
        </w:tc>
      </w:tr>
      <w:tr w:rsidR="00AD21BA" w:rsidRPr="00D42B9C" w:rsidTr="00AD21BA">
        <w:tc>
          <w:tcPr>
            <w:tcW w:w="5760" w:type="dxa"/>
          </w:tcPr>
          <w:p w:rsidR="00AD21BA" w:rsidRPr="00D42B9C" w:rsidRDefault="00AD21BA" w:rsidP="00AD21BA">
            <w:pPr>
              <w:pStyle w:val="PTtabela1"/>
              <w:rPr>
                <w:sz w:val="16"/>
                <w:szCs w:val="16"/>
              </w:rPr>
            </w:pPr>
            <w:r w:rsidRPr="00D42B9C">
              <w:rPr>
                <w:sz w:val="16"/>
                <w:szCs w:val="16"/>
              </w:rPr>
              <w:t>Set-point de pressão no Ponto Crítico</w:t>
            </w:r>
          </w:p>
        </w:tc>
        <w:tc>
          <w:tcPr>
            <w:tcW w:w="3408" w:type="dxa"/>
          </w:tcPr>
          <w:p w:rsidR="00AD21BA" w:rsidRPr="00D42B9C" w:rsidRDefault="00AD21BA" w:rsidP="005C0D38">
            <w:pPr>
              <w:pStyle w:val="PTtabela1"/>
              <w:rPr>
                <w:sz w:val="16"/>
                <w:szCs w:val="16"/>
              </w:rPr>
            </w:pPr>
            <w:proofErr w:type="spellStart"/>
            <w:r w:rsidRPr="00D42B9C">
              <w:rPr>
                <w:sz w:val="16"/>
                <w:szCs w:val="16"/>
              </w:rPr>
              <w:t>Float</w:t>
            </w:r>
            <w:proofErr w:type="spellEnd"/>
          </w:p>
        </w:tc>
      </w:tr>
      <w:tr w:rsidR="00AD21BA" w:rsidRPr="00D42B9C" w:rsidTr="00AD21BA">
        <w:tc>
          <w:tcPr>
            <w:tcW w:w="5760" w:type="dxa"/>
          </w:tcPr>
          <w:p w:rsidR="00AD21BA" w:rsidRPr="00D42B9C" w:rsidRDefault="00AD21BA" w:rsidP="00AD21BA">
            <w:pPr>
              <w:pStyle w:val="PTtabela1"/>
              <w:rPr>
                <w:sz w:val="16"/>
                <w:szCs w:val="16"/>
              </w:rPr>
            </w:pPr>
            <w:r w:rsidRPr="00D42B9C">
              <w:rPr>
                <w:sz w:val="16"/>
                <w:szCs w:val="16"/>
              </w:rPr>
              <w:t>Modo de operação da VRP em falha de comunicação</w:t>
            </w:r>
          </w:p>
        </w:tc>
        <w:tc>
          <w:tcPr>
            <w:tcW w:w="3408" w:type="dxa"/>
          </w:tcPr>
          <w:p w:rsidR="00AD21BA" w:rsidRPr="00D42B9C" w:rsidRDefault="00AD21BA" w:rsidP="005C0D38">
            <w:pPr>
              <w:pStyle w:val="PTtabela1"/>
              <w:rPr>
                <w:sz w:val="16"/>
                <w:szCs w:val="16"/>
              </w:rPr>
            </w:pPr>
            <w:r w:rsidRPr="00D42B9C">
              <w:rPr>
                <w:sz w:val="16"/>
                <w:szCs w:val="16"/>
              </w:rPr>
              <w:t>Bit</w:t>
            </w:r>
          </w:p>
        </w:tc>
      </w:tr>
      <w:tr w:rsidR="00845B0C" w:rsidRPr="00D42B9C" w:rsidTr="0014400B">
        <w:tc>
          <w:tcPr>
            <w:tcW w:w="5760" w:type="dxa"/>
          </w:tcPr>
          <w:p w:rsidR="00845B0C" w:rsidRPr="00D42B9C" w:rsidRDefault="00845B0C" w:rsidP="0014400B">
            <w:pPr>
              <w:pStyle w:val="PTtabela1"/>
              <w:rPr>
                <w:sz w:val="16"/>
                <w:szCs w:val="16"/>
              </w:rPr>
            </w:pPr>
            <w:r w:rsidRPr="00D42B9C">
              <w:rPr>
                <w:sz w:val="16"/>
                <w:szCs w:val="16"/>
              </w:rPr>
              <w:t xml:space="preserve">Tabela Hora x Pressão </w:t>
            </w:r>
          </w:p>
        </w:tc>
        <w:tc>
          <w:tcPr>
            <w:tcW w:w="3408" w:type="dxa"/>
          </w:tcPr>
          <w:p w:rsidR="00845B0C" w:rsidRPr="00D42B9C" w:rsidRDefault="00845B0C" w:rsidP="0014400B">
            <w:pPr>
              <w:pStyle w:val="PTtabela1"/>
              <w:rPr>
                <w:sz w:val="16"/>
                <w:szCs w:val="16"/>
              </w:rPr>
            </w:pPr>
            <w:proofErr w:type="spellStart"/>
            <w:r w:rsidRPr="00D42B9C">
              <w:rPr>
                <w:sz w:val="16"/>
                <w:szCs w:val="16"/>
              </w:rPr>
              <w:t>Float</w:t>
            </w:r>
            <w:proofErr w:type="spellEnd"/>
            <w:r w:rsidRPr="00D42B9C">
              <w:rPr>
                <w:sz w:val="16"/>
                <w:szCs w:val="16"/>
              </w:rPr>
              <w:t xml:space="preserve"> [24]</w:t>
            </w:r>
          </w:p>
        </w:tc>
      </w:tr>
    </w:tbl>
    <w:p w:rsidR="00845B0C" w:rsidRPr="00D42B9C" w:rsidRDefault="00845B0C" w:rsidP="00845B0C">
      <w:pPr>
        <w:pStyle w:val="PTtexto2"/>
        <w:ind w:left="0"/>
        <w:rPr>
          <w:b/>
        </w:rPr>
      </w:pPr>
    </w:p>
    <w:p w:rsidR="00845B0C" w:rsidRPr="00D42B9C" w:rsidRDefault="00845B0C" w:rsidP="00845B0C">
      <w:pPr>
        <w:pStyle w:val="PTtexto2"/>
        <w:ind w:left="0"/>
        <w:rPr>
          <w:b/>
        </w:rPr>
      </w:pPr>
      <w:r w:rsidRPr="00D42B9C">
        <w:rPr>
          <w:b/>
        </w:rPr>
        <w:t>Comunicação On-Line – Monitoração</w:t>
      </w:r>
    </w:p>
    <w:tbl>
      <w:tblPr>
        <w:tblW w:w="9168" w:type="dxa"/>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760"/>
        <w:gridCol w:w="3408"/>
      </w:tblGrid>
      <w:tr w:rsidR="00AD21BA" w:rsidRPr="00D42B9C" w:rsidTr="00AD21BA">
        <w:trPr>
          <w:cantSplit/>
        </w:trPr>
        <w:tc>
          <w:tcPr>
            <w:tcW w:w="9168" w:type="dxa"/>
            <w:gridSpan w:val="2"/>
          </w:tcPr>
          <w:p w:rsidR="00AD21BA" w:rsidRPr="00D42B9C" w:rsidRDefault="00AD21BA" w:rsidP="00AD21BA">
            <w:pPr>
              <w:pStyle w:val="PTtabela0"/>
              <w:rPr>
                <w:sz w:val="16"/>
                <w:szCs w:val="16"/>
              </w:rPr>
            </w:pPr>
            <w:r w:rsidRPr="00D42B9C">
              <w:rPr>
                <w:sz w:val="16"/>
                <w:szCs w:val="16"/>
              </w:rPr>
              <w:t xml:space="preserve">Dados enviados ao </w:t>
            </w:r>
            <w:del w:id="5669" w:author="Ademar Oliva Xavier Jr." w:date="2014-05-22T11:25:00Z">
              <w:r w:rsidRPr="00D42B9C" w:rsidDel="006600BE">
                <w:rPr>
                  <w:sz w:val="16"/>
                  <w:szCs w:val="16"/>
                </w:rPr>
                <w:delText>CCO</w:delText>
              </w:r>
            </w:del>
            <w:ins w:id="5670" w:author="Ademar Oliva Xavier Jr." w:date="2014-05-22T11:25:00Z">
              <w:r w:rsidR="006600BE">
                <w:rPr>
                  <w:sz w:val="16"/>
                  <w:szCs w:val="16"/>
                </w:rPr>
                <w:t>GCO</w:t>
              </w:r>
            </w:ins>
            <w:r w:rsidRPr="00D42B9C">
              <w:rPr>
                <w:sz w:val="16"/>
                <w:szCs w:val="16"/>
              </w:rPr>
              <w:t xml:space="preserve"> – VRP</w:t>
            </w:r>
          </w:p>
        </w:tc>
      </w:tr>
      <w:tr w:rsidR="00AD21BA" w:rsidRPr="00D42B9C" w:rsidTr="00AD21BA">
        <w:tc>
          <w:tcPr>
            <w:tcW w:w="5760" w:type="dxa"/>
          </w:tcPr>
          <w:p w:rsidR="00AD21BA" w:rsidRPr="00D42B9C" w:rsidRDefault="00AD21BA" w:rsidP="00AD21BA">
            <w:pPr>
              <w:pStyle w:val="PTtabela0"/>
              <w:rPr>
                <w:sz w:val="16"/>
                <w:szCs w:val="16"/>
              </w:rPr>
            </w:pPr>
            <w:r w:rsidRPr="00D42B9C">
              <w:rPr>
                <w:sz w:val="16"/>
                <w:szCs w:val="16"/>
              </w:rPr>
              <w:t>Atributo</w:t>
            </w:r>
          </w:p>
        </w:tc>
        <w:tc>
          <w:tcPr>
            <w:tcW w:w="3408" w:type="dxa"/>
          </w:tcPr>
          <w:p w:rsidR="00AD21BA" w:rsidRPr="00D42B9C" w:rsidRDefault="00AD21BA" w:rsidP="00AD21BA">
            <w:pPr>
              <w:pStyle w:val="PTtabela0"/>
              <w:rPr>
                <w:sz w:val="16"/>
                <w:szCs w:val="16"/>
              </w:rPr>
            </w:pPr>
            <w:r w:rsidRPr="00D42B9C">
              <w:rPr>
                <w:sz w:val="16"/>
                <w:szCs w:val="16"/>
              </w:rPr>
              <w:t>Formato</w:t>
            </w:r>
          </w:p>
        </w:tc>
      </w:tr>
      <w:tr w:rsidR="0014400B" w:rsidRPr="00D42B9C" w:rsidTr="00AD21BA">
        <w:tc>
          <w:tcPr>
            <w:tcW w:w="5760" w:type="dxa"/>
          </w:tcPr>
          <w:p w:rsidR="0014400B" w:rsidRPr="00D42B9C" w:rsidRDefault="0014400B" w:rsidP="0014400B">
            <w:pPr>
              <w:pStyle w:val="PTtabela1"/>
              <w:rPr>
                <w:sz w:val="16"/>
                <w:szCs w:val="16"/>
              </w:rPr>
            </w:pPr>
            <w:r w:rsidRPr="00D42B9C">
              <w:rPr>
                <w:sz w:val="16"/>
                <w:szCs w:val="16"/>
              </w:rPr>
              <w:t>Modo Automático/Manual (</w:t>
            </w:r>
            <w:proofErr w:type="spellStart"/>
            <w:r w:rsidRPr="00D42B9C">
              <w:rPr>
                <w:sz w:val="16"/>
                <w:szCs w:val="16"/>
              </w:rPr>
              <w:t>loopback</w:t>
            </w:r>
            <w:proofErr w:type="spellEnd"/>
            <w:r w:rsidRPr="00D42B9C">
              <w:rPr>
                <w:sz w:val="16"/>
                <w:szCs w:val="16"/>
              </w:rPr>
              <w:t>)</w:t>
            </w:r>
          </w:p>
        </w:tc>
        <w:tc>
          <w:tcPr>
            <w:tcW w:w="3408" w:type="dxa"/>
          </w:tcPr>
          <w:p w:rsidR="0014400B" w:rsidRPr="00D42B9C" w:rsidRDefault="0014400B" w:rsidP="0014400B">
            <w:pPr>
              <w:ind w:firstLine="0"/>
              <w:jc w:val="left"/>
              <w:rPr>
                <w:sz w:val="16"/>
                <w:szCs w:val="16"/>
              </w:rPr>
            </w:pPr>
            <w:r w:rsidRPr="00D42B9C">
              <w:rPr>
                <w:sz w:val="16"/>
                <w:szCs w:val="16"/>
              </w:rPr>
              <w:t>Bit</w:t>
            </w:r>
          </w:p>
        </w:tc>
      </w:tr>
      <w:tr w:rsidR="0014400B" w:rsidRPr="00D42B9C" w:rsidTr="00AD21BA">
        <w:tc>
          <w:tcPr>
            <w:tcW w:w="5760" w:type="dxa"/>
          </w:tcPr>
          <w:p w:rsidR="0014400B" w:rsidRPr="00D42B9C" w:rsidRDefault="0014400B" w:rsidP="0014400B">
            <w:pPr>
              <w:pStyle w:val="PTtabela1"/>
              <w:rPr>
                <w:sz w:val="16"/>
                <w:szCs w:val="16"/>
              </w:rPr>
            </w:pPr>
            <w:r w:rsidRPr="00D42B9C">
              <w:rPr>
                <w:sz w:val="16"/>
                <w:szCs w:val="16"/>
              </w:rPr>
              <w:t>Valor da pressão a montante</w:t>
            </w:r>
          </w:p>
        </w:tc>
        <w:tc>
          <w:tcPr>
            <w:tcW w:w="3408" w:type="dxa"/>
          </w:tcPr>
          <w:p w:rsidR="0014400B" w:rsidRPr="00D42B9C" w:rsidRDefault="0014400B" w:rsidP="0014400B">
            <w:pPr>
              <w:pStyle w:val="PTtabela1"/>
              <w:rPr>
                <w:sz w:val="16"/>
                <w:szCs w:val="16"/>
              </w:rPr>
            </w:pPr>
            <w:proofErr w:type="spellStart"/>
            <w:r w:rsidRPr="00D42B9C">
              <w:rPr>
                <w:sz w:val="16"/>
                <w:szCs w:val="16"/>
              </w:rPr>
              <w:t>Float</w:t>
            </w:r>
            <w:proofErr w:type="spellEnd"/>
          </w:p>
        </w:tc>
      </w:tr>
      <w:tr w:rsidR="0014400B" w:rsidRPr="00D42B9C" w:rsidTr="00AD21BA">
        <w:tc>
          <w:tcPr>
            <w:tcW w:w="5760" w:type="dxa"/>
          </w:tcPr>
          <w:p w:rsidR="0014400B" w:rsidRPr="00D42B9C" w:rsidRDefault="0014400B" w:rsidP="0014400B">
            <w:pPr>
              <w:pStyle w:val="PTtabela1"/>
              <w:rPr>
                <w:sz w:val="16"/>
                <w:szCs w:val="16"/>
              </w:rPr>
            </w:pPr>
            <w:r w:rsidRPr="00D42B9C">
              <w:rPr>
                <w:sz w:val="16"/>
                <w:szCs w:val="16"/>
              </w:rPr>
              <w:t>Valor da pressão a jusante</w:t>
            </w:r>
          </w:p>
        </w:tc>
        <w:tc>
          <w:tcPr>
            <w:tcW w:w="3408" w:type="dxa"/>
          </w:tcPr>
          <w:p w:rsidR="0014400B" w:rsidRPr="00D42B9C" w:rsidRDefault="0014400B" w:rsidP="0014400B">
            <w:pPr>
              <w:pStyle w:val="PTtabela1"/>
              <w:rPr>
                <w:sz w:val="16"/>
                <w:szCs w:val="16"/>
              </w:rPr>
            </w:pPr>
            <w:proofErr w:type="spellStart"/>
            <w:r w:rsidRPr="00D42B9C">
              <w:rPr>
                <w:sz w:val="16"/>
                <w:szCs w:val="16"/>
              </w:rPr>
              <w:t>Float</w:t>
            </w:r>
            <w:proofErr w:type="spellEnd"/>
          </w:p>
        </w:tc>
      </w:tr>
      <w:tr w:rsidR="0014400B" w:rsidRPr="00D42B9C" w:rsidTr="00AD21BA">
        <w:tc>
          <w:tcPr>
            <w:tcW w:w="5760" w:type="dxa"/>
          </w:tcPr>
          <w:p w:rsidR="0014400B" w:rsidRPr="00D42B9C" w:rsidRDefault="0014400B" w:rsidP="0014400B">
            <w:pPr>
              <w:pStyle w:val="PTtabela1"/>
              <w:rPr>
                <w:sz w:val="16"/>
                <w:szCs w:val="16"/>
              </w:rPr>
            </w:pPr>
            <w:r w:rsidRPr="00D42B9C">
              <w:rPr>
                <w:sz w:val="16"/>
                <w:szCs w:val="16"/>
              </w:rPr>
              <w:t xml:space="preserve">Valor da vazão da linha </w:t>
            </w:r>
          </w:p>
        </w:tc>
        <w:tc>
          <w:tcPr>
            <w:tcW w:w="3408" w:type="dxa"/>
          </w:tcPr>
          <w:p w:rsidR="0014400B" w:rsidRPr="00D42B9C" w:rsidRDefault="0014400B" w:rsidP="0014400B">
            <w:pPr>
              <w:pStyle w:val="PTtabela1"/>
              <w:rPr>
                <w:sz w:val="16"/>
                <w:szCs w:val="16"/>
              </w:rPr>
            </w:pPr>
            <w:proofErr w:type="spellStart"/>
            <w:r w:rsidRPr="00D42B9C">
              <w:rPr>
                <w:sz w:val="16"/>
                <w:szCs w:val="16"/>
              </w:rPr>
              <w:t>Float</w:t>
            </w:r>
            <w:proofErr w:type="spellEnd"/>
          </w:p>
        </w:tc>
      </w:tr>
      <w:tr w:rsidR="0014400B" w:rsidRPr="00D42B9C" w:rsidTr="00AD21BA">
        <w:tc>
          <w:tcPr>
            <w:tcW w:w="5760" w:type="dxa"/>
          </w:tcPr>
          <w:p w:rsidR="0014400B" w:rsidRPr="00D42B9C" w:rsidRDefault="0014400B" w:rsidP="0014400B">
            <w:pPr>
              <w:pStyle w:val="PTtabela1"/>
              <w:rPr>
                <w:sz w:val="16"/>
                <w:szCs w:val="16"/>
              </w:rPr>
            </w:pPr>
            <w:r w:rsidRPr="00D42B9C">
              <w:rPr>
                <w:sz w:val="16"/>
                <w:szCs w:val="16"/>
              </w:rPr>
              <w:t>Valor do totalizador de vazão</w:t>
            </w:r>
          </w:p>
        </w:tc>
        <w:tc>
          <w:tcPr>
            <w:tcW w:w="3408" w:type="dxa"/>
          </w:tcPr>
          <w:p w:rsidR="0014400B" w:rsidRPr="00D42B9C" w:rsidRDefault="0014400B" w:rsidP="0014400B">
            <w:pPr>
              <w:pStyle w:val="PTtabela1"/>
              <w:rPr>
                <w:sz w:val="16"/>
                <w:szCs w:val="16"/>
              </w:rPr>
            </w:pPr>
            <w:proofErr w:type="spellStart"/>
            <w:r w:rsidRPr="00D42B9C">
              <w:rPr>
                <w:sz w:val="16"/>
                <w:szCs w:val="16"/>
              </w:rPr>
              <w:t>Float</w:t>
            </w:r>
            <w:proofErr w:type="spellEnd"/>
          </w:p>
        </w:tc>
      </w:tr>
      <w:tr w:rsidR="0014400B" w:rsidRPr="00D42B9C" w:rsidTr="005C0D38">
        <w:tc>
          <w:tcPr>
            <w:tcW w:w="5760" w:type="dxa"/>
          </w:tcPr>
          <w:p w:rsidR="0014400B" w:rsidRPr="00D42B9C" w:rsidRDefault="0014400B" w:rsidP="0014400B">
            <w:pPr>
              <w:pStyle w:val="PTtabela1"/>
              <w:rPr>
                <w:sz w:val="16"/>
                <w:szCs w:val="16"/>
              </w:rPr>
            </w:pPr>
            <w:r w:rsidRPr="00D42B9C">
              <w:rPr>
                <w:sz w:val="16"/>
                <w:szCs w:val="16"/>
              </w:rPr>
              <w:t>Tabela Hora x Pressão (</w:t>
            </w:r>
            <w:proofErr w:type="spellStart"/>
            <w:r w:rsidRPr="00D42B9C">
              <w:rPr>
                <w:sz w:val="16"/>
                <w:szCs w:val="16"/>
              </w:rPr>
              <w:t>loopback</w:t>
            </w:r>
            <w:proofErr w:type="spellEnd"/>
            <w:r w:rsidRPr="00D42B9C">
              <w:rPr>
                <w:sz w:val="16"/>
                <w:szCs w:val="16"/>
              </w:rPr>
              <w:t xml:space="preserve">) </w:t>
            </w:r>
          </w:p>
        </w:tc>
        <w:tc>
          <w:tcPr>
            <w:tcW w:w="3408" w:type="dxa"/>
          </w:tcPr>
          <w:p w:rsidR="0014400B" w:rsidRPr="00D42B9C" w:rsidRDefault="0014400B" w:rsidP="0014400B">
            <w:pPr>
              <w:pStyle w:val="PTtabela1"/>
              <w:rPr>
                <w:sz w:val="16"/>
                <w:szCs w:val="16"/>
              </w:rPr>
            </w:pPr>
            <w:proofErr w:type="spellStart"/>
            <w:r w:rsidRPr="00D42B9C">
              <w:rPr>
                <w:sz w:val="16"/>
                <w:szCs w:val="16"/>
              </w:rPr>
              <w:t>Float</w:t>
            </w:r>
            <w:proofErr w:type="spellEnd"/>
            <w:r w:rsidRPr="00D42B9C">
              <w:rPr>
                <w:sz w:val="16"/>
                <w:szCs w:val="16"/>
              </w:rPr>
              <w:t xml:space="preserve"> [24]</w:t>
            </w:r>
          </w:p>
        </w:tc>
      </w:tr>
    </w:tbl>
    <w:p w:rsidR="004D056D" w:rsidRPr="00D42B9C" w:rsidRDefault="004D056D" w:rsidP="00AD21BA">
      <w:pPr>
        <w:pStyle w:val="PTtexto2"/>
      </w:pPr>
    </w:p>
    <w:p w:rsidR="00AD21BA" w:rsidRPr="00D42B9C" w:rsidRDefault="00AD21BA" w:rsidP="00AD21BA">
      <w:pPr>
        <w:pStyle w:val="PTtexto2"/>
        <w:ind w:left="0"/>
      </w:pPr>
      <w:r w:rsidRPr="00D42B9C">
        <w:t>Deve ser criado um algoritmo compatível com o protocolo utilizado e que permita trocar cada um dos grupos de dados apresentados acima, respeitando os formatos de dados do CLP, o endereçamento lógico ou físico das variáveis.</w:t>
      </w:r>
    </w:p>
    <w:p w:rsidR="00AD21BA" w:rsidRPr="00D42B9C" w:rsidRDefault="00AD21BA" w:rsidP="00AD21BA">
      <w:pPr>
        <w:pStyle w:val="PTtexto2"/>
        <w:ind w:left="0"/>
      </w:pPr>
      <w:r w:rsidRPr="00D42B9C">
        <w:t xml:space="preserve">Deve ser implementado um mecanismo de checagem de erros de comunicação antes da efetivação dos comandos. Este método pode ser uma </w:t>
      </w:r>
      <w:proofErr w:type="spellStart"/>
      <w:r w:rsidRPr="00D42B9C">
        <w:t>word</w:t>
      </w:r>
      <w:proofErr w:type="spellEnd"/>
      <w:r w:rsidRPr="00D42B9C">
        <w:t xml:space="preserve"> de checagem (</w:t>
      </w:r>
      <w:proofErr w:type="spellStart"/>
      <w:r w:rsidRPr="00D42B9C">
        <w:t>Checksum</w:t>
      </w:r>
      <w:proofErr w:type="spellEnd"/>
      <w:r w:rsidRPr="00D42B9C">
        <w:t xml:space="preserve"> ou </w:t>
      </w:r>
      <w:r w:rsidR="00864C74" w:rsidRPr="00D42B9C">
        <w:t>CRC)</w:t>
      </w:r>
      <w:r w:rsidRPr="00D42B9C">
        <w:t xml:space="preserve"> ou um sistema </w:t>
      </w:r>
      <w:proofErr w:type="spellStart"/>
      <w:r w:rsidRPr="00D42B9C">
        <w:t>Check</w:t>
      </w:r>
      <w:proofErr w:type="spellEnd"/>
      <w:r w:rsidRPr="00D42B9C">
        <w:t xml:space="preserve"> </w:t>
      </w:r>
      <w:proofErr w:type="spellStart"/>
      <w:r w:rsidRPr="00D42B9C">
        <w:t>Before</w:t>
      </w:r>
      <w:proofErr w:type="spellEnd"/>
      <w:r w:rsidRPr="00D42B9C">
        <w:t xml:space="preserve"> </w:t>
      </w:r>
      <w:proofErr w:type="spellStart"/>
      <w:r w:rsidRPr="00D42B9C">
        <w:t>Operate</w:t>
      </w:r>
      <w:proofErr w:type="spellEnd"/>
      <w:r w:rsidRPr="00D42B9C">
        <w:t xml:space="preserve"> – CBO, que retransmita os dados recebidos ao </w:t>
      </w:r>
      <w:del w:id="5671" w:author="Ademar Oliva Xavier Jr." w:date="2014-05-22T11:25:00Z">
        <w:r w:rsidRPr="00D42B9C" w:rsidDel="006600BE">
          <w:delText>CCO</w:delText>
        </w:r>
      </w:del>
      <w:ins w:id="5672" w:author="Ademar Oliva Xavier Jr." w:date="2014-05-22T11:25:00Z">
        <w:r w:rsidR="006600BE">
          <w:t>GCO</w:t>
        </w:r>
      </w:ins>
      <w:r w:rsidRPr="00D42B9C">
        <w:t xml:space="preserve"> e aguarde confirmação de recebimento correto. </w:t>
      </w:r>
    </w:p>
    <w:p w:rsidR="00AD21BA" w:rsidRPr="00D42B9C" w:rsidRDefault="00AD21BA" w:rsidP="00AD21BA">
      <w:pPr>
        <w:pStyle w:val="PTtexto2"/>
        <w:ind w:left="0"/>
      </w:pPr>
      <w:r w:rsidRPr="00D42B9C">
        <w:t>Em caso de perda de comunicação, um alarme deverá ser gerado e armazenado.</w:t>
      </w:r>
    </w:p>
    <w:p w:rsidR="00AD21BA" w:rsidRPr="00D42B9C" w:rsidRDefault="00AD21BA" w:rsidP="00AD21BA">
      <w:pPr>
        <w:pStyle w:val="PTtexto2"/>
        <w:ind w:left="0"/>
      </w:pPr>
      <w:r w:rsidRPr="00D42B9C">
        <w:t xml:space="preserve">Para protocolos que exijam a transmissão de pacotes de dados, como por exemplo a transmissão por um canal </w:t>
      </w:r>
      <w:r w:rsidR="003221E5" w:rsidRPr="00D42B9C">
        <w:t>R</w:t>
      </w:r>
      <w:r w:rsidRPr="00D42B9C">
        <w:t>S485 configurável, um algoritmo de transmissão deverá ser desenvolvido. O método descrito a seguir é apenas uma sugestão, sendo aceita qualquer alternativa que tenha funcionalidade equivalente.</w:t>
      </w:r>
    </w:p>
    <w:p w:rsidR="00464200" w:rsidRPr="00D42B9C" w:rsidRDefault="00464200" w:rsidP="00464200">
      <w:pPr>
        <w:pStyle w:val="Ttulo6"/>
        <w:rPr>
          <w:color w:val="auto"/>
        </w:rPr>
      </w:pPr>
      <w:bookmarkStart w:id="5673" w:name="_Toc84132444"/>
      <w:bookmarkStart w:id="5674" w:name="_Toc122829877"/>
      <w:r w:rsidRPr="00D42B9C">
        <w:rPr>
          <w:color w:val="auto"/>
        </w:rPr>
        <w:t>Seleção de Modo de operação</w:t>
      </w:r>
      <w:bookmarkEnd w:id="5673"/>
      <w:bookmarkEnd w:id="5674"/>
    </w:p>
    <w:p w:rsidR="009F2C54" w:rsidRPr="00D42B9C" w:rsidRDefault="009F2C54" w:rsidP="00464200">
      <w:pPr>
        <w:pStyle w:val="PTtexto2"/>
        <w:ind w:left="0"/>
      </w:pPr>
      <w:r w:rsidRPr="00D42B9C">
        <w:t>Esta rotina é responsável pela seleção do modo de operação e escrita do set-point no módulo de controle de pressão.</w:t>
      </w:r>
    </w:p>
    <w:p w:rsidR="00464200" w:rsidRPr="00D42B9C" w:rsidRDefault="00464200" w:rsidP="00464200">
      <w:pPr>
        <w:pStyle w:val="PTtexto2"/>
        <w:ind w:left="0"/>
      </w:pPr>
      <w:r w:rsidRPr="00D42B9C">
        <w:t xml:space="preserve">O sistema pode operar em modo automático ou manual. Quando em modo automático, o set-point de pressão do ponto crítico é </w:t>
      </w:r>
      <w:r w:rsidR="00157E6F" w:rsidRPr="00D42B9C">
        <w:t>recebido d</w:t>
      </w:r>
      <w:r w:rsidRPr="00D42B9C">
        <w:t xml:space="preserve">o </w:t>
      </w:r>
      <w:del w:id="5675" w:author="Ademar Oliva Xavier Jr." w:date="2014-05-22T11:25:00Z">
        <w:r w:rsidRPr="00D42B9C" w:rsidDel="006600BE">
          <w:delText>CCO</w:delText>
        </w:r>
      </w:del>
      <w:ins w:id="5676" w:author="Ademar Oliva Xavier Jr." w:date="2014-05-22T11:25:00Z">
        <w:r w:rsidR="006600BE">
          <w:t>GCO</w:t>
        </w:r>
      </w:ins>
      <w:r w:rsidRPr="00D42B9C">
        <w:t xml:space="preserve">, em modo </w:t>
      </w:r>
      <w:r w:rsidRPr="00D42B9C">
        <w:lastRenderedPageBreak/>
        <w:t xml:space="preserve">de contingência o modo manual irá controlar a pressão de jusante a partir da tabela de Hora x Pressão. </w:t>
      </w:r>
    </w:p>
    <w:p w:rsidR="00601124" w:rsidRPr="00D42B9C" w:rsidRDefault="00601124" w:rsidP="00601124">
      <w:pPr>
        <w:pStyle w:val="Ttulo6"/>
        <w:rPr>
          <w:color w:val="auto"/>
        </w:rPr>
      </w:pPr>
      <w:bookmarkStart w:id="5677" w:name="_Toc84132446"/>
      <w:bookmarkStart w:id="5678" w:name="_Toc122829878"/>
      <w:r w:rsidRPr="00D42B9C">
        <w:rPr>
          <w:color w:val="auto"/>
        </w:rPr>
        <w:t>Controle pela pressão no Ponto Crítico</w:t>
      </w:r>
      <w:bookmarkEnd w:id="5677"/>
      <w:bookmarkEnd w:id="5678"/>
    </w:p>
    <w:p w:rsidR="00601124" w:rsidRPr="00D42B9C" w:rsidRDefault="00601124" w:rsidP="001F6624">
      <w:pPr>
        <w:pStyle w:val="PTtexto2"/>
        <w:ind w:left="0"/>
      </w:pPr>
      <w:r w:rsidRPr="00D42B9C">
        <w:t xml:space="preserve">De acordo com a configuração </w:t>
      </w:r>
      <w:del w:id="5679" w:author="Ademar Oliva Xavier Jr." w:date="2014-05-22T14:37:00Z">
        <w:r w:rsidRPr="00D42B9C" w:rsidDel="00CA1284">
          <w:delText>d</w:delText>
        </w:r>
        <w:r w:rsidR="00945C19" w:rsidRPr="00D42B9C" w:rsidDel="00CA1284">
          <w:delText>o</w:delText>
        </w:r>
        <w:r w:rsidR="001F6624" w:rsidRPr="00D42B9C" w:rsidDel="00CA1284">
          <w:delText xml:space="preserve"> </w:delText>
        </w:r>
      </w:del>
      <w:ins w:id="5680" w:author="Ademar Oliva Xavier Jr." w:date="2014-05-22T14:37:00Z">
        <w:r w:rsidR="00CA1284" w:rsidRPr="00D42B9C">
          <w:t>d</w:t>
        </w:r>
        <w:r w:rsidR="00CA1284">
          <w:t>a</w:t>
        </w:r>
        <w:r w:rsidR="00CA1284" w:rsidRPr="00D42B9C">
          <w:t xml:space="preserve"> </w:t>
        </w:r>
      </w:ins>
      <w:del w:id="5681" w:author="Ademar Oliva Xavier Jr." w:date="2014-05-22T14:37:00Z">
        <w:r w:rsidR="001F6624" w:rsidRPr="00D42B9C" w:rsidDel="00CA1284">
          <w:delText xml:space="preserve">DMC </w:delText>
        </w:r>
      </w:del>
      <w:ins w:id="5682" w:author="Ademar Oliva Xavier Jr." w:date="2014-05-22T14:37:00Z">
        <w:r w:rsidR="00CA1284">
          <w:t>VRP</w:t>
        </w:r>
        <w:r w:rsidR="00CA1284" w:rsidRPr="00D42B9C">
          <w:t xml:space="preserve"> </w:t>
        </w:r>
      </w:ins>
      <w:r w:rsidR="001F6624" w:rsidRPr="00D42B9C">
        <w:t>(</w:t>
      </w:r>
      <w:del w:id="5683" w:author="Ademar Oliva Xavier Jr." w:date="2014-05-22T14:37:00Z">
        <w:r w:rsidR="001F6624" w:rsidRPr="00D42B9C" w:rsidDel="00CA1284">
          <w:delText>Distrito de Medição e Controle</w:delText>
        </w:r>
      </w:del>
      <w:ins w:id="5684" w:author="Ademar Oliva Xavier Jr." w:date="2014-05-22T14:37:00Z">
        <w:r w:rsidR="00CA1284">
          <w:t>Válvula Reguladora de Pressão</w:t>
        </w:r>
      </w:ins>
      <w:r w:rsidR="001F6624" w:rsidRPr="00D42B9C">
        <w:t>)</w:t>
      </w:r>
      <w:r w:rsidRPr="00D42B9C">
        <w:t xml:space="preserve">, </w:t>
      </w:r>
      <w:r w:rsidR="00945C19" w:rsidRPr="00D42B9C">
        <w:t xml:space="preserve">define o endereço de um imóvel como </w:t>
      </w:r>
      <w:r w:rsidRPr="00D42B9C">
        <w:t xml:space="preserve">ponto crítico </w:t>
      </w:r>
      <w:r w:rsidR="00945C19" w:rsidRPr="00D42B9C">
        <w:t xml:space="preserve">para instalação do </w:t>
      </w:r>
      <w:del w:id="5685" w:author="Ademar Oliva Xavier Jr." w:date="2014-05-22T14:36:00Z">
        <w:r w:rsidR="00945C19" w:rsidRPr="00D42B9C" w:rsidDel="00CA1284">
          <w:delText xml:space="preserve">transmissão </w:delText>
        </w:r>
      </w:del>
      <w:ins w:id="5686" w:author="Ademar Oliva Xavier Jr." w:date="2014-05-22T14:36:00Z">
        <w:r w:rsidR="00CA1284" w:rsidRPr="00D42B9C">
          <w:t>transmiss</w:t>
        </w:r>
        <w:r w:rsidR="00CA1284">
          <w:t>or</w:t>
        </w:r>
        <w:r w:rsidR="00CA1284" w:rsidRPr="00D42B9C">
          <w:t xml:space="preserve"> </w:t>
        </w:r>
      </w:ins>
      <w:r w:rsidR="00945C19" w:rsidRPr="00D42B9C">
        <w:t>de pressão.</w:t>
      </w:r>
      <w:r w:rsidRPr="00D42B9C">
        <w:t xml:space="preserve"> </w:t>
      </w:r>
      <w:r w:rsidR="00945C19" w:rsidRPr="00D42B9C">
        <w:t xml:space="preserve">A rede </w:t>
      </w:r>
      <w:del w:id="5687" w:author="Ademar Oliva Xavier Jr." w:date="2014-05-22T14:38:00Z">
        <w:r w:rsidR="00945C19" w:rsidRPr="00D42B9C" w:rsidDel="00CA1284">
          <w:delText xml:space="preserve">do </w:delText>
        </w:r>
      </w:del>
      <w:ins w:id="5688" w:author="Ademar Oliva Xavier Jr." w:date="2014-05-22T14:38:00Z">
        <w:r w:rsidR="00CA1284" w:rsidRPr="00D42B9C">
          <w:t>d</w:t>
        </w:r>
        <w:r w:rsidR="00CA1284">
          <w:t>a</w:t>
        </w:r>
        <w:r w:rsidR="00CA1284" w:rsidRPr="00D42B9C">
          <w:t xml:space="preserve"> </w:t>
        </w:r>
      </w:ins>
      <w:del w:id="5689" w:author="Ademar Oliva Xavier Jr." w:date="2014-05-22T14:38:00Z">
        <w:r w:rsidR="00945C19" w:rsidRPr="00D42B9C" w:rsidDel="00CA1284">
          <w:delText xml:space="preserve">DMC </w:delText>
        </w:r>
      </w:del>
      <w:ins w:id="5690" w:author="Ademar Oliva Xavier Jr." w:date="2014-05-22T14:38:00Z">
        <w:r w:rsidR="00CA1284">
          <w:t>VRP</w:t>
        </w:r>
        <w:r w:rsidR="00CA1284" w:rsidRPr="00D42B9C">
          <w:t xml:space="preserve"> </w:t>
        </w:r>
      </w:ins>
      <w:r w:rsidR="00945C19" w:rsidRPr="00D42B9C">
        <w:t xml:space="preserve">pressurizada </w:t>
      </w:r>
      <w:r w:rsidRPr="00D42B9C">
        <w:t xml:space="preserve">com uma certa pressão, </w:t>
      </w:r>
      <w:r w:rsidR="00945C19" w:rsidRPr="00D42B9C">
        <w:t>e, a pressão no ponto crítico igual a 10</w:t>
      </w:r>
      <w:r w:rsidR="008B3445" w:rsidRPr="00D42B9C">
        <w:t xml:space="preserve"> </w:t>
      </w:r>
      <w:proofErr w:type="spellStart"/>
      <w:r w:rsidR="00945C19" w:rsidRPr="00D42B9C">
        <w:t>m</w:t>
      </w:r>
      <w:r w:rsidR="008B3445" w:rsidRPr="00D42B9C">
        <w:t>c</w:t>
      </w:r>
      <w:r w:rsidR="00945C19" w:rsidRPr="00D42B9C">
        <w:t>a</w:t>
      </w:r>
      <w:proofErr w:type="spellEnd"/>
      <w:r w:rsidR="00945C19" w:rsidRPr="00D42B9C">
        <w:t xml:space="preserve">, </w:t>
      </w:r>
      <w:r w:rsidRPr="00D42B9C">
        <w:t>indica que a press</w:t>
      </w:r>
      <w:r w:rsidR="001F6624" w:rsidRPr="00D42B9C">
        <w:t>ão</w:t>
      </w:r>
      <w:r w:rsidRPr="00D42B9C">
        <w:t xml:space="preserve"> na maior parte do </w:t>
      </w:r>
      <w:r w:rsidR="001F6624" w:rsidRPr="00D42B9C">
        <w:t>micro</w:t>
      </w:r>
      <w:r w:rsidRPr="00D42B9C">
        <w:t>setor es</w:t>
      </w:r>
      <w:r w:rsidR="001F6624" w:rsidRPr="00D42B9C">
        <w:t>tá</w:t>
      </w:r>
      <w:r w:rsidRPr="00D42B9C">
        <w:t xml:space="preserve"> dentro do parâmetro </w:t>
      </w:r>
      <w:r w:rsidR="00945C19" w:rsidRPr="00D42B9C">
        <w:t>operacional</w:t>
      </w:r>
      <w:r w:rsidRPr="00D42B9C">
        <w:t xml:space="preserve">. O </w:t>
      </w:r>
      <w:del w:id="5691" w:author="Ademar Oliva Xavier Jr." w:date="2014-05-22T11:25:00Z">
        <w:r w:rsidRPr="00D42B9C" w:rsidDel="006600BE">
          <w:delText>CCO</w:delText>
        </w:r>
      </w:del>
      <w:ins w:id="5692" w:author="Ademar Oliva Xavier Jr." w:date="2014-05-22T11:25:00Z">
        <w:r w:rsidR="006600BE">
          <w:t>GCO</w:t>
        </w:r>
      </w:ins>
      <w:r w:rsidRPr="00D42B9C">
        <w:t xml:space="preserve"> </w:t>
      </w:r>
      <w:r w:rsidR="009E143D" w:rsidRPr="00D42B9C">
        <w:t>envia periodicamente a pressão (instantânea) no ponto crítico para realimentar o controle da</w:t>
      </w:r>
      <w:r w:rsidRPr="00D42B9C">
        <w:t xml:space="preserve"> VRP</w:t>
      </w:r>
      <w:r w:rsidR="009E143D" w:rsidRPr="00D42B9C">
        <w:t xml:space="preserve">, </w:t>
      </w:r>
      <w:r w:rsidRPr="00D42B9C">
        <w:t xml:space="preserve">de forma a manter a pressão no ponto crítico próxima ao seu valor </w:t>
      </w:r>
      <w:r w:rsidR="009E143D" w:rsidRPr="00D42B9C">
        <w:t>exigido por lei</w:t>
      </w:r>
      <w:r w:rsidRPr="00D42B9C">
        <w:t xml:space="preserve">. </w:t>
      </w:r>
      <w:ins w:id="5693" w:author="Ademar Oliva Xavier Jr." w:date="2014-05-22T14:38:00Z">
        <w:r w:rsidR="00CA1284">
          <w:t>Da mesma forma,</w:t>
        </w:r>
      </w:ins>
      <w:ins w:id="5694" w:author="Ademar Oliva Xavier Jr." w:date="2014-05-22T14:39:00Z">
        <w:r w:rsidR="00CA1284">
          <w:t xml:space="preserve"> um DMC (Distrito de Medição e Controle) tamb</w:t>
        </w:r>
      </w:ins>
      <w:ins w:id="5695" w:author="Ademar Oliva Xavier Jr." w:date="2014-05-22T14:40:00Z">
        <w:r w:rsidR="00CA1284">
          <w:t>ém te</w:t>
        </w:r>
      </w:ins>
      <w:ins w:id="5696" w:author="Ademar Oliva Xavier Jr." w:date="2014-05-22T17:17:00Z">
        <w:r w:rsidR="000E7EDB">
          <w:t>rá</w:t>
        </w:r>
      </w:ins>
      <w:ins w:id="5697" w:author="Ademar Oliva Xavier Jr." w:date="2014-05-22T14:40:00Z">
        <w:r w:rsidR="00CA1284">
          <w:t xml:space="preserve"> um transmissor </w:t>
        </w:r>
      </w:ins>
      <w:ins w:id="5698" w:author="Ademar Oliva Xavier Jr." w:date="2014-05-22T17:18:00Z">
        <w:r w:rsidR="000E7EDB">
          <w:t>de pressão com medição também em seu</w:t>
        </w:r>
      </w:ins>
      <w:ins w:id="5699" w:author="Ademar Oliva Xavier Jr." w:date="2014-05-22T14:40:00Z">
        <w:r w:rsidR="00CA1284">
          <w:t xml:space="preserve"> ponto crítico</w:t>
        </w:r>
      </w:ins>
      <w:ins w:id="5700" w:author="Ademar Oliva Xavier Jr." w:date="2014-05-22T17:19:00Z">
        <w:r w:rsidR="000E7EDB">
          <w:t>, como forma de avaliação de esta</w:t>
        </w:r>
      </w:ins>
      <w:ins w:id="5701" w:author="Ademar Oliva Xavier Jr." w:date="2014-05-23T11:55:00Z">
        <w:r w:rsidR="0058654E">
          <w:t>bilidade</w:t>
        </w:r>
      </w:ins>
      <w:ins w:id="5702" w:author="Ademar Oliva Xavier Jr." w:date="2014-05-22T17:19:00Z">
        <w:r w:rsidR="000E7EDB">
          <w:t xml:space="preserve"> da tubulação d</w:t>
        </w:r>
      </w:ins>
      <w:ins w:id="5703" w:author="Ademar Oliva Xavier Jr." w:date="2014-05-23T11:55:00Z">
        <w:r w:rsidR="0058654E">
          <w:t xml:space="preserve">a rede de </w:t>
        </w:r>
      </w:ins>
      <w:ins w:id="5704" w:author="Ademar Oliva Xavier Jr." w:date="2014-05-22T17:19:00Z">
        <w:r w:rsidR="000E7EDB">
          <w:t>distribuição.</w:t>
        </w:r>
      </w:ins>
    </w:p>
    <w:p w:rsidR="00601124" w:rsidRPr="00D42B9C" w:rsidRDefault="00601124" w:rsidP="001F6624">
      <w:pPr>
        <w:pStyle w:val="PTtexto2"/>
        <w:ind w:left="0"/>
      </w:pPr>
      <w:r w:rsidRPr="00D42B9C">
        <w:t>O controlador utiliza dois controles cascateados.</w:t>
      </w:r>
    </w:p>
    <w:p w:rsidR="00601124" w:rsidRPr="00D42B9C" w:rsidRDefault="00601124" w:rsidP="001C425D">
      <w:pPr>
        <w:pStyle w:val="PTtexto2"/>
        <w:numPr>
          <w:ilvl w:val="0"/>
          <w:numId w:val="44"/>
        </w:numPr>
      </w:pPr>
      <w:r w:rsidRPr="00D42B9C">
        <w:t>Controle através de um algoritmo PID;</w:t>
      </w:r>
    </w:p>
    <w:p w:rsidR="00601124" w:rsidRPr="00D42B9C" w:rsidRDefault="00601124" w:rsidP="001C425D">
      <w:pPr>
        <w:pStyle w:val="PTtexto2"/>
        <w:numPr>
          <w:ilvl w:val="0"/>
          <w:numId w:val="44"/>
        </w:numPr>
      </w:pPr>
      <w:r w:rsidRPr="00D42B9C">
        <w:t xml:space="preserve">Controle através de pulsos na VRP. </w:t>
      </w:r>
    </w:p>
    <w:p w:rsidR="00601124" w:rsidRPr="00D42B9C" w:rsidRDefault="00601124" w:rsidP="001F6624">
      <w:pPr>
        <w:pStyle w:val="Ttulo7"/>
        <w:rPr>
          <w:color w:val="auto"/>
        </w:rPr>
      </w:pPr>
      <w:bookmarkStart w:id="5705" w:name="_Toc122829879"/>
      <w:r w:rsidRPr="00D42B9C">
        <w:rPr>
          <w:color w:val="auto"/>
        </w:rPr>
        <w:t>Controle através de algoritmo PID</w:t>
      </w:r>
      <w:bookmarkEnd w:id="5705"/>
    </w:p>
    <w:p w:rsidR="00601124" w:rsidRPr="00D42B9C" w:rsidRDefault="00601124" w:rsidP="00601124">
      <w:pPr>
        <w:pStyle w:val="PTtexto2"/>
        <w:ind w:left="0"/>
      </w:pPr>
      <w:r w:rsidRPr="00D42B9C">
        <w:t>Isso é realizado através de uma instância de um controle do tipo PID</w:t>
      </w:r>
      <w:r w:rsidR="001F6624" w:rsidRPr="00D42B9C">
        <w:t xml:space="preserve"> </w:t>
      </w:r>
      <w:r w:rsidRPr="00D42B9C">
        <w:t>corretamente parametrizado para gerar como saída um valor que será utilizado para regular a abertura ou fechamento da VRP em função da diferença entre o set</w:t>
      </w:r>
      <w:r w:rsidR="009E143D" w:rsidRPr="00D42B9C">
        <w:t>-</w:t>
      </w:r>
      <w:r w:rsidRPr="00D42B9C">
        <w:t>point e o valor de pressão no Ponto Crítico.</w:t>
      </w:r>
    </w:p>
    <w:p w:rsidR="007613FF" w:rsidRPr="00D42B9C" w:rsidRDefault="007613FF" w:rsidP="007613FF">
      <w:pPr>
        <w:pStyle w:val="Ttulo7"/>
        <w:rPr>
          <w:color w:val="auto"/>
        </w:rPr>
      </w:pPr>
      <w:bookmarkStart w:id="5706" w:name="_Toc84132447"/>
      <w:bookmarkStart w:id="5707" w:name="_Toc122829880"/>
      <w:r w:rsidRPr="00D42B9C">
        <w:rPr>
          <w:color w:val="auto"/>
        </w:rPr>
        <w:t>Controle VRP</w:t>
      </w:r>
      <w:bookmarkEnd w:id="5706"/>
      <w:r w:rsidRPr="00D42B9C">
        <w:rPr>
          <w:color w:val="auto"/>
        </w:rPr>
        <w:t xml:space="preserve"> (PULSO)</w:t>
      </w:r>
      <w:bookmarkEnd w:id="5707"/>
    </w:p>
    <w:p w:rsidR="007613FF" w:rsidRPr="00D42B9C" w:rsidRDefault="007613FF" w:rsidP="007613FF">
      <w:pPr>
        <w:pStyle w:val="PTtexto2"/>
        <w:ind w:left="0"/>
      </w:pPr>
      <w:r w:rsidRPr="00D42B9C">
        <w:t>Est</w:t>
      </w:r>
      <w:r w:rsidR="00864C74" w:rsidRPr="00D42B9C">
        <w:t>a rotina</w:t>
      </w:r>
      <w:r w:rsidRPr="00D42B9C">
        <w:t xml:space="preserve"> é responsável pelo acionamento dos </w:t>
      </w:r>
      <w:r w:rsidR="00864C74" w:rsidRPr="00D42B9C">
        <w:t>solenoides</w:t>
      </w:r>
      <w:r w:rsidRPr="00D42B9C">
        <w:t xml:space="preserve"> de montante e </w:t>
      </w:r>
      <w:r w:rsidR="009E143D" w:rsidRPr="00D42B9C">
        <w:t>jusante da VRP de acordo com o s</w:t>
      </w:r>
      <w:r w:rsidRPr="00D42B9C">
        <w:t>et-point de pressão do ponto crítico definido n</w:t>
      </w:r>
      <w:r w:rsidR="00864C74" w:rsidRPr="00D42B9C">
        <w:t>a rotina</w:t>
      </w:r>
      <w:r w:rsidRPr="00D42B9C">
        <w:t xml:space="preserve"> precedente.</w:t>
      </w:r>
    </w:p>
    <w:p w:rsidR="007613FF" w:rsidRPr="00D42B9C" w:rsidRDefault="007613FF" w:rsidP="007613FF">
      <w:pPr>
        <w:pStyle w:val="PTtexto2"/>
        <w:ind w:left="0"/>
      </w:pPr>
      <w:r w:rsidRPr="00D42B9C">
        <w:t xml:space="preserve">Serve para evitar a instabilidade do comando em caso de transientes hidráulicos. </w:t>
      </w:r>
    </w:p>
    <w:p w:rsidR="007613FF" w:rsidRPr="00D42B9C" w:rsidRDefault="007613FF" w:rsidP="007613FF">
      <w:pPr>
        <w:pStyle w:val="PTtexto2"/>
        <w:ind w:left="0"/>
      </w:pPr>
      <w:proofErr w:type="gramStart"/>
      <w:r w:rsidRPr="00D42B9C">
        <w:t xml:space="preserve">As </w:t>
      </w:r>
      <w:r w:rsidR="00864C74" w:rsidRPr="00D42B9C">
        <w:t>solenoides</w:t>
      </w:r>
      <w:proofErr w:type="gramEnd"/>
      <w:r w:rsidRPr="00D42B9C">
        <w:t>, de acordo com o esquema hidráulico</w:t>
      </w:r>
      <w:ins w:id="5708" w:author="Ademar Oliva Xavier Jr." w:date="2014-05-22T17:20:00Z">
        <w:r w:rsidR="000E7EDB">
          <w:t>,</w:t>
        </w:r>
      </w:ins>
      <w:r w:rsidRPr="00D42B9C">
        <w:t xml:space="preserve"> podem ser normalmente abertas (NA) ou normalmente fechadas (NF). Est</w:t>
      </w:r>
      <w:r w:rsidR="00A75FF0" w:rsidRPr="00D42B9C">
        <w:t>a rotina</w:t>
      </w:r>
      <w:r w:rsidRPr="00D42B9C">
        <w:t xml:space="preserve"> é configurável para realizar a operação correta de acordo com o tipo de válvula instalado. </w:t>
      </w:r>
    </w:p>
    <w:p w:rsidR="007613FF" w:rsidRPr="00D42B9C" w:rsidRDefault="007613FF" w:rsidP="007613FF">
      <w:pPr>
        <w:pStyle w:val="PTtexto2"/>
        <w:ind w:left="0"/>
      </w:pPr>
      <w:r w:rsidRPr="00D42B9C">
        <w:t xml:space="preserve">Em operação normal, </w:t>
      </w:r>
      <w:proofErr w:type="gramStart"/>
      <w:r w:rsidRPr="00D42B9C">
        <w:t xml:space="preserve">as duas </w:t>
      </w:r>
      <w:r w:rsidR="00864C74" w:rsidRPr="00D42B9C">
        <w:t>solenoides</w:t>
      </w:r>
      <w:proofErr w:type="gramEnd"/>
      <w:r w:rsidRPr="00D42B9C">
        <w:t xml:space="preserve"> devem permanecer fechadas sempre que a VRP deva permanecer na mesma posição.</w:t>
      </w:r>
    </w:p>
    <w:p w:rsidR="007613FF" w:rsidRPr="00D42B9C" w:rsidRDefault="007613FF" w:rsidP="007613FF">
      <w:pPr>
        <w:pStyle w:val="PTtexto2"/>
        <w:ind w:left="0"/>
      </w:pPr>
      <w:r w:rsidRPr="00D42B9C">
        <w:t>Quando a pressão de jusante estiver abaixo do set</w:t>
      </w:r>
      <w:r w:rsidR="009E143D" w:rsidRPr="00D42B9C">
        <w:t>-</w:t>
      </w:r>
      <w:r w:rsidRPr="00D42B9C">
        <w:t>point menos a banda morta, a VRP deve abrir.</w:t>
      </w:r>
    </w:p>
    <w:p w:rsidR="007613FF" w:rsidRPr="00D42B9C" w:rsidRDefault="007613FF" w:rsidP="007613FF">
      <w:pPr>
        <w:pStyle w:val="PTtexto2"/>
        <w:ind w:left="0"/>
      </w:pPr>
      <w:r w:rsidRPr="00D42B9C">
        <w:t>Quando a pressão de jusante estiver acima do set-point mais a banda morta, a VRP deve Fechar.</w:t>
      </w:r>
    </w:p>
    <w:p w:rsidR="007613FF" w:rsidRPr="00D42B9C" w:rsidRDefault="007613FF" w:rsidP="007613FF">
      <w:pPr>
        <w:pStyle w:val="PTtexto2"/>
        <w:ind w:left="0"/>
      </w:pPr>
      <w:r w:rsidRPr="00D42B9C">
        <w:t xml:space="preserve">Quando a </w:t>
      </w:r>
      <w:r w:rsidR="00864C74" w:rsidRPr="00D42B9C">
        <w:t>solenoide</w:t>
      </w:r>
      <w:r w:rsidRPr="00D42B9C">
        <w:t xml:space="preserve"> de montante for aberta a VRP fecha.</w:t>
      </w:r>
    </w:p>
    <w:p w:rsidR="00887C02" w:rsidRPr="00D42B9C" w:rsidRDefault="007613FF" w:rsidP="007613FF">
      <w:pPr>
        <w:ind w:firstLine="0"/>
        <w:jc w:val="left"/>
      </w:pPr>
      <w:r w:rsidRPr="00D42B9C">
        <w:t xml:space="preserve">Quando a </w:t>
      </w:r>
      <w:r w:rsidR="00864C74" w:rsidRPr="00D42B9C">
        <w:t>solenoide</w:t>
      </w:r>
      <w:r w:rsidRPr="00D42B9C">
        <w:t xml:space="preserve"> da jusante for aberta a VRP abre.</w:t>
      </w:r>
    </w:p>
    <w:p w:rsidR="00887C02" w:rsidRPr="00D42B9C" w:rsidRDefault="00887C02" w:rsidP="007613FF">
      <w:pPr>
        <w:ind w:firstLine="0"/>
        <w:jc w:val="left"/>
      </w:pPr>
    </w:p>
    <w:p w:rsidR="00887C02" w:rsidRPr="00D42B9C" w:rsidRDefault="00887C02" w:rsidP="00887C02">
      <w:pPr>
        <w:pStyle w:val="Ttulo7"/>
        <w:rPr>
          <w:color w:val="auto"/>
        </w:rPr>
      </w:pPr>
      <w:bookmarkStart w:id="5709" w:name="_Toc122829881"/>
      <w:r w:rsidRPr="00D42B9C">
        <w:rPr>
          <w:color w:val="auto"/>
        </w:rPr>
        <w:t>Checagem de consistência e Alarmes</w:t>
      </w:r>
      <w:bookmarkEnd w:id="5709"/>
    </w:p>
    <w:p w:rsidR="00887C02" w:rsidRPr="00D42B9C" w:rsidRDefault="00887C02" w:rsidP="00887C02">
      <w:pPr>
        <w:pStyle w:val="PTtexto2"/>
        <w:ind w:left="0"/>
      </w:pPr>
      <w:r w:rsidRPr="00D42B9C">
        <w:lastRenderedPageBreak/>
        <w:t xml:space="preserve">Esta rotina verifica se existe alguma inconsistência entre os sinais do processo que possa indicar falhas em medidores, vazamentos ou falha </w:t>
      </w:r>
      <w:proofErr w:type="gramStart"/>
      <w:r w:rsidRPr="00D42B9C">
        <w:t>nas solenoides</w:t>
      </w:r>
      <w:proofErr w:type="gramEnd"/>
      <w:r w:rsidRPr="00D42B9C">
        <w:t>. Para facilitar a compreensão do algoritmo analisemos algumas situações normais e anormais do sistema:</w:t>
      </w:r>
    </w:p>
    <w:p w:rsidR="00887C02" w:rsidRPr="00D42B9C" w:rsidRDefault="00887C02" w:rsidP="001C425D">
      <w:pPr>
        <w:pStyle w:val="PTtexto2"/>
        <w:numPr>
          <w:ilvl w:val="0"/>
          <w:numId w:val="43"/>
        </w:numPr>
      </w:pPr>
      <w:r w:rsidRPr="00D42B9C">
        <w:t>A pressão a montante é sempre maior ou igual à pressão a jusante. Não há nenhuma possibilidade lógica de ocorrência da situação inversa. Caso isso ocorra deve ser gerado um alarme de falha em um dos medidores de pressão.</w:t>
      </w:r>
    </w:p>
    <w:p w:rsidR="00887C02" w:rsidRPr="00D42B9C" w:rsidRDefault="00887C02" w:rsidP="001C425D">
      <w:pPr>
        <w:pStyle w:val="PTtexto2"/>
        <w:numPr>
          <w:ilvl w:val="0"/>
          <w:numId w:val="47"/>
        </w:numPr>
      </w:pPr>
      <w:r w:rsidRPr="00D42B9C">
        <w:t>Em situações normais do processo a variação da pressão do ponto crítico ocasionada pela variação de consumo será lenta. Esta variação é normal e será tratada pelo módulo de controle que posicionará a válvula para manter a pressão sempre</w:t>
      </w:r>
      <w:r w:rsidRPr="00D42B9C">
        <w:rPr>
          <w:snapToGrid w:val="0"/>
        </w:rPr>
        <w:t xml:space="preserve"> dentro da banda morta do set-point</w:t>
      </w:r>
      <w:r w:rsidRPr="00D42B9C">
        <w:t>. Esta situação não deve gerar nenhum alarme.</w:t>
      </w:r>
    </w:p>
    <w:p w:rsidR="00887C02" w:rsidRPr="00D42B9C" w:rsidRDefault="00887C02" w:rsidP="001C425D">
      <w:pPr>
        <w:pStyle w:val="PTtexto2"/>
        <w:numPr>
          <w:ilvl w:val="0"/>
          <w:numId w:val="46"/>
        </w:numPr>
      </w:pPr>
      <w:r w:rsidRPr="00D42B9C">
        <w:t>Quando o Set-point for alterado por qualquer razão, o desvio em relação à banda morta será muito grande ocasionando um comando de abertura ou fechamento da VRP. Esta também é uma situação normal que não deve gerar alarmes.</w:t>
      </w:r>
    </w:p>
    <w:p w:rsidR="00887C02" w:rsidRPr="00D42B9C" w:rsidRDefault="00887C02" w:rsidP="001C425D">
      <w:pPr>
        <w:pStyle w:val="PTtexto2"/>
        <w:numPr>
          <w:ilvl w:val="0"/>
          <w:numId w:val="45"/>
        </w:numPr>
      </w:pPr>
      <w:r w:rsidRPr="00D42B9C">
        <w:t xml:space="preserve">Se um comando de abertura ou fechamento for gerado e não ocorrer variação correspondente na pressão a jusante, isso pode indicar falha nas válvulas solenoides de montante ou jusante da VRP, nos circuitos de acionamento </w:t>
      </w:r>
      <w:proofErr w:type="gramStart"/>
      <w:r w:rsidRPr="00D42B9C">
        <w:t>destas solenoides</w:t>
      </w:r>
      <w:proofErr w:type="gramEnd"/>
      <w:r w:rsidRPr="00D42B9C">
        <w:t xml:space="preserve"> ou na VRP. Estas situações devem gerar alarmes.</w:t>
      </w:r>
    </w:p>
    <w:p w:rsidR="00887C02" w:rsidRPr="00D42B9C" w:rsidRDefault="00887C02" w:rsidP="001C425D">
      <w:pPr>
        <w:pStyle w:val="PTtexto2"/>
        <w:numPr>
          <w:ilvl w:val="0"/>
          <w:numId w:val="45"/>
        </w:numPr>
      </w:pPr>
      <w:r w:rsidRPr="00D42B9C">
        <w:t>Se um comando de abertura ou fechamento estiver presente por tempo maior que o tempo máximo de operação normal da VRP, deve ser gerado um alarme de falha na abertura ou falha no fechamento.</w:t>
      </w:r>
    </w:p>
    <w:p w:rsidR="00887C02" w:rsidRPr="00D42B9C" w:rsidRDefault="00887C02" w:rsidP="001C425D">
      <w:pPr>
        <w:pStyle w:val="PTtexto2"/>
        <w:numPr>
          <w:ilvl w:val="0"/>
          <w:numId w:val="45"/>
        </w:numPr>
      </w:pPr>
      <w:r w:rsidRPr="00D42B9C">
        <w:t>Se não houver comandos de abertura ou fechamento, uma variação de pressão do ponto crítico muito rápida pode indicar um vazamento no sistema hidráulico que causa a operação indevida da válvula. Esta situação deve gerar um alarme de vazamento.</w:t>
      </w:r>
    </w:p>
    <w:p w:rsidR="00887C02" w:rsidRPr="00D42B9C" w:rsidRDefault="00887C02" w:rsidP="001C425D">
      <w:pPr>
        <w:pStyle w:val="PTtexto2"/>
        <w:numPr>
          <w:ilvl w:val="0"/>
          <w:numId w:val="45"/>
        </w:numPr>
      </w:pPr>
      <w:r w:rsidRPr="00D42B9C">
        <w:t>Se a VRP estiver totalmente fechada, não deve haver vazão medida, uma vez que o medidor de vazão fica antes da VRP.</w:t>
      </w:r>
    </w:p>
    <w:p w:rsidR="00887C02" w:rsidRPr="00D42B9C" w:rsidRDefault="00887C02" w:rsidP="001C425D">
      <w:pPr>
        <w:pStyle w:val="PTtexto2"/>
        <w:numPr>
          <w:ilvl w:val="0"/>
          <w:numId w:val="45"/>
        </w:numPr>
      </w:pPr>
      <w:r w:rsidRPr="00D42B9C">
        <w:t>Em condições normais a VRP só fica totalmente aberta se o consumo for elevado. Nesta situação, a pressão cai e a VRP abre para tentar atingir o set-point. Não é lógico presumir que nesta situação a vazão esteja próxima de zero. Caso isso ocorra deve haver uma falha em um dos medidores de pressão ou vazão.</w:t>
      </w:r>
    </w:p>
    <w:p w:rsidR="00AD21BA" w:rsidRPr="00D42B9C" w:rsidRDefault="00AD21BA" w:rsidP="00887C02">
      <w:pPr>
        <w:ind w:firstLine="0"/>
        <w:jc w:val="left"/>
        <w:rPr>
          <w:b/>
          <w:bCs/>
        </w:rPr>
      </w:pPr>
    </w:p>
    <w:p w:rsidR="00477F7A" w:rsidRPr="00D42B9C" w:rsidRDefault="00477F7A" w:rsidP="00C80DFD">
      <w:pPr>
        <w:ind w:firstLine="0"/>
      </w:pPr>
    </w:p>
    <w:p w:rsidR="00C80DFD" w:rsidRPr="00D42B9C" w:rsidRDefault="00C80DFD" w:rsidP="00C80DFD">
      <w:pPr>
        <w:rPr>
          <w:highlight w:val="yellow"/>
        </w:rPr>
      </w:pPr>
    </w:p>
    <w:p w:rsidR="00C80DFD" w:rsidRPr="00D42B9C" w:rsidRDefault="00C80DFD" w:rsidP="00C80DFD">
      <w:pPr>
        <w:ind w:firstLine="0"/>
      </w:pPr>
    </w:p>
    <w:p w:rsidR="00491380" w:rsidRPr="00D42B9C" w:rsidRDefault="00491380" w:rsidP="000C72BB">
      <w:pPr>
        <w:ind w:left="709" w:firstLine="0"/>
        <w:rPr>
          <w:rFonts w:ascii="Arial" w:hAnsi="Arial" w:cs="Arial"/>
          <w:sz w:val="24"/>
        </w:rPr>
      </w:pPr>
    </w:p>
    <w:p w:rsidR="00491380" w:rsidRPr="00D42B9C" w:rsidRDefault="00491380" w:rsidP="000C72BB">
      <w:pPr>
        <w:ind w:left="709" w:firstLine="0"/>
        <w:rPr>
          <w:rFonts w:ascii="Arial" w:hAnsi="Arial" w:cs="Arial"/>
          <w:sz w:val="24"/>
        </w:rPr>
      </w:pPr>
    </w:p>
    <w:p w:rsidR="00593354" w:rsidRPr="00D42B9C" w:rsidRDefault="00593354" w:rsidP="00491380">
      <w:pPr>
        <w:ind w:left="709" w:firstLine="0"/>
      </w:pPr>
    </w:p>
    <w:p w:rsidR="00593354" w:rsidRPr="00D42B9C" w:rsidRDefault="00593354" w:rsidP="00491380">
      <w:pPr>
        <w:ind w:left="709" w:firstLine="0"/>
      </w:pPr>
    </w:p>
    <w:p w:rsidR="00593354" w:rsidRPr="00D42B9C" w:rsidRDefault="00593354" w:rsidP="00491380">
      <w:pPr>
        <w:ind w:left="709" w:firstLine="0"/>
      </w:pPr>
    </w:p>
    <w:p w:rsidR="00C12A9F" w:rsidRPr="00D42B9C" w:rsidRDefault="00C12A9F">
      <w:pPr>
        <w:ind w:firstLine="0"/>
        <w:jc w:val="left"/>
        <w:rPr>
          <w:rFonts w:cs="Arial"/>
          <w:b/>
          <w:bCs/>
        </w:rPr>
      </w:pPr>
      <w:r w:rsidRPr="00D42B9C">
        <w:br w:type="page"/>
      </w:r>
    </w:p>
    <w:p w:rsidR="00763BA6" w:rsidRPr="00D42B9C" w:rsidRDefault="004629A2" w:rsidP="00DD4E3C">
      <w:pPr>
        <w:pStyle w:val="Ttulo2"/>
        <w:rPr>
          <w:color w:val="auto"/>
        </w:rPr>
      </w:pPr>
      <w:bookmarkStart w:id="5710" w:name="_Toc387884370"/>
      <w:r w:rsidRPr="00D42B9C">
        <w:rPr>
          <w:color w:val="auto"/>
        </w:rPr>
        <w:lastRenderedPageBreak/>
        <w:t>Especificação</w:t>
      </w:r>
      <w:r w:rsidR="00763BA6" w:rsidRPr="00D42B9C">
        <w:rPr>
          <w:color w:val="auto"/>
        </w:rPr>
        <w:t xml:space="preserve"> do </w:t>
      </w:r>
      <w:del w:id="5711" w:author="Ademar Oliva Xavier Jr." w:date="2014-05-22T11:25:00Z">
        <w:r w:rsidR="00763BA6" w:rsidRPr="00D42B9C" w:rsidDel="006600BE">
          <w:rPr>
            <w:color w:val="auto"/>
          </w:rPr>
          <w:delText>GCD</w:delText>
        </w:r>
      </w:del>
      <w:ins w:id="5712" w:author="Ademar Oliva Xavier Jr." w:date="2014-05-22T11:25:00Z">
        <w:r w:rsidR="006600BE">
          <w:rPr>
            <w:color w:val="auto"/>
          </w:rPr>
          <w:t>GCO</w:t>
        </w:r>
      </w:ins>
      <w:r w:rsidR="000C72BB" w:rsidRPr="00D42B9C">
        <w:rPr>
          <w:color w:val="auto"/>
        </w:rPr>
        <w:t xml:space="preserve"> – Gerenciador de Comunicação de dados</w:t>
      </w:r>
      <w:bookmarkEnd w:id="5710"/>
    </w:p>
    <w:p w:rsidR="005C0D38" w:rsidRPr="00D42B9C" w:rsidRDefault="005C0D38" w:rsidP="005C0D38">
      <w:pPr>
        <w:ind w:firstLine="0"/>
        <w:rPr>
          <w:rFonts w:ascii="Arial" w:hAnsi="Arial" w:cs="Arial"/>
          <w:sz w:val="24"/>
        </w:rPr>
      </w:pPr>
    </w:p>
    <w:p w:rsidR="005C0D38" w:rsidRPr="00D42B9C" w:rsidRDefault="005C0D38" w:rsidP="005C0D38">
      <w:pPr>
        <w:rPr>
          <w:rFonts w:ascii="Arial" w:hAnsi="Arial" w:cs="Arial"/>
          <w:sz w:val="24"/>
        </w:rPr>
      </w:pPr>
      <w:r w:rsidRPr="00D42B9C">
        <w:rPr>
          <w:rFonts w:ascii="Arial" w:hAnsi="Arial" w:cs="Arial"/>
          <w:sz w:val="24"/>
        </w:rPr>
        <w:t xml:space="preserve">Em função da necessidade de um gerenciamento mais eficiente do parque de distribuição de água, se fará a implantação de um sistema de aquisição e transmissão de dados baseado em </w:t>
      </w:r>
      <w:r w:rsidRPr="00D42B9C">
        <w:rPr>
          <w:rFonts w:ascii="Arial" w:hAnsi="Arial" w:cs="Arial"/>
          <w:b/>
          <w:bCs/>
          <w:sz w:val="24"/>
          <w:u w:val="single"/>
        </w:rPr>
        <w:t>tecnologia celular (GPRS)</w:t>
      </w:r>
      <w:r w:rsidRPr="00D42B9C">
        <w:rPr>
          <w:rFonts w:ascii="Arial" w:hAnsi="Arial" w:cs="Arial"/>
          <w:b/>
          <w:bCs/>
          <w:sz w:val="24"/>
        </w:rPr>
        <w:t xml:space="preserve"> e controle via Internet, </w:t>
      </w:r>
      <w:r w:rsidRPr="00D42B9C">
        <w:rPr>
          <w:rFonts w:ascii="Arial" w:hAnsi="Arial" w:cs="Arial"/>
          <w:sz w:val="24"/>
        </w:rPr>
        <w:t>que promoverá a maior cobertura possível do perímetro urbano a fim de permitir o monitoramento e controle das unidades propostas.</w:t>
      </w:r>
    </w:p>
    <w:p w:rsidR="005C0D38" w:rsidRPr="00D42B9C" w:rsidRDefault="005C0D38" w:rsidP="005C0D38">
      <w:pPr>
        <w:rPr>
          <w:rFonts w:ascii="Arial" w:hAnsi="Arial" w:cs="Arial"/>
          <w:sz w:val="24"/>
        </w:rPr>
      </w:pPr>
    </w:p>
    <w:p w:rsidR="005C0D38" w:rsidRPr="00D42B9C" w:rsidRDefault="005C0D38" w:rsidP="005C0D38">
      <w:pPr>
        <w:rPr>
          <w:rFonts w:ascii="Arial" w:hAnsi="Arial" w:cs="Arial"/>
          <w:sz w:val="24"/>
        </w:rPr>
      </w:pPr>
      <w:r w:rsidRPr="00D42B9C">
        <w:rPr>
          <w:rFonts w:ascii="Arial" w:hAnsi="Arial" w:cs="Arial"/>
          <w:sz w:val="24"/>
        </w:rPr>
        <w:t>O sistema de comunicação juntamente com o sistema de automação tem como requisitos:</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Abrangência para permitir o monitoramento e a operação em tempo real dos pontos remotos;</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Suporte para expansão e ampliação futura para atendimento de todo sistema de abastecimento de água;</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Disponibilidade para a ampliação com a inserção de novos pontos para monitoração;</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Compatibilidade para integração do sistema de comunicação com tecnologia de comunicação baseado em modem “GPRS”</w:t>
      </w:r>
      <w:del w:id="5713" w:author="Ademar Oliva Xavier Jr." w:date="2014-05-22T17:23:00Z">
        <w:r w:rsidRPr="00D42B9C" w:rsidDel="000E7EDB">
          <w:rPr>
            <w:rFonts w:ascii="Arial" w:hAnsi="Arial" w:cs="Arial"/>
            <w:sz w:val="24"/>
          </w:rPr>
          <w:delText>,”</w:delText>
        </w:r>
      </w:del>
      <w:r w:rsidRPr="00D42B9C">
        <w:rPr>
          <w:rFonts w:ascii="Arial" w:hAnsi="Arial" w:cs="Arial"/>
          <w:sz w:val="24"/>
        </w:rPr>
        <w:t xml:space="preserve"> e controle via Internet.</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 xml:space="preserve">Disponibilizar painéis sinóticos via WEB com controle e indicação de funcionamento das </w:t>
      </w:r>
      <w:proofErr w:type="spellStart"/>
      <w:r w:rsidRPr="00D42B9C">
        <w:rPr>
          <w:rFonts w:ascii="Arial" w:hAnsi="Arial" w:cs="Arial"/>
          <w:sz w:val="24"/>
        </w:rPr>
        <w:t>VRP</w:t>
      </w:r>
      <w:ins w:id="5714" w:author="Ademar Oliva Xavier Jr." w:date="2014-05-22T17:23:00Z">
        <w:r w:rsidR="000E7EDB">
          <w:rPr>
            <w:rFonts w:ascii="Arial" w:hAnsi="Arial" w:cs="Arial"/>
            <w:sz w:val="24"/>
          </w:rPr>
          <w:t>’</w:t>
        </w:r>
      </w:ins>
      <w:r w:rsidRPr="00D42B9C">
        <w:rPr>
          <w:rFonts w:ascii="Arial" w:hAnsi="Arial" w:cs="Arial"/>
          <w:sz w:val="24"/>
        </w:rPr>
        <w:t>s</w:t>
      </w:r>
      <w:proofErr w:type="spellEnd"/>
      <w:r w:rsidRPr="00D42B9C">
        <w:rPr>
          <w:rFonts w:ascii="Arial" w:hAnsi="Arial" w:cs="Arial"/>
          <w:sz w:val="24"/>
        </w:rPr>
        <w:t>, estados das Válvulas e permitir monitoramento de vazão e pressão.</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 xml:space="preserve">Permitir a medição de sensores padrão 4 a 20 </w:t>
      </w:r>
      <w:proofErr w:type="spellStart"/>
      <w:r w:rsidRPr="00D42B9C">
        <w:rPr>
          <w:rFonts w:ascii="Arial" w:hAnsi="Arial" w:cs="Arial"/>
          <w:sz w:val="24"/>
        </w:rPr>
        <w:t>mA</w:t>
      </w:r>
      <w:proofErr w:type="spellEnd"/>
      <w:r w:rsidRPr="00D42B9C">
        <w:rPr>
          <w:rFonts w:ascii="Arial" w:hAnsi="Arial" w:cs="Arial"/>
          <w:sz w:val="24"/>
        </w:rPr>
        <w:t>, entradas para medidores Pulsado</w:t>
      </w:r>
      <w:r w:rsidR="00850EB2" w:rsidRPr="00D42B9C">
        <w:rPr>
          <w:rFonts w:ascii="Arial" w:hAnsi="Arial" w:cs="Arial"/>
          <w:sz w:val="24"/>
        </w:rPr>
        <w:t xml:space="preserve"> e MBUS (Medidores eletrônicos)</w:t>
      </w:r>
      <w:r w:rsidRPr="00D42B9C">
        <w:rPr>
          <w:rFonts w:ascii="Arial" w:hAnsi="Arial" w:cs="Arial"/>
          <w:sz w:val="24"/>
        </w:rPr>
        <w:t>.</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Deve ser fornecida antena para a frequência de trabalho do equipamento GPRS</w:t>
      </w:r>
      <w:ins w:id="5715" w:author="Ademar Oliva Xavier Jr." w:date="2014-05-22T17:23:00Z">
        <w:r w:rsidR="000E7EDB">
          <w:rPr>
            <w:rFonts w:ascii="Arial" w:hAnsi="Arial" w:cs="Arial"/>
            <w:sz w:val="24"/>
          </w:rPr>
          <w:t>.</w:t>
        </w:r>
      </w:ins>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Estar incluído “chip” e serviços de operadora de celular.</w:t>
      </w:r>
    </w:p>
    <w:p w:rsidR="005C0D38" w:rsidRPr="00D42B9C" w:rsidRDefault="005C0D38" w:rsidP="006C6FA5">
      <w:pPr>
        <w:suppressAutoHyphens/>
        <w:ind w:left="720" w:firstLine="0"/>
        <w:rPr>
          <w:rFonts w:ascii="Arial" w:hAnsi="Arial" w:cs="Arial"/>
          <w:sz w:val="24"/>
        </w:rPr>
      </w:pPr>
      <w:r w:rsidRPr="00D42B9C">
        <w:rPr>
          <w:rFonts w:ascii="Arial" w:hAnsi="Arial" w:cs="Arial"/>
          <w:sz w:val="24"/>
        </w:rPr>
        <w:t>A comunicação via rede celular deverá ser realizada através do roteamento de pacotes entre as unidades remotas e um software servidor em um ambiente de rede TCP/IP.</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O “software gerenciador de comunicação” deverá possuir endereço internet/</w:t>
      </w:r>
      <w:proofErr w:type="spellStart"/>
      <w:r w:rsidRPr="00D42B9C">
        <w:rPr>
          <w:rFonts w:ascii="Arial" w:hAnsi="Arial" w:cs="Arial"/>
          <w:sz w:val="24"/>
        </w:rPr>
        <w:t>vpn</w:t>
      </w:r>
      <w:proofErr w:type="spellEnd"/>
      <w:r w:rsidRPr="00D42B9C">
        <w:rPr>
          <w:rFonts w:ascii="Arial" w:hAnsi="Arial" w:cs="Arial"/>
          <w:sz w:val="24"/>
        </w:rPr>
        <w:t xml:space="preserve"> conhecido (fixo) resolvendo o problema de endereçamento dinâmico das unidades remotas.</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As informações armazenadas deverão ficar disponíveis para consulta através de um servidor WEB, possibilitando: configurar sistema, cadastrar usuários, consultar dados no formato tabelado ou gráfico, exportar dados, enviar comandos, receber status de operação, e ter funções de gerenciamento de conexão e desconexão das unidades remotas.</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 xml:space="preserve">O Sistema deverá possuir funções de controle automático das </w:t>
      </w:r>
      <w:proofErr w:type="spellStart"/>
      <w:r w:rsidRPr="00D42B9C">
        <w:rPr>
          <w:rFonts w:ascii="Arial" w:hAnsi="Arial" w:cs="Arial"/>
          <w:sz w:val="24"/>
        </w:rPr>
        <w:t>VRP</w:t>
      </w:r>
      <w:ins w:id="5716" w:author="Ademar Oliva Xavier Jr." w:date="2014-05-22T17:24:00Z">
        <w:r w:rsidR="000E7EDB">
          <w:rPr>
            <w:rFonts w:ascii="Arial" w:hAnsi="Arial" w:cs="Arial"/>
            <w:sz w:val="24"/>
          </w:rPr>
          <w:t>’</w:t>
        </w:r>
      </w:ins>
      <w:r w:rsidRPr="00D42B9C">
        <w:rPr>
          <w:rFonts w:ascii="Arial" w:hAnsi="Arial" w:cs="Arial"/>
          <w:sz w:val="24"/>
        </w:rPr>
        <w:t>s</w:t>
      </w:r>
      <w:proofErr w:type="spellEnd"/>
      <w:r w:rsidRPr="00D42B9C">
        <w:rPr>
          <w:rFonts w:ascii="Arial" w:hAnsi="Arial" w:cs="Arial"/>
          <w:sz w:val="24"/>
        </w:rPr>
        <w:t>, através do envio de comandos remotos, deverá permitir o controle remoto de válvulas elétricas</w:t>
      </w:r>
      <w:ins w:id="5717" w:author="Ademar Oliva Xavier Jr." w:date="2014-05-23T12:14:00Z">
        <w:r w:rsidR="00856276">
          <w:rPr>
            <w:rFonts w:ascii="Arial" w:hAnsi="Arial" w:cs="Arial"/>
            <w:sz w:val="24"/>
          </w:rPr>
          <w:t xml:space="preserve"> instaladas nas DMC</w:t>
        </w:r>
      </w:ins>
      <w:ins w:id="5718" w:author="Ademar Oliva Xavier Jr." w:date="2014-05-23T12:15:00Z">
        <w:r w:rsidR="00856276">
          <w:rPr>
            <w:rFonts w:ascii="Arial" w:hAnsi="Arial" w:cs="Arial"/>
            <w:sz w:val="24"/>
          </w:rPr>
          <w:t>’s</w:t>
        </w:r>
      </w:ins>
      <w:r w:rsidRPr="00D42B9C">
        <w:rPr>
          <w:rFonts w:ascii="Arial" w:hAnsi="Arial" w:cs="Arial"/>
          <w:sz w:val="24"/>
        </w:rPr>
        <w:t xml:space="preserve">, dependendo de cada sistema existente. Os parâmetros de controle são variáveis de outras remotas (Ponto critico) disponibilizadas pela leitura automática do sistema. </w:t>
      </w:r>
    </w:p>
    <w:p w:rsidR="005C0D38" w:rsidRPr="00D42B9C" w:rsidRDefault="005C0D38" w:rsidP="005C0D38">
      <w:pPr>
        <w:numPr>
          <w:ilvl w:val="0"/>
          <w:numId w:val="6"/>
        </w:numPr>
        <w:suppressAutoHyphens/>
        <w:rPr>
          <w:rFonts w:ascii="Arial" w:hAnsi="Arial" w:cs="Arial"/>
          <w:sz w:val="24"/>
        </w:rPr>
      </w:pPr>
      <w:r w:rsidRPr="00D42B9C">
        <w:rPr>
          <w:rFonts w:ascii="Arial" w:hAnsi="Arial" w:cs="Arial"/>
          <w:sz w:val="24"/>
        </w:rPr>
        <w:t>Deve permitir o comando remoto através de ação do usuário protegido por senha via WEB.</w:t>
      </w:r>
    </w:p>
    <w:p w:rsidR="005C0D38" w:rsidRPr="00D42B9C" w:rsidRDefault="005C0D38" w:rsidP="005C0D38">
      <w:pPr>
        <w:rPr>
          <w:rFonts w:ascii="Arial" w:hAnsi="Arial" w:cs="Arial"/>
          <w:sz w:val="24"/>
        </w:rPr>
      </w:pPr>
    </w:p>
    <w:p w:rsidR="005C0D38" w:rsidRPr="00D42B9C" w:rsidRDefault="005C0D38" w:rsidP="005C0D38">
      <w:pPr>
        <w:rPr>
          <w:rFonts w:ascii="Arial" w:hAnsi="Arial" w:cs="Arial"/>
          <w:sz w:val="24"/>
        </w:rPr>
      </w:pPr>
      <w:r w:rsidRPr="00D42B9C">
        <w:rPr>
          <w:rFonts w:ascii="Arial" w:hAnsi="Arial" w:cs="Arial"/>
          <w:sz w:val="24"/>
        </w:rPr>
        <w:t xml:space="preserve">É condicional para a topologia de rede e para o sistema de automação possuir flexibilidade para alterações e ampliações a fim de atender as necessidades futuras. </w:t>
      </w:r>
    </w:p>
    <w:p w:rsidR="005C0D38" w:rsidRPr="00D42B9C" w:rsidRDefault="005C0D38" w:rsidP="005C0D38">
      <w:pPr>
        <w:rPr>
          <w:rFonts w:ascii="Arial" w:hAnsi="Arial" w:cs="Arial"/>
          <w:sz w:val="24"/>
        </w:rPr>
      </w:pPr>
    </w:p>
    <w:p w:rsidR="005C0D38" w:rsidRPr="00D42B9C" w:rsidRDefault="005C0D38" w:rsidP="005C0D38">
      <w:pPr>
        <w:ind w:firstLine="0"/>
        <w:rPr>
          <w:rFonts w:ascii="Arial" w:hAnsi="Arial" w:cs="Arial"/>
          <w:sz w:val="24"/>
        </w:rPr>
      </w:pPr>
    </w:p>
    <w:p w:rsidR="005C0D38" w:rsidRPr="00D42B9C" w:rsidRDefault="005C0D38" w:rsidP="005C0D38">
      <w:pPr>
        <w:pStyle w:val="Ttulo4"/>
        <w:rPr>
          <w:color w:val="auto"/>
        </w:rPr>
      </w:pPr>
      <w:r w:rsidRPr="00D42B9C">
        <w:rPr>
          <w:color w:val="auto"/>
        </w:rPr>
        <w:t>Unidades Remotas</w:t>
      </w:r>
    </w:p>
    <w:p w:rsidR="005C0D38" w:rsidRPr="00D42B9C" w:rsidRDefault="005C0D38" w:rsidP="005C0D38">
      <w:pPr>
        <w:rPr>
          <w:rFonts w:ascii="Arial" w:hAnsi="Arial" w:cs="Arial"/>
          <w:b/>
          <w:bCs/>
          <w:sz w:val="24"/>
        </w:rPr>
      </w:pPr>
    </w:p>
    <w:p w:rsidR="005C0D38" w:rsidRPr="00D42B9C" w:rsidRDefault="005C0D38" w:rsidP="005C0D38">
      <w:pPr>
        <w:rPr>
          <w:rFonts w:ascii="Arial" w:hAnsi="Arial" w:cs="Arial"/>
          <w:sz w:val="24"/>
        </w:rPr>
      </w:pPr>
      <w:r w:rsidRPr="00D42B9C">
        <w:rPr>
          <w:rFonts w:ascii="Arial" w:hAnsi="Arial" w:cs="Arial"/>
          <w:sz w:val="24"/>
        </w:rPr>
        <w:t>As unidades remotas wireless de medição deverão possuir as seguintes características:</w:t>
      </w:r>
    </w:p>
    <w:p w:rsidR="005C0D38" w:rsidRPr="00D42B9C" w:rsidRDefault="005C0D38" w:rsidP="005C0D38">
      <w:pPr>
        <w:rPr>
          <w:rFonts w:ascii="Arial" w:hAnsi="Arial" w:cs="Arial"/>
          <w:sz w:val="24"/>
        </w:rPr>
      </w:pPr>
    </w:p>
    <w:p w:rsidR="00850EB2" w:rsidRPr="00D42B9C" w:rsidRDefault="00850EB2" w:rsidP="005C0D38">
      <w:pPr>
        <w:rPr>
          <w:rFonts w:ascii="Arial" w:hAnsi="Arial" w:cs="Arial"/>
          <w:sz w:val="24"/>
        </w:rPr>
      </w:pPr>
      <w:r w:rsidRPr="00D42B9C">
        <w:rPr>
          <w:rFonts w:ascii="Arial" w:hAnsi="Arial" w:cs="Arial"/>
          <w:sz w:val="24"/>
        </w:rPr>
        <w:t>Para os painéis PEA VRP e PEA DMC:</w:t>
      </w:r>
    </w:p>
    <w:p w:rsidR="00850EB2" w:rsidRPr="00D42B9C" w:rsidRDefault="00850EB2" w:rsidP="005C0D38">
      <w:pPr>
        <w:rPr>
          <w:rFonts w:ascii="Arial" w:hAnsi="Arial" w:cs="Arial"/>
          <w:sz w:val="24"/>
        </w:rPr>
      </w:pPr>
    </w:p>
    <w:p w:rsidR="0084022B" w:rsidRPr="00D42B9C" w:rsidRDefault="0084022B" w:rsidP="00E11230">
      <w:pPr>
        <w:numPr>
          <w:ilvl w:val="0"/>
          <w:numId w:val="58"/>
        </w:numPr>
        <w:tabs>
          <w:tab w:val="left" w:pos="435"/>
        </w:tabs>
        <w:suppressAutoHyphens/>
        <w:rPr>
          <w:rFonts w:ascii="Arial" w:hAnsi="Arial" w:cs="Arial"/>
          <w:sz w:val="24"/>
        </w:rPr>
      </w:pPr>
      <w:r w:rsidRPr="00D42B9C">
        <w:rPr>
          <w:rFonts w:ascii="Arial" w:hAnsi="Arial" w:cs="Arial"/>
          <w:sz w:val="24"/>
        </w:rPr>
        <w:t>Compatível com a r</w:t>
      </w:r>
      <w:r w:rsidR="005C0D38" w:rsidRPr="00D42B9C">
        <w:rPr>
          <w:rFonts w:ascii="Arial" w:hAnsi="Arial" w:cs="Arial"/>
          <w:sz w:val="24"/>
        </w:rPr>
        <w:t>ede de comunicação: GSM-GPRS;</w:t>
      </w:r>
    </w:p>
    <w:p w:rsidR="0084022B" w:rsidRPr="00D42B9C" w:rsidRDefault="0084022B" w:rsidP="00E11230">
      <w:pPr>
        <w:numPr>
          <w:ilvl w:val="0"/>
          <w:numId w:val="58"/>
        </w:numPr>
        <w:tabs>
          <w:tab w:val="left" w:pos="435"/>
        </w:tabs>
        <w:suppressAutoHyphens/>
        <w:rPr>
          <w:rFonts w:ascii="Arial" w:hAnsi="Arial" w:cs="Arial"/>
          <w:sz w:val="24"/>
        </w:rPr>
      </w:pPr>
      <w:r w:rsidRPr="00D42B9C">
        <w:rPr>
          <w:rFonts w:ascii="Arial" w:hAnsi="Arial" w:cs="Arial"/>
          <w:sz w:val="24"/>
        </w:rPr>
        <w:t xml:space="preserve">MODEM GPRS </w:t>
      </w:r>
      <w:proofErr w:type="spellStart"/>
      <w:r w:rsidRPr="00D42B9C">
        <w:rPr>
          <w:rFonts w:ascii="Arial" w:hAnsi="Arial" w:cs="Arial"/>
          <w:sz w:val="24"/>
        </w:rPr>
        <w:t>Quadriband</w:t>
      </w:r>
      <w:proofErr w:type="spellEnd"/>
      <w:r w:rsidRPr="00D42B9C">
        <w:rPr>
          <w:rFonts w:ascii="Arial" w:hAnsi="Arial" w:cs="Arial"/>
          <w:sz w:val="24"/>
        </w:rPr>
        <w:t>;</w:t>
      </w:r>
    </w:p>
    <w:p w:rsidR="0084022B" w:rsidRPr="00D42B9C" w:rsidRDefault="0084022B" w:rsidP="00E11230">
      <w:pPr>
        <w:numPr>
          <w:ilvl w:val="0"/>
          <w:numId w:val="58"/>
        </w:numPr>
        <w:tabs>
          <w:tab w:val="left" w:pos="435"/>
        </w:tabs>
        <w:suppressAutoHyphens/>
        <w:rPr>
          <w:rFonts w:ascii="Arial" w:hAnsi="Arial" w:cs="Arial"/>
          <w:sz w:val="24"/>
        </w:rPr>
      </w:pPr>
      <w:r w:rsidRPr="00D42B9C">
        <w:rPr>
          <w:rFonts w:ascii="Arial" w:hAnsi="Arial" w:cs="Arial"/>
          <w:sz w:val="24"/>
        </w:rPr>
        <w:t xml:space="preserve">Homologado na ANATEL; </w:t>
      </w:r>
    </w:p>
    <w:p w:rsidR="00AD2993" w:rsidRPr="00D42B9C" w:rsidRDefault="005C0D38" w:rsidP="00E11230">
      <w:pPr>
        <w:pStyle w:val="PargrafodaLista"/>
        <w:numPr>
          <w:ilvl w:val="0"/>
          <w:numId w:val="58"/>
        </w:numPr>
        <w:rPr>
          <w:rFonts w:ascii="Arial" w:hAnsi="Arial"/>
          <w:sz w:val="24"/>
        </w:rPr>
      </w:pPr>
      <w:proofErr w:type="spellStart"/>
      <w:r w:rsidRPr="00D42B9C">
        <w:rPr>
          <w:rFonts w:ascii="Arial" w:hAnsi="Arial"/>
          <w:sz w:val="24"/>
        </w:rPr>
        <w:t>Simcard</w:t>
      </w:r>
      <w:proofErr w:type="spellEnd"/>
      <w:r w:rsidRPr="00D42B9C">
        <w:rPr>
          <w:rFonts w:ascii="Arial" w:hAnsi="Arial"/>
          <w:sz w:val="24"/>
        </w:rPr>
        <w:t>: 02 (duas) operadoras distintas;</w:t>
      </w:r>
      <w:ins w:id="5719" w:author="Ademar Oliva Xavier Jr." w:date="2014-05-23T12:16:00Z">
        <w:r w:rsidR="00856276">
          <w:rPr>
            <w:rFonts w:ascii="Arial" w:hAnsi="Arial"/>
            <w:sz w:val="24"/>
          </w:rPr>
          <w:t xml:space="preserve"> </w:t>
        </w:r>
        <w:r w:rsidR="00856276" w:rsidRPr="00856276">
          <w:rPr>
            <w:rFonts w:ascii="Arial" w:hAnsi="Arial"/>
            <w:b/>
            <w:color w:val="FF0000"/>
            <w:sz w:val="24"/>
            <w:rPrChange w:id="5720" w:author="Ademar Oliva Xavier Jr." w:date="2014-05-23T12:16:00Z">
              <w:rPr>
                <w:rFonts w:ascii="Arial" w:hAnsi="Arial"/>
                <w:sz w:val="24"/>
              </w:rPr>
            </w:rPrChange>
          </w:rPr>
          <w:t>(NECESSÁRIO?)</w:t>
        </w:r>
      </w:ins>
    </w:p>
    <w:p w:rsidR="005C0D38" w:rsidRPr="00D42B9C" w:rsidRDefault="005C0D38" w:rsidP="00E11230">
      <w:pPr>
        <w:pStyle w:val="PargrafodaLista"/>
        <w:numPr>
          <w:ilvl w:val="0"/>
          <w:numId w:val="58"/>
        </w:numPr>
        <w:rPr>
          <w:rFonts w:ascii="Arial" w:hAnsi="Arial"/>
          <w:sz w:val="24"/>
        </w:rPr>
      </w:pPr>
      <w:r w:rsidRPr="00D42B9C">
        <w:rPr>
          <w:rFonts w:ascii="Arial" w:hAnsi="Arial"/>
          <w:sz w:val="24"/>
        </w:rPr>
        <w:t xml:space="preserve">Canal de Comunicação: </w:t>
      </w:r>
      <w:r w:rsidR="00AD2993" w:rsidRPr="00D42B9C">
        <w:rPr>
          <w:rFonts w:ascii="Arial" w:hAnsi="Arial"/>
          <w:sz w:val="24"/>
        </w:rPr>
        <w:t>RS232 ou RS</w:t>
      </w:r>
      <w:r w:rsidRPr="00D42B9C">
        <w:rPr>
          <w:rFonts w:ascii="Arial" w:hAnsi="Arial"/>
          <w:sz w:val="24"/>
        </w:rPr>
        <w:t>485;</w:t>
      </w:r>
    </w:p>
    <w:p w:rsidR="005C0D38" w:rsidRPr="00D42B9C" w:rsidRDefault="005C0D38" w:rsidP="00E11230">
      <w:pPr>
        <w:pStyle w:val="PargrafodaLista"/>
        <w:numPr>
          <w:ilvl w:val="0"/>
          <w:numId w:val="58"/>
        </w:numPr>
        <w:rPr>
          <w:rFonts w:ascii="Arial" w:hAnsi="Arial"/>
          <w:sz w:val="24"/>
        </w:rPr>
      </w:pPr>
      <w:r w:rsidRPr="00D42B9C">
        <w:rPr>
          <w:rFonts w:ascii="Arial" w:hAnsi="Arial"/>
          <w:sz w:val="24"/>
        </w:rPr>
        <w:t xml:space="preserve">Alimentação: 7 </w:t>
      </w:r>
      <w:proofErr w:type="spellStart"/>
      <w:r w:rsidRPr="00D42B9C">
        <w:rPr>
          <w:rFonts w:ascii="Arial" w:hAnsi="Arial"/>
          <w:sz w:val="24"/>
        </w:rPr>
        <w:t>Vdc</w:t>
      </w:r>
      <w:proofErr w:type="spellEnd"/>
      <w:r w:rsidRPr="00D42B9C">
        <w:rPr>
          <w:rFonts w:ascii="Arial" w:hAnsi="Arial"/>
          <w:sz w:val="24"/>
        </w:rPr>
        <w:t xml:space="preserve"> a 23 </w:t>
      </w:r>
      <w:proofErr w:type="spellStart"/>
      <w:r w:rsidRPr="00D42B9C">
        <w:rPr>
          <w:rFonts w:ascii="Arial" w:hAnsi="Arial"/>
          <w:sz w:val="24"/>
        </w:rPr>
        <w:t>Vdc</w:t>
      </w:r>
      <w:proofErr w:type="spellEnd"/>
      <w:r w:rsidRPr="00D42B9C">
        <w:rPr>
          <w:rFonts w:ascii="Arial" w:hAnsi="Arial"/>
          <w:sz w:val="24"/>
        </w:rPr>
        <w:t>;</w:t>
      </w:r>
    </w:p>
    <w:p w:rsidR="005C0D38" w:rsidRPr="00D42B9C" w:rsidRDefault="005C0D38" w:rsidP="00E11230">
      <w:pPr>
        <w:pStyle w:val="PargrafodaLista"/>
        <w:numPr>
          <w:ilvl w:val="0"/>
          <w:numId w:val="58"/>
        </w:numPr>
        <w:rPr>
          <w:rFonts w:ascii="Arial" w:hAnsi="Arial"/>
          <w:sz w:val="24"/>
        </w:rPr>
      </w:pPr>
      <w:r w:rsidRPr="00D42B9C">
        <w:rPr>
          <w:rFonts w:ascii="Arial" w:hAnsi="Arial"/>
          <w:sz w:val="24"/>
        </w:rPr>
        <w:t>Temper</w:t>
      </w:r>
      <w:r w:rsidR="00AD2993" w:rsidRPr="00D42B9C">
        <w:rPr>
          <w:rFonts w:ascii="Arial" w:hAnsi="Arial"/>
          <w:sz w:val="24"/>
        </w:rPr>
        <w:t>atura de Operação: -25ºC a 85ºC;</w:t>
      </w:r>
    </w:p>
    <w:p w:rsidR="005C0D38" w:rsidRPr="00D42B9C" w:rsidRDefault="005C0D38" w:rsidP="00E11230">
      <w:pPr>
        <w:pStyle w:val="PargrafodaLista"/>
        <w:numPr>
          <w:ilvl w:val="0"/>
          <w:numId w:val="58"/>
        </w:numPr>
        <w:tabs>
          <w:tab w:val="left" w:pos="6373"/>
        </w:tabs>
        <w:rPr>
          <w:rFonts w:ascii="Arial" w:hAnsi="Arial"/>
          <w:sz w:val="24"/>
        </w:rPr>
      </w:pPr>
      <w:r w:rsidRPr="00D42B9C">
        <w:rPr>
          <w:rFonts w:ascii="Arial" w:hAnsi="Arial"/>
          <w:sz w:val="24"/>
        </w:rPr>
        <w:t>Configuraç</w:t>
      </w:r>
      <w:r w:rsidR="00AD2993" w:rsidRPr="00D42B9C">
        <w:rPr>
          <w:rFonts w:ascii="Arial" w:hAnsi="Arial"/>
          <w:sz w:val="24"/>
        </w:rPr>
        <w:t>ão da remota protegida por senha;</w:t>
      </w:r>
    </w:p>
    <w:p w:rsidR="00AD2993" w:rsidRPr="00D42B9C" w:rsidRDefault="005C0D38" w:rsidP="00E11230">
      <w:pPr>
        <w:pStyle w:val="PargrafodaLista"/>
        <w:numPr>
          <w:ilvl w:val="0"/>
          <w:numId w:val="58"/>
        </w:numPr>
        <w:rPr>
          <w:rFonts w:ascii="Arial" w:hAnsi="Arial"/>
          <w:sz w:val="24"/>
        </w:rPr>
      </w:pPr>
      <w:r w:rsidRPr="00D42B9C">
        <w:rPr>
          <w:rFonts w:ascii="Arial" w:hAnsi="Arial"/>
          <w:sz w:val="24"/>
        </w:rPr>
        <w:t>Configuração de dois endereços IP de servidores distintos</w:t>
      </w:r>
      <w:r w:rsidR="00AD2993" w:rsidRPr="00D42B9C">
        <w:rPr>
          <w:rFonts w:ascii="Arial" w:hAnsi="Arial"/>
          <w:sz w:val="24"/>
        </w:rPr>
        <w:t>;</w:t>
      </w:r>
    </w:p>
    <w:p w:rsidR="00AD2993" w:rsidRPr="00D42B9C" w:rsidRDefault="00AD2993" w:rsidP="00E11230">
      <w:pPr>
        <w:pStyle w:val="PargrafodaLista"/>
        <w:numPr>
          <w:ilvl w:val="0"/>
          <w:numId w:val="58"/>
        </w:numPr>
        <w:rPr>
          <w:rFonts w:ascii="Arial" w:hAnsi="Arial"/>
          <w:sz w:val="24"/>
        </w:rPr>
      </w:pPr>
      <w:r w:rsidRPr="00D42B9C">
        <w:rPr>
          <w:rFonts w:ascii="Arial" w:hAnsi="Arial"/>
          <w:sz w:val="24"/>
        </w:rPr>
        <w:t xml:space="preserve">Permitir a comunicação entre o CLP e o </w:t>
      </w:r>
      <w:del w:id="5721" w:author="Ademar Oliva Xavier Jr." w:date="2014-05-22T11:25:00Z">
        <w:r w:rsidRPr="00D42B9C" w:rsidDel="006600BE">
          <w:rPr>
            <w:rFonts w:ascii="Arial" w:hAnsi="Arial"/>
            <w:sz w:val="24"/>
          </w:rPr>
          <w:delText>GCD</w:delText>
        </w:r>
      </w:del>
      <w:ins w:id="5722" w:author="Ademar Oliva Xavier Jr." w:date="2014-05-22T11:25:00Z">
        <w:r w:rsidR="006600BE">
          <w:rPr>
            <w:rFonts w:ascii="Arial" w:hAnsi="Arial"/>
            <w:sz w:val="24"/>
          </w:rPr>
          <w:t>GCO</w:t>
        </w:r>
      </w:ins>
      <w:r w:rsidRPr="00D42B9C">
        <w:rPr>
          <w:rFonts w:ascii="Arial" w:hAnsi="Arial"/>
          <w:sz w:val="24"/>
        </w:rPr>
        <w:t>;</w:t>
      </w:r>
    </w:p>
    <w:p w:rsidR="00AD2993" w:rsidRPr="00D42B9C" w:rsidRDefault="00AD2993" w:rsidP="00E11230">
      <w:pPr>
        <w:pStyle w:val="PargrafodaLista"/>
        <w:numPr>
          <w:ilvl w:val="0"/>
          <w:numId w:val="58"/>
        </w:numPr>
        <w:rPr>
          <w:rFonts w:ascii="Arial" w:hAnsi="Arial"/>
          <w:sz w:val="24"/>
        </w:rPr>
      </w:pPr>
      <w:r w:rsidRPr="00D42B9C">
        <w:rPr>
          <w:rFonts w:ascii="Arial" w:hAnsi="Arial"/>
          <w:sz w:val="24"/>
        </w:rPr>
        <w:t>Obter a leitura remota de um Ponto Crítico, através do GPRS;</w:t>
      </w:r>
    </w:p>
    <w:p w:rsidR="001C425D" w:rsidRPr="00D42B9C" w:rsidRDefault="00AD2993" w:rsidP="00E11230">
      <w:pPr>
        <w:pStyle w:val="PargrafodaLista"/>
        <w:numPr>
          <w:ilvl w:val="0"/>
          <w:numId w:val="59"/>
        </w:numPr>
        <w:rPr>
          <w:rFonts w:ascii="Arial" w:hAnsi="Arial"/>
          <w:sz w:val="24"/>
        </w:rPr>
      </w:pPr>
      <w:r w:rsidRPr="00D42B9C">
        <w:rPr>
          <w:rFonts w:ascii="Arial" w:hAnsi="Arial"/>
          <w:sz w:val="24"/>
        </w:rPr>
        <w:t>Permitir a c</w:t>
      </w:r>
      <w:r w:rsidR="005C0D38" w:rsidRPr="00D42B9C">
        <w:rPr>
          <w:rFonts w:ascii="Arial" w:hAnsi="Arial"/>
          <w:sz w:val="24"/>
        </w:rPr>
        <w:t xml:space="preserve">omunicação MODBUS </w:t>
      </w:r>
      <w:proofErr w:type="spellStart"/>
      <w:r w:rsidR="005C0D38" w:rsidRPr="00CB709B">
        <w:rPr>
          <w:rFonts w:ascii="Arial" w:hAnsi="Arial"/>
          <w:b/>
          <w:color w:val="FF0000"/>
          <w:sz w:val="24"/>
          <w:rPrChange w:id="5723" w:author="Ademar Oliva Xavier Jr." w:date="2014-05-23T12:17:00Z">
            <w:rPr>
              <w:rFonts w:ascii="Arial" w:hAnsi="Arial"/>
              <w:sz w:val="24"/>
            </w:rPr>
          </w:rPrChange>
        </w:rPr>
        <w:t>slave</w:t>
      </w:r>
      <w:proofErr w:type="spellEnd"/>
      <w:ins w:id="5724" w:author="Ademar Oliva Xavier Jr." w:date="2014-05-23T12:17:00Z">
        <w:r w:rsidR="00CB709B">
          <w:rPr>
            <w:rFonts w:ascii="Arial" w:hAnsi="Arial"/>
            <w:sz w:val="24"/>
          </w:rPr>
          <w:t xml:space="preserve"> </w:t>
        </w:r>
        <w:r w:rsidR="00CB709B" w:rsidRPr="00CB709B">
          <w:rPr>
            <w:rFonts w:ascii="Arial" w:hAnsi="Arial"/>
            <w:b/>
            <w:color w:val="FF0000"/>
            <w:sz w:val="24"/>
            <w:rPrChange w:id="5725" w:author="Ademar Oliva Xavier Jr." w:date="2014-05-23T12:17:00Z">
              <w:rPr>
                <w:rFonts w:ascii="Arial" w:hAnsi="Arial"/>
                <w:sz w:val="24"/>
              </w:rPr>
            </w:rPrChange>
          </w:rPr>
          <w:t>(</w:t>
        </w:r>
      </w:ins>
      <w:ins w:id="5726" w:author="Ademar Oliva Xavier Jr." w:date="2014-05-23T12:19:00Z">
        <w:r w:rsidR="00CB709B">
          <w:rPr>
            <w:rFonts w:ascii="Arial" w:hAnsi="Arial"/>
            <w:b/>
            <w:color w:val="FF0000"/>
            <w:sz w:val="24"/>
          </w:rPr>
          <w:t>n</w:t>
        </w:r>
      </w:ins>
      <w:ins w:id="5727" w:author="Ademar Oliva Xavier Jr." w:date="2014-05-23T12:20:00Z">
        <w:r w:rsidR="00CB709B">
          <w:rPr>
            <w:rFonts w:ascii="Arial" w:hAnsi="Arial"/>
            <w:b/>
            <w:color w:val="FF0000"/>
            <w:sz w:val="24"/>
          </w:rPr>
          <w:t>ão deveria ser produtor-consumidor</w:t>
        </w:r>
      </w:ins>
      <w:ins w:id="5728" w:author="Ademar Oliva Xavier Jr." w:date="2014-05-23T12:17:00Z">
        <w:r w:rsidR="00CB709B" w:rsidRPr="00CB709B">
          <w:rPr>
            <w:rFonts w:ascii="Arial" w:hAnsi="Arial"/>
            <w:b/>
            <w:color w:val="FF0000"/>
            <w:sz w:val="24"/>
            <w:rPrChange w:id="5729" w:author="Ademar Oliva Xavier Jr." w:date="2014-05-23T12:17:00Z">
              <w:rPr>
                <w:rFonts w:ascii="Arial" w:hAnsi="Arial"/>
                <w:sz w:val="24"/>
              </w:rPr>
            </w:rPrChange>
          </w:rPr>
          <w:t>?)</w:t>
        </w:r>
      </w:ins>
      <w:r w:rsidR="005C0D38" w:rsidRPr="00D42B9C">
        <w:rPr>
          <w:rFonts w:ascii="Arial" w:hAnsi="Arial"/>
          <w:sz w:val="24"/>
        </w:rPr>
        <w:t xml:space="preserve"> </w:t>
      </w:r>
      <w:proofErr w:type="gramStart"/>
      <w:r w:rsidR="005C0D38" w:rsidRPr="00D42B9C">
        <w:rPr>
          <w:rFonts w:ascii="Arial" w:hAnsi="Arial"/>
          <w:sz w:val="24"/>
        </w:rPr>
        <w:t>para</w:t>
      </w:r>
      <w:proofErr w:type="gramEnd"/>
      <w:r w:rsidR="005C0D38" w:rsidRPr="00D42B9C">
        <w:rPr>
          <w:rFonts w:ascii="Arial" w:hAnsi="Arial"/>
          <w:sz w:val="24"/>
        </w:rPr>
        <w:t xml:space="preserve"> integração com o CLP</w:t>
      </w:r>
      <w:r w:rsidR="001C425D" w:rsidRPr="00D42B9C">
        <w:rPr>
          <w:rFonts w:ascii="Arial" w:hAnsi="Arial"/>
          <w:sz w:val="24"/>
        </w:rPr>
        <w:t xml:space="preserve">; </w:t>
      </w:r>
    </w:p>
    <w:p w:rsidR="001C425D" w:rsidRPr="00D42B9C" w:rsidRDefault="001C425D" w:rsidP="00E11230">
      <w:pPr>
        <w:pStyle w:val="PargrafodaLista"/>
        <w:numPr>
          <w:ilvl w:val="0"/>
          <w:numId w:val="59"/>
        </w:numPr>
        <w:rPr>
          <w:rFonts w:ascii="Arial" w:hAnsi="Arial"/>
          <w:sz w:val="24"/>
        </w:rPr>
      </w:pPr>
      <w:r w:rsidRPr="00D42B9C">
        <w:rPr>
          <w:rFonts w:ascii="Arial" w:hAnsi="Arial"/>
          <w:sz w:val="24"/>
        </w:rPr>
        <w:t xml:space="preserve">Ser fornecido com antenas de 6 </w:t>
      </w:r>
      <w:proofErr w:type="spellStart"/>
      <w:r w:rsidRPr="00D42B9C">
        <w:rPr>
          <w:rFonts w:ascii="Arial" w:hAnsi="Arial"/>
          <w:sz w:val="24"/>
        </w:rPr>
        <w:t>dbi</w:t>
      </w:r>
      <w:proofErr w:type="spellEnd"/>
      <w:r w:rsidRPr="00D42B9C">
        <w:rPr>
          <w:rFonts w:ascii="Arial" w:hAnsi="Arial"/>
          <w:sz w:val="24"/>
        </w:rPr>
        <w:t xml:space="preserve"> (mínimo).</w:t>
      </w:r>
    </w:p>
    <w:p w:rsidR="00AD2993" w:rsidRPr="00D42B9C" w:rsidRDefault="00AD2993" w:rsidP="005C0D38">
      <w:pPr>
        <w:ind w:left="709" w:firstLine="0"/>
        <w:rPr>
          <w:rFonts w:ascii="Arial" w:hAnsi="Arial" w:cs="Arial"/>
          <w:sz w:val="24"/>
        </w:rPr>
      </w:pPr>
    </w:p>
    <w:p w:rsidR="00AD2993" w:rsidRPr="00D42B9C" w:rsidRDefault="00AD2993" w:rsidP="005C0D38">
      <w:pPr>
        <w:ind w:left="709" w:firstLine="0"/>
        <w:rPr>
          <w:rFonts w:ascii="Arial" w:hAnsi="Arial" w:cs="Arial"/>
          <w:sz w:val="24"/>
        </w:rPr>
      </w:pPr>
      <w:r w:rsidRPr="00D42B9C">
        <w:rPr>
          <w:rFonts w:ascii="Arial" w:hAnsi="Arial" w:cs="Arial"/>
          <w:sz w:val="24"/>
        </w:rPr>
        <w:t>Para os painéis PEA PC:</w:t>
      </w:r>
    </w:p>
    <w:p w:rsidR="00AD2993" w:rsidRPr="00D42B9C" w:rsidRDefault="00AD2993" w:rsidP="005C0D38">
      <w:pPr>
        <w:ind w:left="709" w:firstLine="0"/>
        <w:rPr>
          <w:rFonts w:ascii="Arial" w:hAnsi="Arial" w:cs="Arial"/>
          <w:sz w:val="24"/>
        </w:rPr>
      </w:pPr>
    </w:p>
    <w:p w:rsidR="00AD2993" w:rsidRPr="00D42B9C" w:rsidRDefault="00AD2993" w:rsidP="00E11230">
      <w:pPr>
        <w:pStyle w:val="PargrafodaLista"/>
        <w:numPr>
          <w:ilvl w:val="0"/>
          <w:numId w:val="59"/>
        </w:numPr>
        <w:rPr>
          <w:rFonts w:ascii="Arial" w:hAnsi="Arial"/>
          <w:sz w:val="24"/>
        </w:rPr>
      </w:pPr>
      <w:r w:rsidRPr="00D42B9C">
        <w:rPr>
          <w:rFonts w:ascii="Arial" w:hAnsi="Arial"/>
          <w:sz w:val="24"/>
        </w:rPr>
        <w:t>Rede de comunicação: GSM-GPRS;</w:t>
      </w:r>
    </w:p>
    <w:p w:rsidR="0084022B" w:rsidRPr="00D42B9C" w:rsidRDefault="0084022B" w:rsidP="00E11230">
      <w:pPr>
        <w:numPr>
          <w:ilvl w:val="0"/>
          <w:numId w:val="59"/>
        </w:numPr>
        <w:tabs>
          <w:tab w:val="left" w:pos="435"/>
        </w:tabs>
        <w:suppressAutoHyphens/>
        <w:rPr>
          <w:rFonts w:ascii="Arial" w:hAnsi="Arial" w:cs="Arial"/>
          <w:sz w:val="24"/>
        </w:rPr>
      </w:pPr>
      <w:r w:rsidRPr="00D42B9C">
        <w:rPr>
          <w:rFonts w:ascii="Arial" w:hAnsi="Arial" w:cs="Arial"/>
          <w:sz w:val="24"/>
        </w:rPr>
        <w:t xml:space="preserve">MODEM GPRS </w:t>
      </w:r>
      <w:proofErr w:type="spellStart"/>
      <w:r w:rsidRPr="00D42B9C">
        <w:rPr>
          <w:rFonts w:ascii="Arial" w:hAnsi="Arial" w:cs="Arial"/>
          <w:sz w:val="24"/>
        </w:rPr>
        <w:t>Quadriband</w:t>
      </w:r>
      <w:proofErr w:type="spellEnd"/>
      <w:r w:rsidRPr="00D42B9C">
        <w:rPr>
          <w:rFonts w:ascii="Arial" w:hAnsi="Arial" w:cs="Arial"/>
          <w:sz w:val="24"/>
        </w:rPr>
        <w:t>;</w:t>
      </w:r>
    </w:p>
    <w:p w:rsidR="0084022B" w:rsidRPr="00D42B9C" w:rsidRDefault="0084022B" w:rsidP="00E11230">
      <w:pPr>
        <w:pStyle w:val="PargrafodaLista"/>
        <w:numPr>
          <w:ilvl w:val="0"/>
          <w:numId w:val="59"/>
        </w:numPr>
        <w:rPr>
          <w:rFonts w:ascii="Arial" w:hAnsi="Arial"/>
          <w:sz w:val="24"/>
        </w:rPr>
      </w:pPr>
      <w:r w:rsidRPr="00D42B9C">
        <w:rPr>
          <w:rFonts w:ascii="Arial" w:hAnsi="Arial"/>
          <w:sz w:val="24"/>
        </w:rPr>
        <w:t>Homologado na ANATEL;</w:t>
      </w:r>
    </w:p>
    <w:p w:rsidR="00AD2993" w:rsidRPr="00D42B9C" w:rsidRDefault="00AD2993" w:rsidP="00E11230">
      <w:pPr>
        <w:pStyle w:val="PargrafodaLista"/>
        <w:numPr>
          <w:ilvl w:val="0"/>
          <w:numId w:val="59"/>
        </w:numPr>
        <w:rPr>
          <w:rFonts w:ascii="Arial" w:hAnsi="Arial"/>
          <w:sz w:val="24"/>
        </w:rPr>
      </w:pPr>
      <w:proofErr w:type="spellStart"/>
      <w:r w:rsidRPr="00D42B9C">
        <w:rPr>
          <w:rFonts w:ascii="Arial" w:hAnsi="Arial"/>
          <w:sz w:val="24"/>
        </w:rPr>
        <w:t>Simcard</w:t>
      </w:r>
      <w:proofErr w:type="spellEnd"/>
      <w:r w:rsidRPr="00D42B9C">
        <w:rPr>
          <w:rFonts w:ascii="Arial" w:hAnsi="Arial"/>
          <w:sz w:val="24"/>
        </w:rPr>
        <w:t>: 01 uma operadora;</w:t>
      </w:r>
    </w:p>
    <w:p w:rsidR="00AD2993" w:rsidRPr="00D42B9C" w:rsidRDefault="00AD2993" w:rsidP="00E11230">
      <w:pPr>
        <w:pStyle w:val="PargrafodaLista"/>
        <w:numPr>
          <w:ilvl w:val="0"/>
          <w:numId w:val="59"/>
        </w:numPr>
        <w:rPr>
          <w:rFonts w:ascii="Arial" w:hAnsi="Arial"/>
          <w:sz w:val="24"/>
        </w:rPr>
      </w:pPr>
      <w:r w:rsidRPr="00D42B9C">
        <w:rPr>
          <w:rFonts w:ascii="Arial" w:hAnsi="Arial"/>
          <w:sz w:val="24"/>
        </w:rPr>
        <w:t>Entradas analógicas: 02 (duas)</w:t>
      </w:r>
      <w:r w:rsidR="0084022B" w:rsidRPr="00D42B9C">
        <w:rPr>
          <w:rFonts w:ascii="Arial" w:hAnsi="Arial"/>
          <w:sz w:val="24"/>
        </w:rPr>
        <w:t xml:space="preserve"> para sinais de 0-5V ou 4 a 20mA</w:t>
      </w:r>
      <w:r w:rsidRPr="00D42B9C">
        <w:rPr>
          <w:rFonts w:ascii="Arial" w:hAnsi="Arial"/>
          <w:sz w:val="24"/>
        </w:rPr>
        <w:t>;</w:t>
      </w:r>
    </w:p>
    <w:p w:rsidR="0084022B" w:rsidRPr="00D42B9C" w:rsidRDefault="0084022B" w:rsidP="00E11230">
      <w:pPr>
        <w:pStyle w:val="PargrafodaLista"/>
        <w:numPr>
          <w:ilvl w:val="0"/>
          <w:numId w:val="59"/>
        </w:numPr>
        <w:rPr>
          <w:rFonts w:ascii="Arial" w:hAnsi="Arial"/>
          <w:sz w:val="24"/>
        </w:rPr>
      </w:pPr>
      <w:r w:rsidRPr="00D42B9C">
        <w:rPr>
          <w:rFonts w:ascii="Arial" w:hAnsi="Arial"/>
          <w:sz w:val="24"/>
        </w:rPr>
        <w:t>Conversor A/D de 10 bits (mínimo);</w:t>
      </w:r>
    </w:p>
    <w:p w:rsidR="0084022B" w:rsidRPr="00D42B9C" w:rsidRDefault="0084022B" w:rsidP="00E11230">
      <w:pPr>
        <w:pStyle w:val="PargrafodaLista"/>
        <w:numPr>
          <w:ilvl w:val="0"/>
          <w:numId w:val="59"/>
        </w:numPr>
        <w:rPr>
          <w:rFonts w:ascii="Arial" w:hAnsi="Arial"/>
          <w:sz w:val="24"/>
        </w:rPr>
      </w:pPr>
      <w:r w:rsidRPr="00D42B9C">
        <w:rPr>
          <w:rFonts w:ascii="Arial" w:hAnsi="Arial"/>
          <w:sz w:val="24"/>
        </w:rPr>
        <w:t>Armazenamento de dados de no mínimo 3000 amostras;</w:t>
      </w:r>
    </w:p>
    <w:p w:rsidR="0084022B" w:rsidRPr="00D42B9C" w:rsidRDefault="0084022B" w:rsidP="00E11230">
      <w:pPr>
        <w:pStyle w:val="PargrafodaLista"/>
        <w:numPr>
          <w:ilvl w:val="0"/>
          <w:numId w:val="59"/>
        </w:numPr>
        <w:rPr>
          <w:rFonts w:ascii="Arial" w:hAnsi="Arial"/>
          <w:sz w:val="24"/>
        </w:rPr>
      </w:pPr>
      <w:r w:rsidRPr="00D42B9C">
        <w:rPr>
          <w:rFonts w:ascii="Arial" w:hAnsi="Arial"/>
          <w:sz w:val="24"/>
        </w:rPr>
        <w:t>Entradas digitais 02 (quatro) tipo contato seco;</w:t>
      </w:r>
    </w:p>
    <w:p w:rsidR="00AD2993" w:rsidRPr="00D42B9C" w:rsidRDefault="0084022B" w:rsidP="00E11230">
      <w:pPr>
        <w:pStyle w:val="PargrafodaLista"/>
        <w:numPr>
          <w:ilvl w:val="0"/>
          <w:numId w:val="59"/>
        </w:numPr>
        <w:rPr>
          <w:rFonts w:ascii="Arial" w:hAnsi="Arial"/>
          <w:sz w:val="24"/>
        </w:rPr>
      </w:pPr>
      <w:r w:rsidRPr="00D42B9C">
        <w:rPr>
          <w:rFonts w:ascii="Arial" w:hAnsi="Arial"/>
          <w:sz w:val="24"/>
        </w:rPr>
        <w:t xml:space="preserve">Contadores de pulsos 02 (dois), compatíveis com </w:t>
      </w:r>
      <w:proofErr w:type="spellStart"/>
      <w:r w:rsidRPr="00D42B9C">
        <w:rPr>
          <w:rFonts w:ascii="Arial" w:hAnsi="Arial"/>
          <w:sz w:val="24"/>
        </w:rPr>
        <w:t>reed</w:t>
      </w:r>
      <w:proofErr w:type="spellEnd"/>
      <w:r w:rsidRPr="00D42B9C">
        <w:rPr>
          <w:rFonts w:ascii="Arial" w:hAnsi="Arial"/>
          <w:sz w:val="24"/>
        </w:rPr>
        <w:t>-switches ou sensores com saída transistorizadas (tipo coletor aberto);</w:t>
      </w:r>
    </w:p>
    <w:p w:rsidR="0084022B" w:rsidRPr="00D42B9C" w:rsidRDefault="0084022B" w:rsidP="00E11230">
      <w:pPr>
        <w:pStyle w:val="PargrafodaLista"/>
        <w:numPr>
          <w:ilvl w:val="0"/>
          <w:numId w:val="59"/>
        </w:numPr>
        <w:rPr>
          <w:rFonts w:ascii="Arial" w:hAnsi="Arial"/>
          <w:sz w:val="24"/>
        </w:rPr>
      </w:pPr>
      <w:r w:rsidRPr="00D42B9C">
        <w:rPr>
          <w:rFonts w:ascii="Arial" w:hAnsi="Arial"/>
          <w:sz w:val="24"/>
        </w:rPr>
        <w:t>Fonte interna de alimentação de dois sensores externos de pressão;</w:t>
      </w:r>
    </w:p>
    <w:p w:rsidR="0084022B" w:rsidRPr="00D42B9C" w:rsidRDefault="00D55907" w:rsidP="00E11230">
      <w:pPr>
        <w:pStyle w:val="PargrafodaLista"/>
        <w:numPr>
          <w:ilvl w:val="0"/>
          <w:numId w:val="59"/>
        </w:numPr>
        <w:rPr>
          <w:rFonts w:ascii="Arial" w:hAnsi="Arial"/>
          <w:sz w:val="24"/>
        </w:rPr>
      </w:pPr>
      <w:r w:rsidRPr="00D42B9C">
        <w:rPr>
          <w:rFonts w:ascii="Arial" w:hAnsi="Arial"/>
          <w:sz w:val="24"/>
        </w:rPr>
        <w:t xml:space="preserve">Alimentação por baterias de longa duração (5 anos) ou por baterias recarregáveis </w:t>
      </w:r>
      <w:r w:rsidR="001C425D" w:rsidRPr="00D42B9C">
        <w:rPr>
          <w:rFonts w:ascii="Arial" w:hAnsi="Arial"/>
          <w:sz w:val="24"/>
        </w:rPr>
        <w:t>(4</w:t>
      </w:r>
      <w:r w:rsidRPr="00D42B9C">
        <w:rPr>
          <w:rFonts w:ascii="Arial" w:hAnsi="Arial"/>
          <w:sz w:val="24"/>
        </w:rPr>
        <w:t xml:space="preserve"> meses</w:t>
      </w:r>
      <w:r w:rsidR="001C425D" w:rsidRPr="00D42B9C">
        <w:rPr>
          <w:rFonts w:ascii="Arial" w:hAnsi="Arial"/>
          <w:sz w:val="24"/>
        </w:rPr>
        <w:t xml:space="preserve"> mínimo</w:t>
      </w:r>
      <w:r w:rsidRPr="00D42B9C">
        <w:rPr>
          <w:rFonts w:ascii="Arial" w:hAnsi="Arial"/>
          <w:sz w:val="24"/>
        </w:rPr>
        <w:t>);</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Para o caso de bateria recarregáveis, fornecimento de carregador adequado e um conjunto de baterias sobressalente para cada remota.</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Permitir a configuração do intervalo de leitura de suas entradas via GPRS;</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Permitir a configuração do intervalo de envio das leituras via GPRS;</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 xml:space="preserve">Ser capaz de realizar as leituras a cada 5 minutos e enviar os dados a cada 30 minutos para o </w:t>
      </w:r>
      <w:del w:id="5730" w:author="Ademar Oliva Xavier Jr." w:date="2014-05-22T11:25:00Z">
        <w:r w:rsidRPr="00D42B9C" w:rsidDel="006600BE">
          <w:rPr>
            <w:rFonts w:ascii="Arial" w:hAnsi="Arial"/>
            <w:sz w:val="24"/>
          </w:rPr>
          <w:delText>GCD</w:delText>
        </w:r>
      </w:del>
      <w:ins w:id="5731" w:author="Ademar Oliva Xavier Jr." w:date="2014-05-22T11:25:00Z">
        <w:r w:rsidR="006600BE">
          <w:rPr>
            <w:rFonts w:ascii="Arial" w:hAnsi="Arial"/>
            <w:sz w:val="24"/>
          </w:rPr>
          <w:t>GCO</w:t>
        </w:r>
      </w:ins>
      <w:r w:rsidRPr="00D42B9C">
        <w:rPr>
          <w:rFonts w:ascii="Arial" w:hAnsi="Arial"/>
          <w:sz w:val="24"/>
        </w:rPr>
        <w:t>;</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Permitir a configuração de alarmes digitais e analógicos para envio de dados por exceção;</w:t>
      </w:r>
    </w:p>
    <w:p w:rsidR="00D55907" w:rsidRPr="00D42B9C" w:rsidRDefault="00D55907" w:rsidP="00E11230">
      <w:pPr>
        <w:pStyle w:val="PargrafodaLista"/>
        <w:numPr>
          <w:ilvl w:val="0"/>
          <w:numId w:val="59"/>
        </w:numPr>
        <w:rPr>
          <w:rFonts w:ascii="Arial" w:hAnsi="Arial"/>
          <w:sz w:val="24"/>
        </w:rPr>
      </w:pPr>
      <w:r w:rsidRPr="00D42B9C">
        <w:rPr>
          <w:rFonts w:ascii="Arial" w:hAnsi="Arial"/>
          <w:sz w:val="24"/>
        </w:rPr>
        <w:t>Enviar dados sobre porcentagem de uso da bateria e tempera</w:t>
      </w:r>
      <w:r w:rsidR="001C425D" w:rsidRPr="00D42B9C">
        <w:rPr>
          <w:rFonts w:ascii="Arial" w:hAnsi="Arial"/>
          <w:sz w:val="24"/>
        </w:rPr>
        <w:t>tura de trabalho do equipamento;</w:t>
      </w:r>
    </w:p>
    <w:p w:rsidR="00D55907" w:rsidRPr="00D42B9C" w:rsidRDefault="001C425D" w:rsidP="00E11230">
      <w:pPr>
        <w:pStyle w:val="PargrafodaLista"/>
        <w:numPr>
          <w:ilvl w:val="0"/>
          <w:numId w:val="59"/>
        </w:numPr>
        <w:rPr>
          <w:rFonts w:ascii="Arial" w:hAnsi="Arial"/>
          <w:sz w:val="24"/>
        </w:rPr>
      </w:pPr>
      <w:r w:rsidRPr="00D42B9C">
        <w:rPr>
          <w:rFonts w:ascii="Arial" w:hAnsi="Arial"/>
          <w:sz w:val="24"/>
        </w:rPr>
        <w:lastRenderedPageBreak/>
        <w:t xml:space="preserve">Ser fornecido com antenas de 6 </w:t>
      </w:r>
      <w:proofErr w:type="spellStart"/>
      <w:r w:rsidRPr="00D42B9C">
        <w:rPr>
          <w:rFonts w:ascii="Arial" w:hAnsi="Arial"/>
          <w:sz w:val="24"/>
        </w:rPr>
        <w:t>dbi</w:t>
      </w:r>
      <w:proofErr w:type="spellEnd"/>
      <w:r w:rsidRPr="00D42B9C">
        <w:rPr>
          <w:rFonts w:ascii="Arial" w:hAnsi="Arial"/>
          <w:sz w:val="24"/>
        </w:rPr>
        <w:t xml:space="preserve"> (mínimo).</w:t>
      </w:r>
    </w:p>
    <w:p w:rsidR="00D55907" w:rsidRPr="00D42B9C" w:rsidRDefault="00D55907" w:rsidP="00D55907">
      <w:pPr>
        <w:pStyle w:val="PargrafodaLista"/>
        <w:numPr>
          <w:ilvl w:val="0"/>
          <w:numId w:val="0"/>
        </w:numPr>
        <w:ind w:left="1429"/>
        <w:rPr>
          <w:rFonts w:ascii="Arial" w:hAnsi="Arial"/>
          <w:sz w:val="24"/>
        </w:rPr>
      </w:pPr>
    </w:p>
    <w:p w:rsidR="00763BA6" w:rsidRPr="00D42B9C" w:rsidRDefault="00763BA6" w:rsidP="00763BA6"/>
    <w:p w:rsidR="00D75C29" w:rsidRPr="00D42B9C" w:rsidRDefault="00D75C29">
      <w:pPr>
        <w:ind w:firstLine="0"/>
        <w:jc w:val="left"/>
        <w:rPr>
          <w:rFonts w:cs="Arial"/>
          <w:b/>
          <w:bCs/>
        </w:rPr>
      </w:pPr>
    </w:p>
    <w:p w:rsidR="00DD4E3C" w:rsidRPr="00D42B9C" w:rsidRDefault="004629A2" w:rsidP="00DD4E3C">
      <w:pPr>
        <w:pStyle w:val="Ttulo2"/>
        <w:rPr>
          <w:color w:val="auto"/>
        </w:rPr>
      </w:pPr>
      <w:bookmarkStart w:id="5732" w:name="_Toc387884371"/>
      <w:r w:rsidRPr="00D42B9C">
        <w:rPr>
          <w:color w:val="auto"/>
        </w:rPr>
        <w:t>Especificação</w:t>
      </w:r>
      <w:r w:rsidR="001B29C7" w:rsidRPr="00D42B9C">
        <w:rPr>
          <w:color w:val="auto"/>
        </w:rPr>
        <w:t xml:space="preserve"> do </w:t>
      </w:r>
      <w:r w:rsidR="00DD4E3C" w:rsidRPr="00D42B9C">
        <w:rPr>
          <w:color w:val="auto"/>
        </w:rPr>
        <w:t xml:space="preserve">GAI </w:t>
      </w:r>
      <w:r w:rsidR="000C72BB" w:rsidRPr="00D42B9C">
        <w:rPr>
          <w:color w:val="auto"/>
        </w:rPr>
        <w:t>– Gerenciador Automático de Indicadores</w:t>
      </w:r>
      <w:bookmarkEnd w:id="5732"/>
    </w:p>
    <w:p w:rsidR="001B29C7" w:rsidRPr="00D42B9C" w:rsidRDefault="001B29C7" w:rsidP="00CE0A45">
      <w:pPr>
        <w:ind w:firstLine="0"/>
      </w:pPr>
    </w:p>
    <w:p w:rsidR="00FE2A41" w:rsidRPr="00D42B9C" w:rsidRDefault="00FE2A41" w:rsidP="00725319">
      <w:pPr>
        <w:pStyle w:val="Ttulo3"/>
      </w:pPr>
      <w:bookmarkStart w:id="5733" w:name="_Toc361861420"/>
      <w:bookmarkStart w:id="5734" w:name="_Toc387884372"/>
      <w:r w:rsidRPr="00D42B9C">
        <w:t>Requisito de Negócio</w:t>
      </w:r>
      <w:bookmarkEnd w:id="5733"/>
      <w:bookmarkEnd w:id="5734"/>
    </w:p>
    <w:p w:rsidR="00FE2A41" w:rsidRPr="00D42B9C" w:rsidRDefault="00FE2A41" w:rsidP="00806F08">
      <w:pPr>
        <w:pStyle w:val="Ttulo4"/>
        <w:rPr>
          <w:color w:val="auto"/>
        </w:rPr>
      </w:pPr>
      <w:bookmarkStart w:id="5735" w:name="_Toc361861421"/>
      <w:r w:rsidRPr="00D42B9C">
        <w:rPr>
          <w:color w:val="auto"/>
        </w:rPr>
        <w:t>Lei 11.445/07 / PMSB</w:t>
      </w:r>
      <w:bookmarkEnd w:id="5735"/>
    </w:p>
    <w:p w:rsidR="00FE2A41" w:rsidRPr="00D42B9C" w:rsidRDefault="00FE2A41" w:rsidP="001C425D">
      <w:pPr>
        <w:pStyle w:val="PargrafodaLista"/>
        <w:numPr>
          <w:ilvl w:val="0"/>
          <w:numId w:val="24"/>
        </w:numPr>
        <w:spacing w:before="120" w:after="120"/>
        <w:rPr>
          <w:sz w:val="16"/>
          <w:szCs w:val="16"/>
        </w:rPr>
      </w:pPr>
      <w:r w:rsidRPr="00D42B9C">
        <w:rPr>
          <w:sz w:val="16"/>
          <w:szCs w:val="16"/>
        </w:rPr>
        <w:t>Qualidade da água distribuída (IQAD);</w:t>
      </w:r>
    </w:p>
    <w:p w:rsidR="00FE2A41" w:rsidRPr="00D42B9C" w:rsidRDefault="00FE2A41" w:rsidP="001C425D">
      <w:pPr>
        <w:pStyle w:val="PargrafodaLista"/>
        <w:numPr>
          <w:ilvl w:val="0"/>
          <w:numId w:val="24"/>
        </w:numPr>
        <w:spacing w:before="120" w:after="120"/>
        <w:rPr>
          <w:sz w:val="16"/>
          <w:szCs w:val="16"/>
        </w:rPr>
      </w:pPr>
      <w:r w:rsidRPr="00D42B9C">
        <w:rPr>
          <w:sz w:val="16"/>
          <w:szCs w:val="16"/>
        </w:rPr>
        <w:t>Cobertura do sistema de abastecimento de água (CBA);</w:t>
      </w:r>
    </w:p>
    <w:p w:rsidR="00FE2A41" w:rsidRPr="00D42B9C" w:rsidRDefault="00FE2A41" w:rsidP="001C425D">
      <w:pPr>
        <w:pStyle w:val="PargrafodaLista"/>
        <w:numPr>
          <w:ilvl w:val="0"/>
          <w:numId w:val="24"/>
        </w:numPr>
        <w:spacing w:before="120" w:after="120"/>
        <w:rPr>
          <w:sz w:val="16"/>
          <w:szCs w:val="16"/>
        </w:rPr>
      </w:pPr>
      <w:r w:rsidRPr="00D42B9C">
        <w:rPr>
          <w:sz w:val="16"/>
          <w:szCs w:val="16"/>
        </w:rPr>
        <w:t>Continuidade do abastecimento de água (ICA);</w:t>
      </w:r>
    </w:p>
    <w:p w:rsidR="00FE2A41" w:rsidRPr="00D42B9C" w:rsidRDefault="00FE2A41" w:rsidP="001C425D">
      <w:pPr>
        <w:pStyle w:val="PargrafodaLista"/>
        <w:numPr>
          <w:ilvl w:val="0"/>
          <w:numId w:val="24"/>
        </w:numPr>
        <w:spacing w:before="120" w:after="120"/>
        <w:rPr>
          <w:sz w:val="16"/>
          <w:szCs w:val="16"/>
        </w:rPr>
      </w:pPr>
      <w:r w:rsidRPr="00D42B9C">
        <w:rPr>
          <w:sz w:val="16"/>
          <w:szCs w:val="16"/>
        </w:rPr>
        <w:t>Índice de perdas no sistema de distribuição (IPD);</w:t>
      </w:r>
    </w:p>
    <w:p w:rsidR="00FE2A41" w:rsidRPr="00D42B9C" w:rsidRDefault="00FE2A41" w:rsidP="001C425D">
      <w:pPr>
        <w:pStyle w:val="PargrafodaLista"/>
        <w:numPr>
          <w:ilvl w:val="0"/>
          <w:numId w:val="24"/>
        </w:numPr>
        <w:spacing w:before="120" w:after="120"/>
        <w:rPr>
          <w:sz w:val="16"/>
          <w:szCs w:val="16"/>
        </w:rPr>
      </w:pPr>
      <w:r w:rsidRPr="00D42B9C">
        <w:rPr>
          <w:sz w:val="16"/>
          <w:szCs w:val="16"/>
        </w:rPr>
        <w:t>Cobertura do sistema de esgotamento sanitário (CBE);</w:t>
      </w:r>
    </w:p>
    <w:p w:rsidR="00FE2A41" w:rsidRPr="00D42B9C" w:rsidRDefault="00FE2A41" w:rsidP="001C425D">
      <w:pPr>
        <w:pStyle w:val="PargrafodaLista"/>
        <w:numPr>
          <w:ilvl w:val="0"/>
          <w:numId w:val="24"/>
        </w:numPr>
        <w:spacing w:before="120" w:after="120"/>
        <w:rPr>
          <w:sz w:val="16"/>
          <w:szCs w:val="16"/>
        </w:rPr>
      </w:pPr>
      <w:r w:rsidRPr="00D42B9C">
        <w:rPr>
          <w:sz w:val="16"/>
          <w:szCs w:val="16"/>
        </w:rPr>
        <w:t>Eficiência da prestação de serviços e atendimento ao usuário (IESAP).</w:t>
      </w:r>
    </w:p>
    <w:p w:rsidR="00FE2A41" w:rsidRPr="00D42B9C" w:rsidRDefault="00FE2A41" w:rsidP="00B37A3B">
      <w:pPr>
        <w:pStyle w:val="Ttulo5"/>
        <w:rPr>
          <w:color w:val="auto"/>
        </w:rPr>
      </w:pPr>
      <w:bookmarkStart w:id="5736" w:name="_Toc361861422"/>
      <w:r w:rsidRPr="00D42B9C">
        <w:rPr>
          <w:color w:val="auto"/>
        </w:rPr>
        <w:t>Qualidade da água distribuída (IQAD)</w:t>
      </w:r>
      <w:bookmarkEnd w:id="5736"/>
    </w:p>
    <w:p w:rsidR="00FE2A41" w:rsidRPr="00D42B9C" w:rsidRDefault="00FE2A41" w:rsidP="00FE2A41">
      <w:r w:rsidRPr="00D42B9C">
        <w:t xml:space="preserve">No </w:t>
      </w:r>
      <w:sdt>
        <w:sdtPr>
          <w:id w:val="-1387482734"/>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w:t>
      </w:r>
      <w:proofErr w:type="gramStart"/>
      <w:r w:rsidRPr="00D42B9C">
        <w:t xml:space="preserve">item  </w:t>
      </w:r>
      <w:sdt>
        <w:sdtPr>
          <w:id w:val="399556942"/>
          <w:citation/>
        </w:sdtPr>
        <w:sdtContent>
          <w:proofErr w:type="gramEnd"/>
          <w:r w:rsidRPr="00D42B9C">
            <w:fldChar w:fldCharType="begin"/>
          </w:r>
          <w:r w:rsidRPr="00D42B9C">
            <w:instrText xml:space="preserve">CITATION VII10 \p 105 \n  \y  \l 1046 </w:instrText>
          </w:r>
          <w:r w:rsidRPr="00D42B9C">
            <w:fldChar w:fldCharType="separate"/>
          </w:r>
          <w:r w:rsidRPr="00D42B9C">
            <w:rPr>
              <w:noProof/>
            </w:rPr>
            <w:t>(VII.2.1 IQAD – Qualidade da água distribuída, p. 105)</w:t>
          </w:r>
          <w:r w:rsidRPr="00D42B9C">
            <w:fldChar w:fldCharType="end"/>
          </w:r>
        </w:sdtContent>
      </w:sdt>
      <w:r w:rsidRPr="00D42B9C">
        <w:t xml:space="preserve"> descreve o método para obtenção do indicador.</w:t>
      </w:r>
    </w:p>
    <w:p w:rsidR="00FE2A41" w:rsidRPr="00D42B9C" w:rsidRDefault="00FE2A41" w:rsidP="00FE2A41">
      <w:pPr>
        <w:ind w:left="2268"/>
        <w:rPr>
          <w:sz w:val="16"/>
          <w:szCs w:val="16"/>
        </w:rPr>
      </w:pPr>
      <w:r w:rsidRPr="00D42B9C">
        <w:rPr>
          <w:sz w:val="16"/>
          <w:szCs w:val="16"/>
        </w:rPr>
        <w:t>O sistema de abastecimento de água, em condições normais de funcionamento, deverá assegurar o fornecimento da água demandada pelos usuários do sistema, garantindo o padrão de potabilidade estabelecido na Portaria nº 518/04 do Ministério da Saúde, ou outras que venham substituí-la.</w:t>
      </w:r>
    </w:p>
    <w:p w:rsidR="00FE2A41" w:rsidRPr="00D42B9C" w:rsidRDefault="00FE2A41" w:rsidP="00FE2A41">
      <w:pPr>
        <w:ind w:left="2268"/>
        <w:rPr>
          <w:sz w:val="16"/>
          <w:szCs w:val="16"/>
        </w:rPr>
      </w:pPr>
      <w:r w:rsidRPr="00D42B9C">
        <w:rPr>
          <w:sz w:val="16"/>
          <w:szCs w:val="16"/>
        </w:rPr>
        <w:t>A qualidade da água será medida pelo índice de qualidade da água distribuída - IQAD.</w:t>
      </w:r>
    </w:p>
    <w:p w:rsidR="00FE2A41" w:rsidRPr="00D42B9C" w:rsidRDefault="00FE2A41" w:rsidP="00FE2A41">
      <w:pPr>
        <w:ind w:left="2268"/>
        <w:rPr>
          <w:sz w:val="16"/>
          <w:szCs w:val="16"/>
        </w:rPr>
      </w:pPr>
      <w:r w:rsidRPr="00D42B9C">
        <w:rPr>
          <w:sz w:val="16"/>
          <w:szCs w:val="16"/>
        </w:rPr>
        <w:t>Este índice procura identificar, de maneira objetiva, a qualidade da água distribuída à população. Em sua determinação são levados em conta os parâmetros mais importantes de avaliação da qualidade da água, que dependem, não apenas da qualidade intrínseca das águas dos mananciais, mas, fundamentalmente, de uma operação correta, tanto do sistema produtor quanto do sistema de distribuição. O índice é calculado a partir de princípios estatísticos que privilegiam a regularidade da</w:t>
      </w:r>
    </w:p>
    <w:p w:rsidR="00FE2A41" w:rsidRPr="00D42B9C" w:rsidRDefault="00FE2A41" w:rsidP="00FE2A41">
      <w:pPr>
        <w:ind w:left="2268"/>
        <w:rPr>
          <w:sz w:val="16"/>
          <w:szCs w:val="16"/>
        </w:rPr>
      </w:pPr>
      <w:r w:rsidRPr="00D42B9C">
        <w:rPr>
          <w:sz w:val="16"/>
          <w:szCs w:val="16"/>
        </w:rPr>
        <w:t>Qualidade da água distribuída, sendo o valor final do índice pouco afetado por resultados que apresentem pequenos desvios em relação aos limites fixados.</w:t>
      </w:r>
    </w:p>
    <w:p w:rsidR="00FE2A41" w:rsidRPr="00D42B9C" w:rsidRDefault="00FE2A41" w:rsidP="00FE2A41">
      <w:pPr>
        <w:ind w:left="2268"/>
        <w:rPr>
          <w:sz w:val="16"/>
          <w:szCs w:val="16"/>
        </w:rPr>
      </w:pPr>
      <w:r w:rsidRPr="00D42B9C">
        <w:rPr>
          <w:sz w:val="16"/>
          <w:szCs w:val="16"/>
        </w:rPr>
        <w:t xml:space="preserve">O IQAD será calculado com base no resultado das análises laboratoriais das amostras de água coletadas na rede de distribuição de água, segundo um programa de coleta que atenda à legislação vigente e seja representativa para o cálculo estatístico adiante definido. Para garantir essa representatividade, a frequência de amostragem do parâmetro </w:t>
      </w:r>
      <w:proofErr w:type="spellStart"/>
      <w:r w:rsidRPr="00D42B9C">
        <w:rPr>
          <w:sz w:val="16"/>
          <w:szCs w:val="16"/>
        </w:rPr>
        <w:t>colimetria</w:t>
      </w:r>
      <w:proofErr w:type="spellEnd"/>
      <w:r w:rsidRPr="00D42B9C">
        <w:rPr>
          <w:sz w:val="16"/>
          <w:szCs w:val="16"/>
        </w:rPr>
        <w:t>, fixada na legislação, deve ser também adotada para os demais que compõem o índice.</w:t>
      </w:r>
    </w:p>
    <w:p w:rsidR="00FE2A41" w:rsidRPr="00D42B9C" w:rsidRDefault="00FE2A41" w:rsidP="00FE2A41">
      <w:pPr>
        <w:ind w:left="2268"/>
        <w:rPr>
          <w:sz w:val="16"/>
          <w:szCs w:val="16"/>
        </w:rPr>
      </w:pPr>
      <w:r w:rsidRPr="00D42B9C">
        <w:rPr>
          <w:sz w:val="16"/>
          <w:szCs w:val="16"/>
        </w:rPr>
        <w:t xml:space="preserve">A frequência de apuração do IQAD será mensal, utilizando os resultados das análises efetuadas no trimestre anterior. </w:t>
      </w:r>
    </w:p>
    <w:p w:rsidR="00FE2A41" w:rsidRPr="00D42B9C" w:rsidRDefault="00FE2A41" w:rsidP="00FE2A41">
      <w:pPr>
        <w:ind w:left="2268"/>
        <w:rPr>
          <w:sz w:val="16"/>
          <w:szCs w:val="16"/>
        </w:rPr>
      </w:pPr>
      <w:r w:rsidRPr="00D42B9C">
        <w:rPr>
          <w:sz w:val="16"/>
          <w:szCs w:val="16"/>
        </w:rPr>
        <w:t>Para apuração do IQAD, o sistema de controle da qualidade da água a ser implantado pela autarquia deverá incluir um sistema de coleta de amostras e de execução de análises laboratoriais que permita o levantamento dos dados necessários, além de atender à legislação vigente.</w:t>
      </w:r>
    </w:p>
    <w:p w:rsidR="00FE2A41" w:rsidRPr="00D42B9C" w:rsidRDefault="00FE2A41" w:rsidP="00FE2A41">
      <w:pPr>
        <w:ind w:left="2268"/>
        <w:rPr>
          <w:sz w:val="16"/>
          <w:szCs w:val="16"/>
        </w:rPr>
      </w:pPr>
      <w:r w:rsidRPr="00D42B9C">
        <w:rPr>
          <w:sz w:val="16"/>
          <w:szCs w:val="16"/>
        </w:rPr>
        <w:t>O IQAD é calculado como a média ponderada das probabilidades de atendimento da condição exigida de cada um dos parâmetros constantes no quadro que se segue, considerados os respectivos pesos.</w:t>
      </w:r>
    </w:p>
    <w:p w:rsidR="00FE2A41" w:rsidRPr="00D42B9C" w:rsidRDefault="00FE2A41" w:rsidP="00FE2A41">
      <w:pPr>
        <w:ind w:left="1701"/>
        <w:jc w:val="center"/>
        <w:rPr>
          <w:bCs/>
          <w:kern w:val="28"/>
          <w:sz w:val="16"/>
          <w:szCs w:val="16"/>
        </w:rPr>
      </w:pPr>
      <w:r w:rsidRPr="00D42B9C">
        <w:rPr>
          <w:noProof/>
        </w:rPr>
        <w:drawing>
          <wp:inline distT="0" distB="0" distL="0" distR="0" wp14:anchorId="57918A5D" wp14:editId="0575F90A">
            <wp:extent cx="3600000" cy="1353600"/>
            <wp:effectExtent l="0" t="0" r="63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00000" cy="13536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lastRenderedPageBreak/>
        <w:t>A probabilidade de atendimento de cada um dos parâmetros do quadro será obtida, exceto no que diz respeito à bacteriologia, através da teoria da distribuição normal ou de Gauss. No caso da bacteriologia, será utilizada a frequência relativa entre.</w:t>
      </w:r>
    </w:p>
    <w:p w:rsidR="00FE2A41" w:rsidRPr="00D42B9C" w:rsidRDefault="00FE2A41" w:rsidP="00FE2A41">
      <w:pPr>
        <w:ind w:left="2268"/>
        <w:rPr>
          <w:sz w:val="16"/>
          <w:szCs w:val="16"/>
        </w:rPr>
      </w:pPr>
      <w:r w:rsidRPr="00D42B9C">
        <w:rPr>
          <w:sz w:val="16"/>
          <w:szCs w:val="16"/>
        </w:rPr>
        <w:t>O número de amostras potáveis e o número de amostras analisadas.</w:t>
      </w:r>
    </w:p>
    <w:p w:rsidR="00FE2A41" w:rsidRPr="00D42B9C" w:rsidRDefault="00FE2A41" w:rsidP="00FE2A41">
      <w:pPr>
        <w:ind w:left="2268"/>
        <w:rPr>
          <w:sz w:val="16"/>
          <w:szCs w:val="16"/>
        </w:rPr>
      </w:pPr>
      <w:r w:rsidRPr="00D42B9C">
        <w:rPr>
          <w:sz w:val="16"/>
          <w:szCs w:val="16"/>
        </w:rPr>
        <w:t>Determinada a probabilidade de atendimento para cada parâmetro, o IQAD será obtido através da seguinte expressão:</w:t>
      </w:r>
    </w:p>
    <w:p w:rsidR="00FE2A41" w:rsidRPr="00D42B9C" w:rsidRDefault="00FE2A41" w:rsidP="00FE2A41">
      <w:pPr>
        <w:ind w:left="2268"/>
        <w:rPr>
          <w:sz w:val="16"/>
          <w:szCs w:val="16"/>
          <w:lang w:val="en-US"/>
        </w:rPr>
      </w:pPr>
      <w:r w:rsidRPr="00D42B9C">
        <w:rPr>
          <w:rFonts w:ascii="ArialMT" w:hAnsi="ArialMT" w:cs="ArialMT"/>
          <w:sz w:val="16"/>
          <w:szCs w:val="16"/>
          <w:lang w:val="en-US"/>
        </w:rPr>
        <w:t>IQAD = 0,20 x P(TB) + 0,25 x P(CRL) + 0,10 x P(PH) + 0,10 x P(FLR) + 0,35 x P(BAC)</w:t>
      </w:r>
    </w:p>
    <w:p w:rsidR="00FE2A41" w:rsidRPr="00D42B9C" w:rsidRDefault="00FE2A41" w:rsidP="00FE2A41">
      <w:pPr>
        <w:ind w:left="2268"/>
        <w:rPr>
          <w:sz w:val="16"/>
          <w:szCs w:val="16"/>
        </w:rPr>
      </w:pPr>
      <w:r w:rsidRPr="00D42B9C">
        <w:rPr>
          <w:sz w:val="16"/>
          <w:szCs w:val="16"/>
        </w:rPr>
        <w:t>Onde:</w:t>
      </w:r>
    </w:p>
    <w:p w:rsidR="00FE2A41" w:rsidRPr="00D42B9C" w:rsidRDefault="00FE2A41" w:rsidP="00FE2A41">
      <w:pPr>
        <w:ind w:left="2268"/>
        <w:rPr>
          <w:sz w:val="16"/>
          <w:szCs w:val="16"/>
        </w:rPr>
      </w:pPr>
      <w:proofErr w:type="gramStart"/>
      <w:r w:rsidRPr="00D42B9C">
        <w:rPr>
          <w:sz w:val="16"/>
          <w:szCs w:val="16"/>
        </w:rPr>
        <w:t>P(</w:t>
      </w:r>
      <w:proofErr w:type="gramEnd"/>
      <w:r w:rsidRPr="00D42B9C">
        <w:rPr>
          <w:sz w:val="16"/>
          <w:szCs w:val="16"/>
        </w:rPr>
        <w:t>TB) = probabilidade de que seja atendida a condição exigida para a turbidez;</w:t>
      </w:r>
    </w:p>
    <w:p w:rsidR="00FE2A41" w:rsidRPr="00D42B9C" w:rsidRDefault="00FE2A41" w:rsidP="00FE2A41">
      <w:pPr>
        <w:ind w:left="2268"/>
        <w:rPr>
          <w:sz w:val="16"/>
          <w:szCs w:val="16"/>
        </w:rPr>
      </w:pPr>
      <w:proofErr w:type="gramStart"/>
      <w:r w:rsidRPr="00D42B9C">
        <w:rPr>
          <w:sz w:val="16"/>
          <w:szCs w:val="16"/>
        </w:rPr>
        <w:t>P(</w:t>
      </w:r>
      <w:proofErr w:type="gramEnd"/>
      <w:r w:rsidRPr="00D42B9C">
        <w:rPr>
          <w:sz w:val="16"/>
          <w:szCs w:val="16"/>
        </w:rPr>
        <w:t>CRL) = probabilidade de que seja atendida a condição exigida para o cloro residual;</w:t>
      </w:r>
    </w:p>
    <w:p w:rsidR="00FE2A41" w:rsidRPr="00D42B9C" w:rsidRDefault="00FE2A41" w:rsidP="00FE2A41">
      <w:pPr>
        <w:ind w:left="2268"/>
        <w:rPr>
          <w:sz w:val="16"/>
          <w:szCs w:val="16"/>
        </w:rPr>
      </w:pPr>
      <w:proofErr w:type="gramStart"/>
      <w:r w:rsidRPr="00D42B9C">
        <w:rPr>
          <w:sz w:val="16"/>
          <w:szCs w:val="16"/>
        </w:rPr>
        <w:t>P(</w:t>
      </w:r>
      <w:proofErr w:type="gramEnd"/>
      <w:r w:rsidRPr="00D42B9C">
        <w:rPr>
          <w:sz w:val="16"/>
          <w:szCs w:val="16"/>
        </w:rPr>
        <w:t>PH) = probabilidade de que seja atendida a condição exigida para o PH;</w:t>
      </w:r>
    </w:p>
    <w:p w:rsidR="00FE2A41" w:rsidRPr="00D42B9C" w:rsidRDefault="00FE2A41" w:rsidP="00FE2A41">
      <w:pPr>
        <w:ind w:left="2268"/>
        <w:rPr>
          <w:sz w:val="16"/>
          <w:szCs w:val="16"/>
        </w:rPr>
      </w:pPr>
      <w:proofErr w:type="gramStart"/>
      <w:r w:rsidRPr="00D42B9C">
        <w:rPr>
          <w:sz w:val="16"/>
          <w:szCs w:val="16"/>
        </w:rPr>
        <w:t>P(</w:t>
      </w:r>
      <w:proofErr w:type="gramEnd"/>
      <w:r w:rsidRPr="00D42B9C">
        <w:rPr>
          <w:sz w:val="16"/>
          <w:szCs w:val="16"/>
        </w:rPr>
        <w:t>FLR) = probabilidade de que seja atendida a condição exigida para os fluoretos;</w:t>
      </w:r>
    </w:p>
    <w:p w:rsidR="00FE2A41" w:rsidRPr="00D42B9C" w:rsidRDefault="00FE2A41" w:rsidP="00FE2A41">
      <w:pPr>
        <w:ind w:left="2268"/>
        <w:rPr>
          <w:sz w:val="16"/>
          <w:szCs w:val="16"/>
        </w:rPr>
      </w:pPr>
      <w:proofErr w:type="gramStart"/>
      <w:r w:rsidRPr="00D42B9C">
        <w:rPr>
          <w:sz w:val="16"/>
          <w:szCs w:val="16"/>
        </w:rPr>
        <w:t>P(</w:t>
      </w:r>
      <w:proofErr w:type="gramEnd"/>
      <w:r w:rsidRPr="00D42B9C">
        <w:rPr>
          <w:sz w:val="16"/>
          <w:szCs w:val="16"/>
        </w:rPr>
        <w:t>BAC) = probabilidade de que seja atendida a condição exigida para a bacteriologia.</w:t>
      </w:r>
    </w:p>
    <w:p w:rsidR="00FE2A41" w:rsidRPr="00D42B9C" w:rsidRDefault="00FE2A41" w:rsidP="00FE2A41">
      <w:pPr>
        <w:ind w:left="2268"/>
        <w:rPr>
          <w:sz w:val="16"/>
          <w:szCs w:val="16"/>
        </w:rPr>
      </w:pPr>
      <w:r w:rsidRPr="00D42B9C">
        <w:rPr>
          <w:sz w:val="16"/>
          <w:szCs w:val="16"/>
        </w:rPr>
        <w:t>A apuração mensal do IQAD não isenta a autarquia de suas responsabilidades em relação a outros órgãos fiscalizadores e atendimento à legislação vigente.</w:t>
      </w:r>
    </w:p>
    <w:p w:rsidR="00FE2A41" w:rsidRPr="00D42B9C" w:rsidRDefault="00FE2A41" w:rsidP="00FE2A41">
      <w:pPr>
        <w:ind w:left="2268"/>
        <w:rPr>
          <w:sz w:val="16"/>
          <w:szCs w:val="16"/>
        </w:rPr>
      </w:pPr>
      <w:r w:rsidRPr="00D42B9C">
        <w:rPr>
          <w:sz w:val="16"/>
          <w:szCs w:val="16"/>
        </w:rPr>
        <w:t>A qualidade da água distribuída será classificada de acordo a média dos valores do IQAD dos últimos 12 (doze) meses, em consonância com o quadro a seguir:</w:t>
      </w:r>
    </w:p>
    <w:p w:rsidR="00FE2A41" w:rsidRPr="00D42B9C" w:rsidRDefault="00FE2A41" w:rsidP="00FE2A41">
      <w:pPr>
        <w:ind w:left="2268"/>
        <w:jc w:val="center"/>
        <w:rPr>
          <w:sz w:val="16"/>
          <w:szCs w:val="16"/>
        </w:rPr>
      </w:pPr>
      <w:r w:rsidRPr="00D42B9C">
        <w:rPr>
          <w:noProof/>
        </w:rPr>
        <w:drawing>
          <wp:inline distT="0" distB="0" distL="0" distR="0" wp14:anchorId="4E8F3615" wp14:editId="671A9DC4">
            <wp:extent cx="3600000" cy="982800"/>
            <wp:effectExtent l="0" t="0" r="635" b="825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00000" cy="982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 xml:space="preserve">A água distribuída será considerada adequada se a média dos </w:t>
      </w:r>
      <w:proofErr w:type="spellStart"/>
      <w:r w:rsidRPr="00D42B9C">
        <w:rPr>
          <w:sz w:val="16"/>
          <w:szCs w:val="16"/>
        </w:rPr>
        <w:t>IQADs</w:t>
      </w:r>
      <w:proofErr w:type="spellEnd"/>
      <w:r w:rsidRPr="00D42B9C">
        <w:rPr>
          <w:sz w:val="16"/>
          <w:szCs w:val="16"/>
        </w:rPr>
        <w:t xml:space="preserve"> apurados nos últimos 12 (doze) meses for igual ou superior a 90% (conceito “bom”), não devendo ocorrer nenhum valor mensal inferior a 80% (conceito “ruim”).</w:t>
      </w:r>
    </w:p>
    <w:p w:rsidR="00FE2A41" w:rsidRPr="00D42B9C" w:rsidRDefault="00FE2A41" w:rsidP="00B37A3B">
      <w:pPr>
        <w:pStyle w:val="Ttulo5"/>
        <w:rPr>
          <w:color w:val="auto"/>
        </w:rPr>
      </w:pPr>
      <w:bookmarkStart w:id="5737" w:name="_Toc361861423"/>
      <w:r w:rsidRPr="00D42B9C">
        <w:rPr>
          <w:color w:val="auto"/>
        </w:rPr>
        <w:t>Cobertura do sistema de abastecimento de água (CBA);</w:t>
      </w:r>
      <w:bookmarkEnd w:id="5737"/>
    </w:p>
    <w:p w:rsidR="00FE2A41" w:rsidRPr="00D42B9C" w:rsidRDefault="00FE2A41" w:rsidP="00FE2A41">
      <w:r w:rsidRPr="00D42B9C">
        <w:t xml:space="preserve">No </w:t>
      </w:r>
      <w:sdt>
        <w:sdtPr>
          <w:id w:val="342058555"/>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item </w:t>
      </w:r>
      <w:sdt>
        <w:sdtPr>
          <w:id w:val="-428435642"/>
          <w:citation/>
        </w:sdtPr>
        <w:sdtContent>
          <w:r w:rsidRPr="00D42B9C">
            <w:fldChar w:fldCharType="begin"/>
          </w:r>
          <w:r w:rsidRPr="00D42B9C">
            <w:instrText xml:space="preserve">CITATION USC1012 \p 107 \n  \y  \l 1046 </w:instrText>
          </w:r>
          <w:r w:rsidRPr="00D42B9C">
            <w:fldChar w:fldCharType="separate"/>
          </w:r>
          <w:r w:rsidRPr="00D42B9C">
            <w:rPr>
              <w:noProof/>
            </w:rPr>
            <w:t>(VII.2.2 CBA – Cobertura do sistema de abastecimento de água, p. 107)</w:t>
          </w:r>
          <w:r w:rsidRPr="00D42B9C">
            <w:fldChar w:fldCharType="end"/>
          </w:r>
        </w:sdtContent>
      </w:sdt>
      <w:r w:rsidRPr="00D42B9C">
        <w:t xml:space="preserve"> descreve o método para obtenção do indicador.</w:t>
      </w:r>
    </w:p>
    <w:p w:rsidR="00FE2A41" w:rsidRPr="00D42B9C" w:rsidRDefault="00FE2A41" w:rsidP="00FE2A41">
      <w:pPr>
        <w:ind w:left="2268"/>
        <w:rPr>
          <w:sz w:val="16"/>
          <w:szCs w:val="16"/>
        </w:rPr>
      </w:pPr>
      <w:r w:rsidRPr="00D42B9C">
        <w:rPr>
          <w:sz w:val="16"/>
          <w:szCs w:val="16"/>
        </w:rPr>
        <w:t>A cobertura do sistema de abastecimento de água é o indicador utilizado para verificar se os requisitos da generalidade são ou não respeitados na prestação do serviço de abastecimento de água. Importa ressaltar que este indicador não deve ser analisado isoladamente, pois o fato de um imóvel estar conectado à rede pública de abastecimento não garante que o usuário esteja plenamente atendido. Este índice deve, portanto, sempre ser considerado em conjunção com dois outros, o IQAD - Indicador de Qualidade da Água Distribuída e o ICA - Índice de Continuidade do Abastecimento, pois somente assim pode-se considerar que a ligação do usuário é adequadamente suprida com água potável na quantidade e qualidades requeridas.</w:t>
      </w:r>
    </w:p>
    <w:p w:rsidR="00FE2A41" w:rsidRPr="00D42B9C" w:rsidRDefault="00FE2A41" w:rsidP="00FE2A41">
      <w:pPr>
        <w:ind w:left="2268"/>
        <w:rPr>
          <w:sz w:val="16"/>
          <w:szCs w:val="16"/>
        </w:rPr>
      </w:pPr>
      <w:r w:rsidRPr="00D42B9C">
        <w:rPr>
          <w:sz w:val="16"/>
          <w:szCs w:val="16"/>
        </w:rPr>
        <w:t>A cobertura pela rede distribuidora de água será apurada pela expressão seguinte:</w:t>
      </w:r>
    </w:p>
    <w:p w:rsidR="00FE2A41" w:rsidRPr="00D42B9C" w:rsidRDefault="00FE2A41" w:rsidP="00FE2A41">
      <w:pPr>
        <w:ind w:left="2268"/>
        <w:rPr>
          <w:sz w:val="16"/>
          <w:szCs w:val="16"/>
        </w:rPr>
      </w:pPr>
      <w:r w:rsidRPr="00D42B9C">
        <w:rPr>
          <w:sz w:val="16"/>
          <w:szCs w:val="16"/>
        </w:rPr>
        <w:t xml:space="preserve">CBA = (E2 x 100) / E4 </w:t>
      </w:r>
    </w:p>
    <w:p w:rsidR="00FE2A41" w:rsidRPr="00D42B9C" w:rsidRDefault="00FE2A41" w:rsidP="00FE2A41">
      <w:pPr>
        <w:ind w:left="2268"/>
        <w:rPr>
          <w:sz w:val="16"/>
          <w:szCs w:val="16"/>
        </w:rPr>
      </w:pPr>
      <w:r w:rsidRPr="00D42B9C">
        <w:rPr>
          <w:sz w:val="16"/>
          <w:szCs w:val="16"/>
        </w:rPr>
        <w:t>Onde:</w:t>
      </w:r>
    </w:p>
    <w:p w:rsidR="00FE2A41" w:rsidRPr="00D42B9C" w:rsidRDefault="00FE2A41" w:rsidP="00FE2A41">
      <w:pPr>
        <w:ind w:left="2268"/>
        <w:rPr>
          <w:sz w:val="16"/>
          <w:szCs w:val="16"/>
        </w:rPr>
      </w:pPr>
      <w:r w:rsidRPr="00D42B9C">
        <w:rPr>
          <w:sz w:val="16"/>
          <w:szCs w:val="16"/>
        </w:rPr>
        <w:t>CBA = cobertura pela rede de distribuição de água, em percentagem;</w:t>
      </w:r>
    </w:p>
    <w:p w:rsidR="00FE2A41" w:rsidRPr="00D42B9C" w:rsidRDefault="00FE2A41" w:rsidP="00FE2A41">
      <w:pPr>
        <w:ind w:left="2268"/>
        <w:rPr>
          <w:sz w:val="16"/>
          <w:szCs w:val="16"/>
        </w:rPr>
      </w:pPr>
      <w:r w:rsidRPr="00D42B9C">
        <w:rPr>
          <w:sz w:val="16"/>
          <w:szCs w:val="16"/>
        </w:rPr>
        <w:t>E2 = número de imóveis ligados à rede de distribuição de água;</w:t>
      </w:r>
    </w:p>
    <w:p w:rsidR="00FE2A41" w:rsidRPr="00D42B9C" w:rsidRDefault="00FE2A41" w:rsidP="00FE2A41">
      <w:pPr>
        <w:ind w:left="2268"/>
        <w:rPr>
          <w:sz w:val="16"/>
          <w:szCs w:val="16"/>
        </w:rPr>
      </w:pPr>
      <w:r w:rsidRPr="00D42B9C">
        <w:rPr>
          <w:sz w:val="16"/>
          <w:szCs w:val="16"/>
        </w:rPr>
        <w:t>E4 = número total de imóveis edificados na área de prestação.</w:t>
      </w:r>
    </w:p>
    <w:p w:rsidR="00FE2A41" w:rsidRPr="00D42B9C" w:rsidRDefault="00FE2A41" w:rsidP="00FE2A41">
      <w:pPr>
        <w:ind w:left="2268"/>
        <w:rPr>
          <w:sz w:val="16"/>
          <w:szCs w:val="16"/>
        </w:rPr>
      </w:pPr>
      <w:r w:rsidRPr="00D42B9C">
        <w:rPr>
          <w:sz w:val="16"/>
          <w:szCs w:val="16"/>
        </w:rPr>
        <w:t>Na determinação do número total de imóveis edificados na área de prestação do serviço (E4), não serão considerados os imóveis não ligados à rede distribuidora, abastecidos exclusivamente por fonte própria de produção de água.</w:t>
      </w:r>
    </w:p>
    <w:p w:rsidR="00FE2A41" w:rsidRPr="00D42B9C" w:rsidRDefault="00FE2A41" w:rsidP="00FE2A41">
      <w:pPr>
        <w:ind w:left="2268"/>
        <w:rPr>
          <w:sz w:val="16"/>
          <w:szCs w:val="16"/>
        </w:rPr>
      </w:pPr>
      <w:r w:rsidRPr="00D42B9C">
        <w:rPr>
          <w:sz w:val="16"/>
          <w:szCs w:val="16"/>
        </w:rPr>
        <w:t xml:space="preserve">Para efeito de classificação, o nível de cobertura do sistema de abastecimento de água será avaliado conforme quadro a seguir: </w:t>
      </w:r>
    </w:p>
    <w:p w:rsidR="00FE2A41" w:rsidRPr="00D42B9C" w:rsidRDefault="00FE2A41" w:rsidP="00FE2A41">
      <w:pPr>
        <w:ind w:left="2268"/>
        <w:jc w:val="center"/>
        <w:rPr>
          <w:sz w:val="16"/>
          <w:szCs w:val="16"/>
        </w:rPr>
      </w:pPr>
      <w:r w:rsidRPr="00D42B9C">
        <w:rPr>
          <w:noProof/>
        </w:rPr>
        <w:lastRenderedPageBreak/>
        <w:drawing>
          <wp:inline distT="0" distB="0" distL="0" distR="0" wp14:anchorId="785365B9" wp14:editId="3272573B">
            <wp:extent cx="3600000" cy="784800"/>
            <wp:effectExtent l="0" t="0" r="63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00000" cy="784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Considera-se que o serviço é adequado se a porcentagem de cobertura for superior a 95%.</w:t>
      </w:r>
    </w:p>
    <w:p w:rsidR="00FE2A41" w:rsidRPr="00D42B9C" w:rsidRDefault="00FE2A41" w:rsidP="00B37A3B">
      <w:pPr>
        <w:pStyle w:val="Ttulo5"/>
        <w:rPr>
          <w:color w:val="auto"/>
        </w:rPr>
      </w:pPr>
      <w:bookmarkStart w:id="5738" w:name="_Toc361861424"/>
      <w:r w:rsidRPr="00D42B9C">
        <w:rPr>
          <w:color w:val="auto"/>
        </w:rPr>
        <w:t>Continuidade do abastecimento de água (ICA);</w:t>
      </w:r>
      <w:bookmarkEnd w:id="5738"/>
    </w:p>
    <w:p w:rsidR="00FE2A41" w:rsidRPr="00D42B9C" w:rsidRDefault="00FE2A41" w:rsidP="00FE2A41">
      <w:pPr>
        <w:autoSpaceDE w:val="0"/>
        <w:autoSpaceDN w:val="0"/>
        <w:adjustRightInd w:val="0"/>
        <w:rPr>
          <w:rFonts w:ascii="ArialMT" w:hAnsi="ArialMT" w:cs="ArialMT"/>
        </w:rPr>
      </w:pPr>
      <w:r w:rsidRPr="00D42B9C">
        <w:t xml:space="preserve">No </w:t>
      </w:r>
      <w:sdt>
        <w:sdtPr>
          <w:id w:val="1120567973"/>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item </w:t>
      </w:r>
      <w:sdt>
        <w:sdtPr>
          <w:id w:val="1185321492"/>
          <w:citation/>
        </w:sdtPr>
        <w:sdtContent>
          <w:r w:rsidRPr="00D42B9C">
            <w:fldChar w:fldCharType="begin"/>
          </w:r>
          <w:r w:rsidRPr="00D42B9C">
            <w:instrText xml:space="preserve">CITATION USC1013 \p 108 \n  \y  \l 1046 </w:instrText>
          </w:r>
          <w:r w:rsidRPr="00D42B9C">
            <w:fldChar w:fldCharType="separate"/>
          </w:r>
          <w:r w:rsidRPr="00D42B9C">
            <w:rPr>
              <w:noProof/>
            </w:rPr>
            <w:t>(VII.2.3 ICA – Índice de continuidade do abastecimento de água, p. 108)</w:t>
          </w:r>
          <w:r w:rsidRPr="00D42B9C">
            <w:fldChar w:fldCharType="end"/>
          </w:r>
        </w:sdtContent>
      </w:sdt>
      <w:r w:rsidRPr="00D42B9C">
        <w:t xml:space="preserve"> descreve o método para obtenção do indicador.</w:t>
      </w:r>
    </w:p>
    <w:p w:rsidR="00FE2A41" w:rsidRPr="00D42B9C" w:rsidRDefault="00FE2A41" w:rsidP="00FE2A41">
      <w:pPr>
        <w:ind w:left="2268"/>
        <w:rPr>
          <w:rFonts w:cs="Arial"/>
          <w:sz w:val="16"/>
          <w:szCs w:val="16"/>
        </w:rPr>
      </w:pPr>
      <w:r w:rsidRPr="00D42B9C">
        <w:rPr>
          <w:rFonts w:cs="Arial"/>
          <w:sz w:val="16"/>
          <w:szCs w:val="16"/>
        </w:rPr>
        <w:t>Para verificar o atendimento ao requisito da continuidade dos serviços prestados, é definido o Índice de Continuidade do Abastecimento - ICA. Este indicador, determinado conforme as regras aqui fixadas estabelecerá um parâmetro objetivo de análise para verificação do nível de prestação dos serviços, no que se refere à continuidade do fornecimento de água aos usuários. Os índices requeridos são estabelecidos de modo a garantir as expectativas dos usuários quanto ao nível de disponibilidade de água em seu imóvel e, por conseguinte, o percentual de falhas por ele aceito.</w:t>
      </w:r>
    </w:p>
    <w:p w:rsidR="00FE2A41" w:rsidRPr="00D42B9C" w:rsidRDefault="00FE2A41" w:rsidP="00FE2A41">
      <w:pPr>
        <w:ind w:left="2268"/>
        <w:rPr>
          <w:rFonts w:cs="Arial"/>
          <w:sz w:val="16"/>
          <w:szCs w:val="16"/>
        </w:rPr>
      </w:pPr>
      <w:r w:rsidRPr="00D42B9C">
        <w:rPr>
          <w:rFonts w:cs="Arial"/>
          <w:sz w:val="16"/>
          <w:szCs w:val="16"/>
        </w:rPr>
        <w:t>O índice consiste, basicamente, na quantificação do tempo em que o abastecimento propiciado pel</w:t>
      </w:r>
      <w:r w:rsidRPr="00D42B9C">
        <w:rPr>
          <w:sz w:val="16"/>
          <w:szCs w:val="16"/>
        </w:rPr>
        <w:t>a autarquia</w:t>
      </w:r>
      <w:r w:rsidRPr="00D42B9C">
        <w:rPr>
          <w:rFonts w:cs="Arial"/>
          <w:sz w:val="16"/>
          <w:szCs w:val="16"/>
        </w:rPr>
        <w:t xml:space="preserve"> pode ser considerado normal, comparado ao tempo total de apuração do índice, que pode ser diário, semanal, mensal ou anual, ou qualquer outro período que se queira considerar.</w:t>
      </w:r>
    </w:p>
    <w:p w:rsidR="00FE2A41" w:rsidRPr="00D42B9C" w:rsidRDefault="00FE2A41" w:rsidP="00FE2A41">
      <w:pPr>
        <w:ind w:left="2268"/>
        <w:rPr>
          <w:rFonts w:cs="Arial"/>
          <w:sz w:val="16"/>
          <w:szCs w:val="16"/>
        </w:rPr>
      </w:pPr>
      <w:r w:rsidRPr="00D42B9C">
        <w:rPr>
          <w:rFonts w:cs="Arial"/>
          <w:sz w:val="16"/>
          <w:szCs w:val="16"/>
        </w:rPr>
        <w:t xml:space="preserve">Para apuração do valor do ICA deverá ser medido continuamente o nível d'água em todos os reservatórios em operação no sistema e registradas as pressões em pontos da rede distribuidora onde haja a indicação técnica de possível deficiência de abastecimento. A determinação desses pontos será feita pelo Ente Regulador, devendo ser representativa e abranger todos os setores de abastecimento. Deverá ser instalado pelo menos um registrador de pressão para cada 3.000 (três mil) ligações. O Ente Regulador poderá, a seu exclusivo critério, exigir que </w:t>
      </w:r>
      <w:r w:rsidRPr="00D42B9C">
        <w:rPr>
          <w:sz w:val="16"/>
          <w:szCs w:val="16"/>
        </w:rPr>
        <w:t>a autarquia</w:t>
      </w:r>
      <w:r w:rsidRPr="00D42B9C">
        <w:rPr>
          <w:rFonts w:cs="Arial"/>
          <w:sz w:val="16"/>
          <w:szCs w:val="16"/>
        </w:rPr>
        <w:t xml:space="preserve"> instale registradores de pressão em outros pontos da rede em caráter provisório, para atendimento de uma situação imprevista. Enquanto estiverem em operação, os resultados obtidos nesses pontos deverão ser considerados na apuração do ICA, a critério do Ente Regulador. </w:t>
      </w:r>
    </w:p>
    <w:p w:rsidR="00FE2A41" w:rsidRPr="00D42B9C" w:rsidRDefault="00FE2A41" w:rsidP="00FE2A41">
      <w:pPr>
        <w:ind w:left="2268"/>
        <w:rPr>
          <w:rFonts w:cs="Arial"/>
          <w:sz w:val="16"/>
          <w:szCs w:val="16"/>
        </w:rPr>
      </w:pPr>
      <w:r w:rsidRPr="00D42B9C">
        <w:rPr>
          <w:rFonts w:cs="Arial"/>
          <w:sz w:val="16"/>
          <w:szCs w:val="16"/>
        </w:rPr>
        <w:t>A metodologia mais adequada para a coleta e registro sistemático das informações dos níveis dos reservatórios e das pressões na rede de distribuição será estabelecida previamente ou, alternativamente, proposta pel</w:t>
      </w:r>
      <w:r w:rsidRPr="00D42B9C">
        <w:rPr>
          <w:sz w:val="16"/>
          <w:szCs w:val="16"/>
        </w:rPr>
        <w:t>a autarquia</w:t>
      </w:r>
      <w:r w:rsidRPr="00D42B9C">
        <w:rPr>
          <w:rFonts w:cs="Arial"/>
          <w:sz w:val="16"/>
          <w:szCs w:val="16"/>
        </w:rPr>
        <w:t>, desde que atenda às exigências técnicas de apuração do ICA, a critério do Ente Regulador.</w:t>
      </w:r>
    </w:p>
    <w:p w:rsidR="00FE2A41" w:rsidRPr="00D42B9C" w:rsidRDefault="00FE2A41" w:rsidP="00FE2A41">
      <w:pPr>
        <w:ind w:left="2268"/>
        <w:rPr>
          <w:rFonts w:cs="Arial"/>
          <w:sz w:val="16"/>
          <w:szCs w:val="16"/>
        </w:rPr>
      </w:pPr>
      <w:r w:rsidRPr="00D42B9C">
        <w:rPr>
          <w:rFonts w:cs="Arial"/>
          <w:sz w:val="16"/>
          <w:szCs w:val="16"/>
        </w:rPr>
        <w:t>O ICA será calculado através da seguinte expressão:</w:t>
      </w:r>
    </w:p>
    <w:p w:rsidR="00FE2A41" w:rsidRPr="001E6A55" w:rsidRDefault="00FE2A41" w:rsidP="00FE2A41">
      <w:pPr>
        <w:ind w:left="2268"/>
        <w:rPr>
          <w:rFonts w:cs="Arial"/>
          <w:sz w:val="16"/>
          <w:szCs w:val="16"/>
        </w:rPr>
      </w:pPr>
      <w:r w:rsidRPr="001E6A55">
        <w:rPr>
          <w:rFonts w:cs="Arial"/>
          <w:sz w:val="16"/>
          <w:szCs w:val="16"/>
        </w:rPr>
        <w:t xml:space="preserve">ICA = </w:t>
      </w:r>
      <w:proofErr w:type="gramStart"/>
      <w:r w:rsidRPr="001E6A55">
        <w:rPr>
          <w:rFonts w:cs="Arial"/>
          <w:sz w:val="16"/>
          <w:szCs w:val="16"/>
        </w:rPr>
        <w:t>[(</w:t>
      </w:r>
      <w:proofErr w:type="gramEnd"/>
      <w:r w:rsidRPr="001E6A55">
        <w:rPr>
          <w:rFonts w:cs="Arial"/>
          <w:sz w:val="16"/>
          <w:szCs w:val="16"/>
        </w:rPr>
        <w:t>TPM8 + TNMM) X 100] / NPM X TTA</w:t>
      </w:r>
    </w:p>
    <w:p w:rsidR="00FE2A41" w:rsidRPr="00D42B9C" w:rsidRDefault="00FE2A41" w:rsidP="00FE2A41">
      <w:pPr>
        <w:ind w:left="2268"/>
        <w:rPr>
          <w:rFonts w:cs="Arial"/>
          <w:sz w:val="16"/>
          <w:szCs w:val="16"/>
        </w:rPr>
      </w:pPr>
      <w:r w:rsidRPr="00D42B9C">
        <w:rPr>
          <w:rFonts w:cs="Arial"/>
          <w:sz w:val="16"/>
          <w:szCs w:val="16"/>
        </w:rPr>
        <w:t>Onde:</w:t>
      </w:r>
    </w:p>
    <w:p w:rsidR="00FE2A41" w:rsidRPr="00D42B9C" w:rsidRDefault="00FE2A41" w:rsidP="00FE2A41">
      <w:pPr>
        <w:ind w:left="2268"/>
        <w:rPr>
          <w:rFonts w:cs="Arial"/>
          <w:sz w:val="16"/>
          <w:szCs w:val="16"/>
        </w:rPr>
      </w:pPr>
      <w:r w:rsidRPr="00D42B9C">
        <w:rPr>
          <w:rFonts w:cs="Arial"/>
          <w:sz w:val="16"/>
          <w:szCs w:val="16"/>
        </w:rPr>
        <w:t>ICA = índice de continuidade do abastecimento de água, em porcentagem;</w:t>
      </w:r>
    </w:p>
    <w:p w:rsidR="00FE2A41" w:rsidRPr="00D42B9C" w:rsidRDefault="00FE2A41" w:rsidP="00FE2A41">
      <w:pPr>
        <w:ind w:left="2268"/>
        <w:rPr>
          <w:rFonts w:cs="Arial"/>
          <w:sz w:val="16"/>
          <w:szCs w:val="16"/>
        </w:rPr>
      </w:pPr>
      <w:r w:rsidRPr="00D42B9C">
        <w:rPr>
          <w:rFonts w:cs="Arial"/>
          <w:sz w:val="16"/>
          <w:szCs w:val="16"/>
        </w:rPr>
        <w:t>TTA = tempo total da apuração, que é o tempo total, em horas, decorrido entre o início e o término de um determinado período de apuração. Os períodos de apuração poderão ser de um dia, uma semana, um mês ou um ano;</w:t>
      </w:r>
    </w:p>
    <w:p w:rsidR="00FE2A41" w:rsidRPr="00D42B9C" w:rsidRDefault="00FE2A41" w:rsidP="00FE2A41">
      <w:pPr>
        <w:ind w:left="2268"/>
        <w:rPr>
          <w:rFonts w:cs="Arial"/>
          <w:sz w:val="16"/>
          <w:szCs w:val="16"/>
        </w:rPr>
      </w:pPr>
      <w:r w:rsidRPr="00D42B9C">
        <w:rPr>
          <w:rFonts w:cs="Arial"/>
          <w:sz w:val="16"/>
          <w:szCs w:val="16"/>
        </w:rPr>
        <w:t>TPM8 = Somatória dos tempos em que as pressões medidas pelos registradores instalados em pontos da rede apresentaram valores superiores a 8 metros de coluna d'água.</w:t>
      </w:r>
    </w:p>
    <w:p w:rsidR="00FE2A41" w:rsidRPr="00D42B9C" w:rsidRDefault="00FE2A41" w:rsidP="00FE2A41">
      <w:pPr>
        <w:ind w:left="2268"/>
        <w:rPr>
          <w:rFonts w:cs="Arial"/>
          <w:sz w:val="16"/>
          <w:szCs w:val="16"/>
        </w:rPr>
      </w:pPr>
      <w:r w:rsidRPr="00D42B9C">
        <w:rPr>
          <w:rFonts w:cs="Arial"/>
          <w:sz w:val="16"/>
          <w:szCs w:val="16"/>
        </w:rPr>
        <w:t>Observação: O valor de pressão mínima sugerida como 8 metros de coluna d’água, poderá ser alterado, pelo Ente Regulador ou, desde que justificado, pela Prestadora, de acordo com as condições locais.</w:t>
      </w:r>
    </w:p>
    <w:p w:rsidR="00FE2A41" w:rsidRPr="00D42B9C" w:rsidRDefault="00FE2A41" w:rsidP="00FE2A41">
      <w:pPr>
        <w:ind w:left="2268"/>
        <w:rPr>
          <w:rFonts w:cs="Arial"/>
          <w:sz w:val="16"/>
          <w:szCs w:val="16"/>
        </w:rPr>
      </w:pPr>
      <w:r w:rsidRPr="00D42B9C">
        <w:rPr>
          <w:rFonts w:cs="Arial"/>
          <w:sz w:val="16"/>
          <w:szCs w:val="16"/>
        </w:rPr>
        <w:t>TNMM = tempo com nível maior que o mínimo, que é o tempo total, medido em horas, dentro de um período de apuração, durante o qual um determinado reservatório permaneceu com o nível d'água em cota superior ao nível mínimo de operação normal, sendo este nível mínimo aquele que não traz prejuízos ao abastecimento de água e que deverá ser definido em conjunto com o Ente Regulador.</w:t>
      </w:r>
    </w:p>
    <w:p w:rsidR="00FE2A41" w:rsidRPr="00D42B9C" w:rsidRDefault="00FE2A41" w:rsidP="00FE2A41">
      <w:pPr>
        <w:ind w:left="2268"/>
        <w:rPr>
          <w:rFonts w:cs="Arial"/>
          <w:sz w:val="16"/>
          <w:szCs w:val="16"/>
        </w:rPr>
      </w:pPr>
      <w:r w:rsidRPr="00D42B9C">
        <w:rPr>
          <w:rFonts w:cs="Arial"/>
          <w:sz w:val="16"/>
          <w:szCs w:val="16"/>
        </w:rPr>
        <w:t>NPM = número de pontos de medida, que é o número total dos pontos de medida utilizados em um período de apuração, assim entendidos os pontos de medição de nível de reservatório e os de medição de pressão na rede de distribuição.</w:t>
      </w:r>
    </w:p>
    <w:p w:rsidR="00FE2A41" w:rsidRPr="00D42B9C" w:rsidRDefault="00FE2A41" w:rsidP="00FE2A41">
      <w:pPr>
        <w:ind w:left="2268"/>
        <w:rPr>
          <w:rFonts w:cs="Arial"/>
          <w:sz w:val="16"/>
          <w:szCs w:val="16"/>
        </w:rPr>
      </w:pPr>
      <w:r w:rsidRPr="00D42B9C">
        <w:rPr>
          <w:rFonts w:cs="Arial"/>
          <w:sz w:val="16"/>
          <w:szCs w:val="16"/>
        </w:rPr>
        <w:t>Não deverão ser considerados, para cálculo do ICA, registros de pressões ou níveis de reservatórios abaixo dos valores mínimos estabelecidos, no caso de ocorrências programadas e devidamente comunicadas à população, bem como no caso de ocorrências decorrentes de eventos além da capacidade de previsão e gerenciamento d</w:t>
      </w:r>
      <w:r w:rsidRPr="00D42B9C">
        <w:rPr>
          <w:sz w:val="16"/>
          <w:szCs w:val="16"/>
        </w:rPr>
        <w:t>a autarquia</w:t>
      </w:r>
      <w:r w:rsidRPr="00D42B9C">
        <w:rPr>
          <w:rFonts w:cs="Arial"/>
          <w:sz w:val="16"/>
          <w:szCs w:val="16"/>
        </w:rPr>
        <w:t xml:space="preserve">, tais como inundações, incêndios, precipitações </w:t>
      </w:r>
      <w:r w:rsidRPr="00D42B9C">
        <w:rPr>
          <w:rFonts w:cs="Arial"/>
          <w:sz w:val="16"/>
          <w:szCs w:val="16"/>
        </w:rPr>
        <w:lastRenderedPageBreak/>
        <w:t xml:space="preserve">pluviométricas anormais, e outros eventos semelhantes, que venham a causar danos de grande monta às unidades do sistema, interrupção do fornecimento de energia elétrica, greves em setores essenciais aos serviços e outros. </w:t>
      </w:r>
    </w:p>
    <w:p w:rsidR="00FE2A41" w:rsidRPr="00D42B9C" w:rsidRDefault="00FE2A41" w:rsidP="00FE2A41">
      <w:pPr>
        <w:ind w:left="2268"/>
        <w:rPr>
          <w:rFonts w:cs="Arial"/>
          <w:sz w:val="16"/>
          <w:szCs w:val="16"/>
        </w:rPr>
      </w:pPr>
      <w:r w:rsidRPr="00D42B9C">
        <w:rPr>
          <w:rFonts w:cs="Arial"/>
          <w:sz w:val="16"/>
          <w:szCs w:val="16"/>
        </w:rPr>
        <w:t xml:space="preserve">Os valores do ICA para o sistema de abastecimento como um todo, calculado para os últimos 12 (doze) meses, caracterizam o nível de continuidade do abastecimento, classificado conforme o quadro a seguir: </w:t>
      </w:r>
    </w:p>
    <w:p w:rsidR="00FE2A41" w:rsidRPr="00D42B9C" w:rsidRDefault="00FE2A41" w:rsidP="00FE2A41">
      <w:pPr>
        <w:jc w:val="center"/>
      </w:pPr>
      <w:r w:rsidRPr="00D42B9C">
        <w:rPr>
          <w:noProof/>
        </w:rPr>
        <w:drawing>
          <wp:inline distT="0" distB="0" distL="0" distR="0" wp14:anchorId="47A099C5" wp14:editId="773803FD">
            <wp:extent cx="3600000" cy="784800"/>
            <wp:effectExtent l="0" t="0" r="63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00000" cy="784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Para efeito deste Plano, o serviço é considerado adequado se a média aritmética dos valores do ICA calculados a cada mês for superior a 98% (noventa e oito por cento), não podendo ocorrer em nenhum dos meses valor inferior a 95% (noventa e cinco por cento).</w:t>
      </w:r>
    </w:p>
    <w:p w:rsidR="00FE2A41" w:rsidRPr="00D42B9C" w:rsidRDefault="00FE2A41" w:rsidP="00FE2A41">
      <w:pPr>
        <w:ind w:left="2268"/>
        <w:rPr>
          <w:sz w:val="16"/>
          <w:szCs w:val="16"/>
        </w:rPr>
      </w:pPr>
      <w:r w:rsidRPr="00D42B9C">
        <w:rPr>
          <w:sz w:val="16"/>
          <w:szCs w:val="16"/>
        </w:rPr>
        <w:t>O Ente Regulador poderá fixar outras condições de controle, estabelecendo limites para o ICA de áreas específicas, ou índices gerais com períodos de apuração semanais e diários, de modo a obter melhores condições de controle do serviço prestado.</w:t>
      </w:r>
    </w:p>
    <w:p w:rsidR="00FE2A41" w:rsidRPr="00D42B9C" w:rsidRDefault="00FE2A41" w:rsidP="00B37A3B">
      <w:pPr>
        <w:pStyle w:val="Ttulo5"/>
        <w:rPr>
          <w:color w:val="auto"/>
        </w:rPr>
      </w:pPr>
      <w:bookmarkStart w:id="5739" w:name="_Toc361861425"/>
      <w:r w:rsidRPr="00D42B9C">
        <w:rPr>
          <w:color w:val="auto"/>
        </w:rPr>
        <w:t>Índice de perdas no sistema de distribuição (IPD);</w:t>
      </w:r>
      <w:bookmarkEnd w:id="5739"/>
    </w:p>
    <w:p w:rsidR="00FE2A41" w:rsidRPr="00D42B9C" w:rsidRDefault="00FE2A41" w:rsidP="00FE2A41">
      <w:pPr>
        <w:autoSpaceDE w:val="0"/>
        <w:autoSpaceDN w:val="0"/>
        <w:adjustRightInd w:val="0"/>
        <w:rPr>
          <w:rFonts w:ascii="ArialMT" w:hAnsi="ArialMT" w:cs="ArialMT"/>
        </w:rPr>
      </w:pPr>
      <w:r w:rsidRPr="00D42B9C">
        <w:t xml:space="preserve">No </w:t>
      </w:r>
      <w:sdt>
        <w:sdtPr>
          <w:id w:val="1555275836"/>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w:t>
      </w:r>
      <w:proofErr w:type="gramStart"/>
      <w:r w:rsidRPr="00D42B9C">
        <w:t xml:space="preserve">item  </w:t>
      </w:r>
      <w:sdt>
        <w:sdtPr>
          <w:id w:val="2038687877"/>
          <w:citation/>
        </w:sdtPr>
        <w:sdtContent>
          <w:proofErr w:type="gramEnd"/>
          <w:r w:rsidRPr="00D42B9C">
            <w:fldChar w:fldCharType="begin"/>
          </w:r>
          <w:r w:rsidRPr="00D42B9C">
            <w:instrText xml:space="preserve">CITATION USC1014 \p 110 \n  \y  \l 1046 </w:instrText>
          </w:r>
          <w:r w:rsidRPr="00D42B9C">
            <w:fldChar w:fldCharType="separate"/>
          </w:r>
          <w:r w:rsidRPr="00D42B9C">
            <w:rPr>
              <w:noProof/>
            </w:rPr>
            <w:t>(VII.2.4 IPD – Índice de perdas no sistema de distribuição, p. 110)</w:t>
          </w:r>
          <w:r w:rsidRPr="00D42B9C">
            <w:fldChar w:fldCharType="end"/>
          </w:r>
        </w:sdtContent>
      </w:sdt>
      <w:r w:rsidRPr="00D42B9C">
        <w:t xml:space="preserve"> descreve o método para obtenção do indicador.</w:t>
      </w:r>
    </w:p>
    <w:p w:rsidR="00FE2A41" w:rsidRPr="00D42B9C" w:rsidRDefault="00FE2A41" w:rsidP="00FE2A41">
      <w:pPr>
        <w:ind w:left="2268"/>
        <w:rPr>
          <w:sz w:val="16"/>
          <w:szCs w:val="16"/>
        </w:rPr>
      </w:pPr>
      <w:r w:rsidRPr="00D42B9C">
        <w:rPr>
          <w:sz w:val="16"/>
          <w:szCs w:val="16"/>
        </w:rPr>
        <w:t>O índice de perdas no sistema de distribuição deve ser determinado e controlado para verificação da eficiência do sistema de controle operacional implantado, e garantir que o desperdício dos recursos naturais seja o menor possível.</w:t>
      </w:r>
    </w:p>
    <w:p w:rsidR="00FE2A41" w:rsidRPr="00D42B9C" w:rsidRDefault="00FE2A41" w:rsidP="00FE2A41">
      <w:pPr>
        <w:ind w:left="2268"/>
        <w:rPr>
          <w:sz w:val="16"/>
          <w:szCs w:val="16"/>
        </w:rPr>
      </w:pPr>
      <w:r w:rsidRPr="00D42B9C">
        <w:rPr>
          <w:sz w:val="16"/>
          <w:szCs w:val="16"/>
        </w:rPr>
        <w:t>Tal condição, além de colaborar para a preservação dos recursos naturais, tem reflexos diretos sobre os custos de operação e investimentos do sistema de abastecimento, e consequentemente sobre as tarifas, ajudando a garantir o cumprimento do requisito da modicidade das tarifas.</w:t>
      </w:r>
    </w:p>
    <w:p w:rsidR="00FE2A41" w:rsidRPr="00D42B9C" w:rsidRDefault="00FE2A41" w:rsidP="00FE2A41">
      <w:pPr>
        <w:ind w:left="2268"/>
        <w:rPr>
          <w:sz w:val="16"/>
          <w:szCs w:val="16"/>
        </w:rPr>
      </w:pPr>
      <w:r w:rsidRPr="00D42B9C">
        <w:rPr>
          <w:sz w:val="16"/>
          <w:szCs w:val="16"/>
        </w:rPr>
        <w:t>O índice de perdas de água no sistema de distribuição será calculado pela seguinte expressão:</w:t>
      </w:r>
    </w:p>
    <w:p w:rsidR="00FE2A41" w:rsidRPr="00D42B9C" w:rsidRDefault="00FE2A41" w:rsidP="00FE2A41">
      <w:pPr>
        <w:ind w:left="2268"/>
        <w:rPr>
          <w:sz w:val="16"/>
          <w:szCs w:val="16"/>
        </w:rPr>
      </w:pPr>
      <w:r w:rsidRPr="00D42B9C">
        <w:rPr>
          <w:sz w:val="16"/>
          <w:szCs w:val="16"/>
        </w:rPr>
        <w:t>IPD = (A3 – A14) x 100 / A3</w:t>
      </w:r>
    </w:p>
    <w:p w:rsidR="00FE2A41" w:rsidRPr="00D42B9C" w:rsidRDefault="00FE2A41" w:rsidP="00FE2A41">
      <w:pPr>
        <w:ind w:left="2268"/>
        <w:rPr>
          <w:sz w:val="16"/>
          <w:szCs w:val="16"/>
        </w:rPr>
      </w:pPr>
      <w:r w:rsidRPr="00D42B9C">
        <w:rPr>
          <w:sz w:val="16"/>
          <w:szCs w:val="16"/>
        </w:rPr>
        <w:t>Onde:</w:t>
      </w:r>
    </w:p>
    <w:p w:rsidR="00FE2A41" w:rsidRPr="00D42B9C" w:rsidRDefault="00FE2A41" w:rsidP="00FE2A41">
      <w:pPr>
        <w:ind w:left="2268"/>
        <w:rPr>
          <w:sz w:val="16"/>
          <w:szCs w:val="16"/>
        </w:rPr>
      </w:pPr>
      <w:r w:rsidRPr="00D42B9C">
        <w:rPr>
          <w:sz w:val="16"/>
          <w:szCs w:val="16"/>
        </w:rPr>
        <w:t>IPD = índice de perdas de água no sistema de distribuição, em porcentagem;</w:t>
      </w:r>
    </w:p>
    <w:p w:rsidR="00FE2A41" w:rsidRPr="00D42B9C" w:rsidRDefault="00FE2A41" w:rsidP="00FE2A41">
      <w:pPr>
        <w:ind w:left="2268"/>
        <w:rPr>
          <w:sz w:val="16"/>
          <w:szCs w:val="16"/>
        </w:rPr>
      </w:pPr>
      <w:r w:rsidRPr="00D42B9C">
        <w:rPr>
          <w:sz w:val="16"/>
          <w:szCs w:val="16"/>
        </w:rPr>
        <w:t xml:space="preserve">A3 = volume de água líquido produzido, em metros cúbicos, correspondente à diferença entre o volume bruto processado na estação de tratamento e o volume consumido no processo de </w:t>
      </w:r>
      <w:proofErr w:type="spellStart"/>
      <w:r w:rsidRPr="00D42B9C">
        <w:rPr>
          <w:sz w:val="16"/>
          <w:szCs w:val="16"/>
        </w:rPr>
        <w:t>potabilização</w:t>
      </w:r>
      <w:proofErr w:type="spellEnd"/>
      <w:r w:rsidRPr="00D42B9C">
        <w:rPr>
          <w:sz w:val="16"/>
          <w:szCs w:val="16"/>
        </w:rPr>
        <w:t xml:space="preserve"> (água de lavagem de filtros, descargas ou lavagem dos </w:t>
      </w:r>
      <w:proofErr w:type="spellStart"/>
      <w:r w:rsidRPr="00D42B9C">
        <w:rPr>
          <w:sz w:val="16"/>
          <w:szCs w:val="16"/>
        </w:rPr>
        <w:t>decantadores</w:t>
      </w:r>
      <w:proofErr w:type="spellEnd"/>
      <w:r w:rsidRPr="00D42B9C">
        <w:rPr>
          <w:sz w:val="16"/>
          <w:szCs w:val="16"/>
        </w:rPr>
        <w:t xml:space="preserve"> e demais usos correlatos), ou seja, VLP é o volume de água potável efluente da unidade de produção; a somatória dos </w:t>
      </w:r>
      <w:proofErr w:type="spellStart"/>
      <w:r w:rsidRPr="00D42B9C">
        <w:rPr>
          <w:sz w:val="16"/>
          <w:szCs w:val="16"/>
        </w:rPr>
        <w:t>VLP's</w:t>
      </w:r>
      <w:proofErr w:type="spellEnd"/>
      <w:r w:rsidRPr="00D42B9C">
        <w:rPr>
          <w:sz w:val="16"/>
          <w:szCs w:val="16"/>
        </w:rPr>
        <w:t xml:space="preserve"> será o volume total efluente de todas as unidades de produção em operação no sistema de abastecimento de água;</w:t>
      </w:r>
    </w:p>
    <w:p w:rsidR="00FE2A41" w:rsidRPr="00D42B9C" w:rsidRDefault="00FE2A41" w:rsidP="00FE2A41">
      <w:pPr>
        <w:ind w:left="2268"/>
        <w:rPr>
          <w:sz w:val="16"/>
          <w:szCs w:val="16"/>
        </w:rPr>
      </w:pPr>
      <w:r w:rsidRPr="00D42B9C">
        <w:rPr>
          <w:sz w:val="16"/>
          <w:szCs w:val="16"/>
        </w:rPr>
        <w:t xml:space="preserve">A14 = volume de água fornecido, em metros cúbicos, resultante da leitura dos </w:t>
      </w:r>
      <w:proofErr w:type="spellStart"/>
      <w:r w:rsidRPr="00D42B9C">
        <w:rPr>
          <w:sz w:val="16"/>
          <w:szCs w:val="16"/>
        </w:rPr>
        <w:t>micromedidores</w:t>
      </w:r>
      <w:proofErr w:type="spellEnd"/>
      <w:r w:rsidRPr="00D42B9C">
        <w:rPr>
          <w:sz w:val="16"/>
          <w:szCs w:val="16"/>
        </w:rPr>
        <w:t xml:space="preserve"> e do volume estimado das ligações que não os possuam; o volume estimado consumido de uma ligação sem hidrômetro será a média do consumo das ligações com hidrômetro, de mesma categoria de uso.</w:t>
      </w:r>
    </w:p>
    <w:p w:rsidR="00FE2A41" w:rsidRPr="00D42B9C" w:rsidRDefault="00FE2A41" w:rsidP="00FE2A41">
      <w:pPr>
        <w:ind w:left="2268"/>
        <w:rPr>
          <w:sz w:val="16"/>
          <w:szCs w:val="16"/>
        </w:rPr>
      </w:pPr>
      <w:r w:rsidRPr="00D42B9C">
        <w:rPr>
          <w:sz w:val="16"/>
          <w:szCs w:val="16"/>
        </w:rPr>
        <w:t>Para efeito deste indicador o nível de perdas verificado no sistema de abastecimento será classificado conforme indicado no quadro a seguir:</w:t>
      </w:r>
    </w:p>
    <w:p w:rsidR="00FE2A41" w:rsidRPr="00D42B9C" w:rsidRDefault="00FE2A41" w:rsidP="00FE2A41">
      <w:pPr>
        <w:jc w:val="center"/>
        <w:rPr>
          <w:rFonts w:ascii="ArialMT" w:hAnsi="ArialMT" w:cs="ArialMT"/>
        </w:rPr>
      </w:pPr>
      <w:r w:rsidRPr="00D42B9C">
        <w:rPr>
          <w:noProof/>
        </w:rPr>
        <w:drawing>
          <wp:inline distT="0" distB="0" distL="0" distR="0" wp14:anchorId="69364498" wp14:editId="61F273ED">
            <wp:extent cx="3600000" cy="982800"/>
            <wp:effectExtent l="0" t="0" r="635"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00000" cy="982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Para efeito deste indicador, o sistema é considerado adequado se a média aritmética dos índices de perda mensais for inferior a 27% (vinte e sete por cento).</w:t>
      </w:r>
    </w:p>
    <w:p w:rsidR="00FE2A41" w:rsidRPr="00D42B9C" w:rsidRDefault="00FE2A41" w:rsidP="00B37A3B">
      <w:pPr>
        <w:pStyle w:val="Ttulo5"/>
        <w:rPr>
          <w:color w:val="auto"/>
        </w:rPr>
      </w:pPr>
      <w:bookmarkStart w:id="5740" w:name="_Toc361861426"/>
      <w:r w:rsidRPr="00D42B9C">
        <w:rPr>
          <w:color w:val="auto"/>
        </w:rPr>
        <w:t>Cobertura do sistema de esgotamento sanitário (CBE);</w:t>
      </w:r>
      <w:bookmarkEnd w:id="5740"/>
    </w:p>
    <w:p w:rsidR="00FE2A41" w:rsidRPr="00D42B9C" w:rsidRDefault="00FE2A41" w:rsidP="00FE2A41">
      <w:pPr>
        <w:autoSpaceDE w:val="0"/>
        <w:autoSpaceDN w:val="0"/>
        <w:adjustRightInd w:val="0"/>
        <w:rPr>
          <w:rFonts w:ascii="ArialMT" w:hAnsi="ArialMT" w:cs="ArialMT"/>
        </w:rPr>
      </w:pPr>
      <w:r w:rsidRPr="00D42B9C">
        <w:t xml:space="preserve">No </w:t>
      </w:r>
      <w:sdt>
        <w:sdtPr>
          <w:id w:val="100619765"/>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item </w:t>
      </w:r>
      <w:sdt>
        <w:sdtPr>
          <w:id w:val="2009099460"/>
          <w:citation/>
        </w:sdtPr>
        <w:sdtContent>
          <w:r w:rsidRPr="00D42B9C">
            <w:fldChar w:fldCharType="begin"/>
          </w:r>
          <w:r w:rsidRPr="00D42B9C">
            <w:instrText xml:space="preserve">CITATION USC1015 \p 111 \n  \y  \l 1046 </w:instrText>
          </w:r>
          <w:r w:rsidRPr="00D42B9C">
            <w:fldChar w:fldCharType="separate"/>
          </w:r>
          <w:r w:rsidRPr="00D42B9C">
            <w:rPr>
              <w:noProof/>
            </w:rPr>
            <w:t>(VII.3.1 Cobertura do sistema de esgotamento sanitário, p. 111)</w:t>
          </w:r>
          <w:r w:rsidRPr="00D42B9C">
            <w:fldChar w:fldCharType="end"/>
          </w:r>
        </w:sdtContent>
      </w:sdt>
      <w:r w:rsidRPr="00D42B9C">
        <w:t xml:space="preserve"> descreve o método para obtenção do indicador.</w:t>
      </w:r>
    </w:p>
    <w:p w:rsidR="00FE2A41" w:rsidRPr="00D42B9C" w:rsidRDefault="00FE2A41" w:rsidP="00FE2A41">
      <w:pPr>
        <w:ind w:left="2268"/>
        <w:rPr>
          <w:sz w:val="16"/>
          <w:szCs w:val="16"/>
        </w:rPr>
      </w:pPr>
      <w:r w:rsidRPr="00D42B9C">
        <w:rPr>
          <w:sz w:val="16"/>
          <w:szCs w:val="16"/>
        </w:rPr>
        <w:lastRenderedPageBreak/>
        <w:t>Do mesmo modo que no caso do sistema de abastecimento de água, a cobertura da área de prestação por rede coletora de esgotos é um indicador que busca o atendimento dos requisitos de Generalidade, atribuídos pela lei aos serviços considerados adequados.</w:t>
      </w:r>
    </w:p>
    <w:p w:rsidR="00FE2A41" w:rsidRPr="00D42B9C" w:rsidRDefault="00FE2A41" w:rsidP="00FE2A41">
      <w:pPr>
        <w:ind w:left="2268"/>
        <w:rPr>
          <w:sz w:val="16"/>
          <w:szCs w:val="16"/>
        </w:rPr>
      </w:pPr>
      <w:r w:rsidRPr="00D42B9C">
        <w:rPr>
          <w:sz w:val="16"/>
          <w:szCs w:val="16"/>
        </w:rPr>
        <w:t>A cobertura pela rede coletora de esgotos será calculada pela seguinte expressão:</w:t>
      </w:r>
    </w:p>
    <w:p w:rsidR="00FE2A41" w:rsidRPr="00D42B9C" w:rsidRDefault="00FE2A41" w:rsidP="00FE2A41">
      <w:pPr>
        <w:ind w:left="2268"/>
        <w:rPr>
          <w:sz w:val="16"/>
          <w:szCs w:val="16"/>
        </w:rPr>
      </w:pPr>
      <w:r w:rsidRPr="00D42B9C">
        <w:rPr>
          <w:sz w:val="16"/>
          <w:szCs w:val="16"/>
        </w:rPr>
        <w:t>CBE = (NIL x 100) / NTE</w:t>
      </w:r>
    </w:p>
    <w:p w:rsidR="00FE2A41" w:rsidRPr="00D42B9C" w:rsidRDefault="00FE2A41" w:rsidP="00FE2A41">
      <w:pPr>
        <w:ind w:left="2268"/>
        <w:rPr>
          <w:sz w:val="16"/>
          <w:szCs w:val="16"/>
        </w:rPr>
      </w:pPr>
      <w:r w:rsidRPr="00D42B9C">
        <w:rPr>
          <w:sz w:val="16"/>
          <w:szCs w:val="16"/>
        </w:rPr>
        <w:t>Onde:</w:t>
      </w:r>
    </w:p>
    <w:p w:rsidR="00FE2A41" w:rsidRPr="00D42B9C" w:rsidRDefault="00FE2A41" w:rsidP="00FE2A41">
      <w:pPr>
        <w:ind w:left="2268"/>
        <w:rPr>
          <w:sz w:val="16"/>
          <w:szCs w:val="16"/>
        </w:rPr>
      </w:pPr>
      <w:r w:rsidRPr="00D42B9C">
        <w:rPr>
          <w:sz w:val="16"/>
          <w:szCs w:val="16"/>
        </w:rPr>
        <w:t>CBE = cobertura pela rede coletora de esgotos, em percentagem;</w:t>
      </w:r>
    </w:p>
    <w:p w:rsidR="00FE2A41" w:rsidRPr="00D42B9C" w:rsidRDefault="00FE2A41" w:rsidP="00FE2A41">
      <w:pPr>
        <w:ind w:left="2268"/>
        <w:rPr>
          <w:sz w:val="16"/>
          <w:szCs w:val="16"/>
        </w:rPr>
      </w:pPr>
      <w:r w:rsidRPr="00D42B9C">
        <w:rPr>
          <w:sz w:val="16"/>
          <w:szCs w:val="16"/>
        </w:rPr>
        <w:t>NIL = número de imóveis ligados à rede coletora de esgotos;</w:t>
      </w:r>
    </w:p>
    <w:p w:rsidR="00FE2A41" w:rsidRPr="00D42B9C" w:rsidRDefault="00FE2A41" w:rsidP="00FE2A41">
      <w:pPr>
        <w:ind w:left="2268"/>
        <w:rPr>
          <w:sz w:val="16"/>
          <w:szCs w:val="16"/>
        </w:rPr>
      </w:pPr>
      <w:r w:rsidRPr="00D42B9C">
        <w:rPr>
          <w:sz w:val="16"/>
          <w:szCs w:val="16"/>
        </w:rPr>
        <w:t>NTE = número total de imóveis edificados na área de prestação.</w:t>
      </w:r>
    </w:p>
    <w:p w:rsidR="00FE2A41" w:rsidRPr="00D42B9C" w:rsidRDefault="00FE2A41" w:rsidP="00FE2A41">
      <w:pPr>
        <w:ind w:left="2268"/>
        <w:rPr>
          <w:sz w:val="16"/>
          <w:szCs w:val="16"/>
        </w:rPr>
      </w:pPr>
      <w:r w:rsidRPr="00D42B9C">
        <w:rPr>
          <w:sz w:val="16"/>
          <w:szCs w:val="16"/>
        </w:rPr>
        <w:t>Na determinação do número total de imóveis ligados à rede coletora de esgotos (NIL) não serão considerados os imóveis ligados a redes que não estejam conectadas a coletores tronco, interceptores ou outras tubulações que conduzam os esgotos a uma instalação adequada de tratamento.</w:t>
      </w:r>
    </w:p>
    <w:p w:rsidR="00FE2A41" w:rsidRPr="00D42B9C" w:rsidRDefault="00FE2A41" w:rsidP="00FE2A41">
      <w:pPr>
        <w:ind w:left="2268"/>
        <w:rPr>
          <w:sz w:val="16"/>
          <w:szCs w:val="16"/>
        </w:rPr>
      </w:pPr>
      <w:r w:rsidRPr="00D42B9C">
        <w:rPr>
          <w:sz w:val="16"/>
          <w:szCs w:val="16"/>
        </w:rPr>
        <w:t>Na determinação do número total de imóveis edificados (NTE) não serão considerados os imóveis não ligados à rede coletora localizados em loteamentos cujos empreendedores estiverem inadimplentes com suas obrigações perante a legislação vigente, perante a Prefeitura Municipal e demais poderes constituídos, e perante a autarquia. Não serão considerados ainda os imóveis cujos proprietários se recusem formalmente a ligar seus imóveis ao sistema público.</w:t>
      </w:r>
    </w:p>
    <w:p w:rsidR="00FE2A41" w:rsidRPr="00D42B9C" w:rsidRDefault="00FE2A41" w:rsidP="00FE2A41">
      <w:pPr>
        <w:ind w:left="2268"/>
        <w:rPr>
          <w:sz w:val="16"/>
          <w:szCs w:val="16"/>
        </w:rPr>
      </w:pPr>
      <w:r w:rsidRPr="00D42B9C">
        <w:rPr>
          <w:sz w:val="16"/>
          <w:szCs w:val="16"/>
        </w:rPr>
        <w:t>O nível de cobertura do sistema de esgotos sanitários será classificado conforme tabela a seguir:</w:t>
      </w:r>
    </w:p>
    <w:p w:rsidR="00FE2A41" w:rsidRPr="00D42B9C" w:rsidRDefault="00FE2A41" w:rsidP="00FE2A41">
      <w:pPr>
        <w:ind w:left="2268"/>
        <w:jc w:val="center"/>
        <w:rPr>
          <w:sz w:val="16"/>
          <w:szCs w:val="16"/>
        </w:rPr>
      </w:pPr>
      <w:r w:rsidRPr="00D42B9C">
        <w:rPr>
          <w:noProof/>
        </w:rPr>
        <w:drawing>
          <wp:inline distT="0" distB="0" distL="0" distR="0" wp14:anchorId="657437B1" wp14:editId="3689718B">
            <wp:extent cx="3600000" cy="784800"/>
            <wp:effectExtent l="0" t="0" r="63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00000" cy="784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Portanto, é considerado adequado o sistema de esgotos sanitários que apresentar cobertura igual ou superior a 90%.</w:t>
      </w:r>
    </w:p>
    <w:p w:rsidR="00FE2A41" w:rsidRPr="00D42B9C" w:rsidRDefault="00FE2A41" w:rsidP="00B37A3B">
      <w:pPr>
        <w:pStyle w:val="Ttulo5"/>
        <w:rPr>
          <w:color w:val="auto"/>
        </w:rPr>
      </w:pPr>
      <w:bookmarkStart w:id="5741" w:name="_Toc361861427"/>
      <w:r w:rsidRPr="00D42B9C">
        <w:rPr>
          <w:color w:val="auto"/>
        </w:rPr>
        <w:t>Eficiência do sistema de esgotamento sanitário</w:t>
      </w:r>
      <w:bookmarkEnd w:id="5741"/>
    </w:p>
    <w:p w:rsidR="00FE2A41" w:rsidRPr="00D42B9C" w:rsidRDefault="00FE2A41" w:rsidP="00FE2A41">
      <w:pPr>
        <w:autoSpaceDE w:val="0"/>
        <w:autoSpaceDN w:val="0"/>
        <w:adjustRightInd w:val="0"/>
        <w:rPr>
          <w:rFonts w:ascii="ArialMT" w:hAnsi="ArialMT" w:cs="ArialMT"/>
        </w:rPr>
      </w:pPr>
      <w:r w:rsidRPr="00D42B9C">
        <w:t xml:space="preserve">No </w:t>
      </w:r>
      <w:sdt>
        <w:sdtPr>
          <w:id w:val="-392350443"/>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item </w:t>
      </w:r>
      <w:sdt>
        <w:sdtPr>
          <w:id w:val="1423682095"/>
          <w:citation/>
        </w:sdtPr>
        <w:sdtContent>
          <w:r w:rsidRPr="00D42B9C">
            <w:fldChar w:fldCharType="begin"/>
          </w:r>
          <w:r w:rsidRPr="00D42B9C">
            <w:instrText xml:space="preserve">CITATION USC1016 \p 112 \n  \y  \l 1046 </w:instrText>
          </w:r>
          <w:r w:rsidRPr="00D42B9C">
            <w:fldChar w:fldCharType="separate"/>
          </w:r>
          <w:r w:rsidRPr="00D42B9C">
            <w:rPr>
              <w:noProof/>
            </w:rPr>
            <w:t>(VII.3.2 Eficiência do sistema de esgotamento sanitário, p. 112)</w:t>
          </w:r>
          <w:r w:rsidRPr="00D42B9C">
            <w:fldChar w:fldCharType="end"/>
          </w:r>
        </w:sdtContent>
      </w:sdt>
      <w:r w:rsidRPr="00D42B9C">
        <w:t xml:space="preserve"> descreve o método para obtenção do indicador.</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 xml:space="preserve">A eficiência do sistema de coleta de esgotos sanitários será medida pelo número de desobstruções de redes coletoras e ramais prediais que efetivamente forem realizadas por solicitação dos usuários. </w:t>
      </w:r>
      <w:r w:rsidRPr="00D42B9C">
        <w:rPr>
          <w:sz w:val="16"/>
          <w:szCs w:val="16"/>
        </w:rPr>
        <w:t>A autarquia</w:t>
      </w:r>
      <w:r w:rsidRPr="00D42B9C">
        <w:rPr>
          <w:rFonts w:ascii="ArialMT" w:hAnsi="ArialMT" w:cs="ArialMT"/>
          <w:sz w:val="16"/>
          <w:szCs w:val="16"/>
        </w:rPr>
        <w:t xml:space="preserve"> deverá manter registros adequados tanto das solicitações como dos serviços realizados.</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As causas da elevação do número de obstruções podem ter origem na operação inadequada da rede coletora, ou na utilização inadequada das instalações sanitárias pelos usuários. Entretanto, qualquer que seja a causa das obstruções, a responsabilidade pela redução dos índices será d</w:t>
      </w:r>
      <w:r w:rsidRPr="00D42B9C">
        <w:rPr>
          <w:sz w:val="16"/>
          <w:szCs w:val="16"/>
        </w:rPr>
        <w:t>a autarquia</w:t>
      </w:r>
      <w:r w:rsidRPr="00D42B9C">
        <w:rPr>
          <w:rFonts w:ascii="ArialMT" w:hAnsi="ArialMT" w:cs="ArialMT"/>
          <w:sz w:val="16"/>
          <w:szCs w:val="16"/>
        </w:rPr>
        <w:t>, seja pela melhoria dos serviços de operação e manutenção da rede coletora, ou através de mecanismos de correção e campanhas educativas por ele promovidos de modo a conscientizar os usuários do correto uso das instalações sanitárias de seus imóveis.</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O índice de obstrução de ramais domiciliares (IORD) deverá ser apurado mensalmente e consistirá na relação entre a quantidade de desobstruções de ramais realizadas no período por solicitação dos usuários e o número de imóveis ligados à rede, no primeiro dia do mês, multiplicada por 10.000 (dez mil).</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O índice de obstrução de redes coletoras (IORC) será apurado mensalmente e consistirá na relação entre a quantidade de desobstruções de redes coletoras realizadas por solicitação dos usuários e a extensão da mesma em quilômetros, no primeiro dia do mês, multiplicada por 1.000 (mil).</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 xml:space="preserve">Enquanto existirem imóveis lançando águas pluviais na rede coletora de esgotos sanitários, e enquanto </w:t>
      </w:r>
      <w:r w:rsidRPr="00D42B9C">
        <w:rPr>
          <w:sz w:val="16"/>
          <w:szCs w:val="16"/>
        </w:rPr>
        <w:t>a autarquia</w:t>
      </w:r>
      <w:r w:rsidRPr="00D42B9C">
        <w:rPr>
          <w:rFonts w:ascii="ArialMT" w:hAnsi="ArialMT" w:cs="ArialMT"/>
          <w:sz w:val="16"/>
          <w:szCs w:val="16"/>
        </w:rPr>
        <w:t xml:space="preserve"> não tiver efetivo poder de controle sobre tais casos, não serão considerados, para efeito de cálculo dos índices IORD e IORC, os casos de obstrução e extravasamento ocorridos durante e após 6 (seis) horas da ocorrência de chuvas.</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O serviço de coleta dos esgotos sanitários é considerado eficiente e, portanto adequado, se:</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 A média anual dos IORD, calculados mensalmente, for inferior a 20 (vinte), podendo este valor ser ultrapassado desde que não ocorra em 2 (dois) meses consecutivos nem em mais de 4 (quatro) meses em um ano;</w:t>
      </w:r>
    </w:p>
    <w:p w:rsidR="00FE2A41" w:rsidRPr="00D42B9C" w:rsidRDefault="00FE2A41" w:rsidP="00FE2A41">
      <w:pPr>
        <w:autoSpaceDE w:val="0"/>
        <w:autoSpaceDN w:val="0"/>
        <w:adjustRightInd w:val="0"/>
        <w:ind w:left="2268"/>
        <w:rPr>
          <w:rFonts w:ascii="ArialMT" w:hAnsi="ArialMT" w:cs="ArialMT"/>
          <w:sz w:val="16"/>
          <w:szCs w:val="16"/>
        </w:rPr>
      </w:pPr>
      <w:r w:rsidRPr="00D42B9C">
        <w:rPr>
          <w:rFonts w:ascii="ArialMT" w:hAnsi="ArialMT" w:cs="ArialMT"/>
          <w:sz w:val="16"/>
          <w:szCs w:val="16"/>
        </w:rPr>
        <w:t>- A média anual dos IORC, calculados mensalmente, deverá ser inferior a 200 (duzentos), podendo ser ultrapassado desde que não ocorra em 2 (dois) meses consecutivos nem em mais de 4 (quatro) meses por ano.</w:t>
      </w:r>
    </w:p>
    <w:p w:rsidR="00FE2A41" w:rsidRPr="00D42B9C" w:rsidRDefault="00FE2A41" w:rsidP="00B37A3B">
      <w:pPr>
        <w:pStyle w:val="Ttulo5"/>
        <w:rPr>
          <w:color w:val="auto"/>
        </w:rPr>
      </w:pPr>
      <w:bookmarkStart w:id="5742" w:name="_Toc361861428"/>
      <w:r w:rsidRPr="00D42B9C">
        <w:rPr>
          <w:color w:val="auto"/>
        </w:rPr>
        <w:lastRenderedPageBreak/>
        <w:t>Eficiência da prestação de serviços e atendimento ao usuário (IESAP).</w:t>
      </w:r>
      <w:bookmarkEnd w:id="5742"/>
    </w:p>
    <w:p w:rsidR="00FE2A41" w:rsidRPr="00D42B9C" w:rsidRDefault="00FE2A41" w:rsidP="00FE2A41">
      <w:pPr>
        <w:autoSpaceDE w:val="0"/>
        <w:autoSpaceDN w:val="0"/>
        <w:adjustRightInd w:val="0"/>
      </w:pPr>
      <w:r w:rsidRPr="00D42B9C">
        <w:t xml:space="preserve">No </w:t>
      </w:r>
      <w:sdt>
        <w:sdtPr>
          <w:id w:val="-38510163"/>
          <w:citation/>
        </w:sdtPr>
        <w:sdtContent>
          <w:r w:rsidRPr="00D42B9C">
            <w:fldChar w:fldCharType="begin"/>
          </w:r>
          <w:r w:rsidRPr="00D42B9C">
            <w:instrText xml:space="preserve">CITATION SCS10 \n  \l 1046 </w:instrText>
          </w:r>
          <w:r w:rsidRPr="00D42B9C">
            <w:fldChar w:fldCharType="separate"/>
          </w:r>
          <w:r w:rsidRPr="00D42B9C">
            <w:rPr>
              <w:noProof/>
            </w:rPr>
            <w:t>(PMSB, 2010)</w:t>
          </w:r>
          <w:r w:rsidRPr="00D42B9C">
            <w:fldChar w:fldCharType="end"/>
          </w:r>
        </w:sdtContent>
      </w:sdt>
      <w:r w:rsidRPr="00D42B9C">
        <w:t xml:space="preserve"> especificamente no seu item </w:t>
      </w:r>
      <w:sdt>
        <w:sdtPr>
          <w:id w:val="120355520"/>
          <w:citation/>
        </w:sdtPr>
        <w:sdtContent>
          <w:r w:rsidRPr="00D42B9C">
            <w:fldChar w:fldCharType="begin"/>
          </w:r>
          <w:r w:rsidRPr="00D42B9C">
            <w:instrText xml:space="preserve">CITATION USC1011 \p 114 \n  \y  \l 1046 </w:instrText>
          </w:r>
          <w:r w:rsidRPr="00D42B9C">
            <w:fldChar w:fldCharType="separate"/>
          </w:r>
          <w:r w:rsidRPr="00D42B9C">
            <w:rPr>
              <w:noProof/>
            </w:rPr>
            <w:t>(VII.4 Indicadores gerenciais, p. 114)</w:t>
          </w:r>
          <w:r w:rsidRPr="00D42B9C">
            <w:fldChar w:fldCharType="end"/>
          </w:r>
        </w:sdtContent>
      </w:sdt>
      <w:r w:rsidRPr="00D42B9C">
        <w:t xml:space="preserve"> descreve o método para obtenção do indicador.</w:t>
      </w:r>
    </w:p>
    <w:p w:rsidR="00FE2A41" w:rsidRPr="00D42B9C" w:rsidRDefault="00FE2A41" w:rsidP="00FE2A41">
      <w:pPr>
        <w:ind w:left="2268"/>
        <w:rPr>
          <w:sz w:val="16"/>
          <w:szCs w:val="16"/>
        </w:rPr>
      </w:pPr>
      <w:r w:rsidRPr="00D42B9C">
        <w:rPr>
          <w:sz w:val="16"/>
          <w:szCs w:val="16"/>
        </w:rPr>
        <w:t>A eficiência no atendimento ao público e na prestação dos serviços pela autarquia deverá ser avaliada através do Índice de Eficiência na Prestação dos Serviços e no Atendimento ao Público - IESAP.</w:t>
      </w:r>
    </w:p>
    <w:p w:rsidR="00FE2A41" w:rsidRPr="00D42B9C" w:rsidRDefault="00FE2A41" w:rsidP="00FE2A41">
      <w:pPr>
        <w:ind w:left="2268"/>
        <w:rPr>
          <w:sz w:val="16"/>
          <w:szCs w:val="16"/>
        </w:rPr>
      </w:pPr>
      <w:r w:rsidRPr="00D42B9C">
        <w:rPr>
          <w:sz w:val="16"/>
          <w:szCs w:val="16"/>
        </w:rPr>
        <w:t xml:space="preserve">O IESAP deverá ser calculado com base na avaliação de diversos fatores indicativos </w:t>
      </w:r>
      <w:proofErr w:type="gramStart"/>
      <w:r w:rsidRPr="00D42B9C">
        <w:rPr>
          <w:sz w:val="16"/>
          <w:szCs w:val="16"/>
        </w:rPr>
        <w:t>da desempenho</w:t>
      </w:r>
      <w:proofErr w:type="gramEnd"/>
      <w:r w:rsidRPr="00D42B9C">
        <w:rPr>
          <w:sz w:val="16"/>
          <w:szCs w:val="16"/>
        </w:rPr>
        <w:t xml:space="preserve"> da autarquia, quanto à adequação de seu atendimento às solicitações e necessidades de seus usuários.</w:t>
      </w:r>
    </w:p>
    <w:p w:rsidR="00FE2A41" w:rsidRPr="00D42B9C" w:rsidRDefault="00FE2A41" w:rsidP="00FE2A41">
      <w:pPr>
        <w:ind w:left="2268"/>
        <w:rPr>
          <w:sz w:val="16"/>
          <w:szCs w:val="16"/>
        </w:rPr>
      </w:pPr>
      <w:r w:rsidRPr="00D42B9C">
        <w:rPr>
          <w:sz w:val="16"/>
          <w:szCs w:val="16"/>
        </w:rPr>
        <w:t>Para cada um dos fatores de avaliação da adequação dos serviços será atribuído um valor, de forma a compor-se o indicador para a verificação.</w:t>
      </w:r>
    </w:p>
    <w:p w:rsidR="00FE2A41" w:rsidRPr="00D42B9C" w:rsidRDefault="00FE2A41" w:rsidP="00FE2A41">
      <w:pPr>
        <w:ind w:left="2268"/>
        <w:rPr>
          <w:sz w:val="16"/>
          <w:szCs w:val="16"/>
        </w:rPr>
      </w:pPr>
      <w:r w:rsidRPr="00D42B9C">
        <w:rPr>
          <w:sz w:val="16"/>
          <w:szCs w:val="16"/>
        </w:rPr>
        <w:t>Para a obtenção das informações necessárias à determinação dos indicadores, o Ente Regulador deverá fixar os requisitos mínimos do sistema de informações a ser implementado pela autarquia. O sistema de registro deverá ser organizado adequadamente e conter todos os elementos necessários que possibilitem a conferência pelo Ente Regulador.</w:t>
      </w:r>
    </w:p>
    <w:p w:rsidR="00FE2A41" w:rsidRPr="00D42B9C" w:rsidRDefault="00FE2A41" w:rsidP="00FE2A41">
      <w:pPr>
        <w:ind w:left="2268"/>
        <w:rPr>
          <w:sz w:val="16"/>
          <w:szCs w:val="16"/>
        </w:rPr>
      </w:pPr>
      <w:r w:rsidRPr="00D42B9C">
        <w:rPr>
          <w:sz w:val="16"/>
          <w:szCs w:val="16"/>
        </w:rPr>
        <w:t>Os fatores que deverão ser considerados na apuração do IESAP, mensalmente, são:</w:t>
      </w:r>
    </w:p>
    <w:p w:rsidR="00FE2A41" w:rsidRPr="00D42B9C" w:rsidRDefault="00FE2A41" w:rsidP="00FE2A41">
      <w:pPr>
        <w:ind w:left="2268"/>
        <w:rPr>
          <w:sz w:val="16"/>
          <w:szCs w:val="16"/>
        </w:rPr>
      </w:pPr>
      <w:r w:rsidRPr="00D42B9C">
        <w:rPr>
          <w:sz w:val="16"/>
          <w:szCs w:val="16"/>
        </w:rPr>
        <w:t>a) Fator 1 - Prazo de atendimento dos serviços de maior frequência Será medido o período de tempo decorrido entre a solicitação do serviço pelo usuário e a data efetiva de conclusão.</w:t>
      </w:r>
    </w:p>
    <w:p w:rsidR="00FE2A41" w:rsidRPr="00D42B9C" w:rsidRDefault="00FE2A41" w:rsidP="00FE2A41">
      <w:pPr>
        <w:ind w:left="2268"/>
        <w:rPr>
          <w:sz w:val="16"/>
          <w:szCs w:val="16"/>
        </w:rPr>
      </w:pPr>
      <w:r w:rsidRPr="00D42B9C">
        <w:rPr>
          <w:sz w:val="16"/>
          <w:szCs w:val="16"/>
        </w:rPr>
        <w:t>O Quadro Padrão dos prazos de atendimento dos serviços é a apresentada em sequência.</w:t>
      </w:r>
    </w:p>
    <w:p w:rsidR="00FE2A41" w:rsidRPr="00D42B9C" w:rsidRDefault="00FE2A41" w:rsidP="00FE2A41">
      <w:pPr>
        <w:ind w:left="2268"/>
        <w:rPr>
          <w:sz w:val="16"/>
          <w:szCs w:val="16"/>
        </w:rPr>
      </w:pPr>
      <w:r w:rsidRPr="00D42B9C">
        <w:rPr>
          <w:sz w:val="16"/>
          <w:szCs w:val="16"/>
        </w:rPr>
        <w:t>O índice de eficiência dos prazos de atendimento será determinado como segue:</w:t>
      </w:r>
    </w:p>
    <w:p w:rsidR="00FE2A41" w:rsidRPr="00D42B9C" w:rsidRDefault="00FE2A41" w:rsidP="00FE2A41">
      <w:pPr>
        <w:ind w:left="2268"/>
        <w:rPr>
          <w:sz w:val="16"/>
          <w:szCs w:val="16"/>
        </w:rPr>
      </w:pPr>
      <w:r w:rsidRPr="00D42B9C">
        <w:rPr>
          <w:sz w:val="16"/>
          <w:szCs w:val="16"/>
        </w:rPr>
        <w:t xml:space="preserve">I1 = </w:t>
      </w:r>
      <w:r w:rsidRPr="00D42B9C">
        <w:rPr>
          <w:sz w:val="16"/>
          <w:szCs w:val="16"/>
          <w:u w:val="single"/>
        </w:rPr>
        <w:t>Quantidade de serviços realizados no prazo estabelecido x 100</w:t>
      </w:r>
    </w:p>
    <w:p w:rsidR="00FE2A41" w:rsidRPr="00D42B9C" w:rsidRDefault="00FE2A41" w:rsidP="00FE2A41">
      <w:pPr>
        <w:ind w:left="2268"/>
        <w:rPr>
          <w:sz w:val="16"/>
          <w:szCs w:val="16"/>
        </w:rPr>
      </w:pPr>
      <w:r w:rsidRPr="00D42B9C">
        <w:rPr>
          <w:sz w:val="16"/>
          <w:szCs w:val="16"/>
        </w:rPr>
        <w:t xml:space="preserve">                         Quantidade total de serviços realizados</w:t>
      </w:r>
    </w:p>
    <w:p w:rsidR="00FE2A41" w:rsidRPr="00D42B9C" w:rsidRDefault="00FE2A41" w:rsidP="00FE2A41">
      <w:pPr>
        <w:jc w:val="center"/>
      </w:pPr>
      <w:r w:rsidRPr="00D42B9C">
        <w:rPr>
          <w:noProof/>
        </w:rPr>
        <w:drawing>
          <wp:inline distT="0" distB="0" distL="0" distR="0" wp14:anchorId="71DF4D51" wp14:editId="1EA6234D">
            <wp:extent cx="3600000" cy="1580400"/>
            <wp:effectExtent l="0" t="0" r="635" b="127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00000" cy="15804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O valor a ser atribuído ao fator 1 obedecerá à tabela abaixo:</w:t>
      </w:r>
    </w:p>
    <w:p w:rsidR="00FE2A41" w:rsidRPr="00D42B9C" w:rsidRDefault="00FE2A41" w:rsidP="00FE2A41">
      <w:pPr>
        <w:jc w:val="center"/>
      </w:pPr>
      <w:r w:rsidRPr="00D42B9C">
        <w:rPr>
          <w:noProof/>
        </w:rPr>
        <w:drawing>
          <wp:inline distT="0" distB="0" distL="0" distR="0" wp14:anchorId="460154FB" wp14:editId="3C25F4BB">
            <wp:extent cx="3600000" cy="788400"/>
            <wp:effectExtent l="0" t="0" r="635" b="0"/>
            <wp:docPr id="1"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600000" cy="7884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b) Fator 2 – Eficiência da Programação dos Serviços</w:t>
      </w:r>
    </w:p>
    <w:p w:rsidR="00FE2A41" w:rsidRPr="00D42B9C" w:rsidRDefault="00FE2A41" w:rsidP="00FE2A41">
      <w:pPr>
        <w:ind w:left="2268"/>
        <w:rPr>
          <w:sz w:val="16"/>
          <w:szCs w:val="16"/>
        </w:rPr>
      </w:pPr>
      <w:r w:rsidRPr="00D42B9C">
        <w:rPr>
          <w:sz w:val="16"/>
          <w:szCs w:val="16"/>
        </w:rPr>
        <w:t>Definirá o índice de acerto da autarquia quanto à data prometida para a execução do serviço.</w:t>
      </w:r>
    </w:p>
    <w:p w:rsidR="00FE2A41" w:rsidRPr="00D42B9C" w:rsidRDefault="00FE2A41" w:rsidP="00FE2A41">
      <w:pPr>
        <w:ind w:left="2268"/>
        <w:rPr>
          <w:sz w:val="16"/>
          <w:szCs w:val="16"/>
        </w:rPr>
      </w:pPr>
      <w:r w:rsidRPr="00D42B9C">
        <w:rPr>
          <w:sz w:val="16"/>
          <w:szCs w:val="16"/>
        </w:rPr>
        <w:t>A autarquia deverá informar ao solicitante a data provável da execução do serviço quando de sua solicitação, obedecendo, no máximo, os limites estabelecidos na tabela de prazos de atendimento anteriormente definida.</w:t>
      </w:r>
    </w:p>
    <w:p w:rsidR="00FE2A41" w:rsidRPr="00D42B9C" w:rsidRDefault="00FE2A41" w:rsidP="00FE2A41">
      <w:pPr>
        <w:ind w:left="2268"/>
        <w:rPr>
          <w:sz w:val="16"/>
          <w:szCs w:val="16"/>
        </w:rPr>
      </w:pPr>
      <w:r w:rsidRPr="00D42B9C">
        <w:rPr>
          <w:sz w:val="16"/>
          <w:szCs w:val="16"/>
        </w:rPr>
        <w:t>O índice de acerto da programação dos serviços será medido pela relação percentual entre as quantidades totais de serviços executados na data prometida, e a quantidade total de serviços solicitados, conforme fórmula a seguir:</w:t>
      </w:r>
    </w:p>
    <w:p w:rsidR="00FE2A41" w:rsidRPr="00D42B9C" w:rsidRDefault="00FE2A41" w:rsidP="00FE2A41">
      <w:pPr>
        <w:ind w:left="2268"/>
        <w:rPr>
          <w:sz w:val="16"/>
          <w:szCs w:val="16"/>
        </w:rPr>
      </w:pPr>
      <w:r w:rsidRPr="00D42B9C">
        <w:rPr>
          <w:sz w:val="16"/>
          <w:szCs w:val="16"/>
        </w:rPr>
        <w:t xml:space="preserve">I2 = </w:t>
      </w:r>
      <w:r w:rsidRPr="00D42B9C">
        <w:rPr>
          <w:sz w:val="16"/>
          <w:szCs w:val="16"/>
          <w:u w:val="single"/>
        </w:rPr>
        <w:t>Quantidade de serviços realizados no prazo estabelecido x 100</w:t>
      </w:r>
    </w:p>
    <w:p w:rsidR="00FE2A41" w:rsidRPr="00D42B9C" w:rsidRDefault="00FE2A41" w:rsidP="00FE2A41">
      <w:pPr>
        <w:ind w:left="2268"/>
        <w:rPr>
          <w:sz w:val="16"/>
          <w:szCs w:val="16"/>
        </w:rPr>
      </w:pPr>
      <w:r w:rsidRPr="00D42B9C">
        <w:rPr>
          <w:sz w:val="16"/>
          <w:szCs w:val="16"/>
        </w:rPr>
        <w:t xml:space="preserve">                       Quantidade total de serviços realizados</w:t>
      </w:r>
    </w:p>
    <w:p w:rsidR="00FE2A41" w:rsidRPr="00D42B9C" w:rsidRDefault="00FE2A41" w:rsidP="00FE2A41">
      <w:pPr>
        <w:ind w:left="2268"/>
        <w:rPr>
          <w:sz w:val="16"/>
          <w:szCs w:val="16"/>
        </w:rPr>
      </w:pPr>
      <w:r w:rsidRPr="00D42B9C">
        <w:rPr>
          <w:sz w:val="16"/>
          <w:szCs w:val="16"/>
        </w:rPr>
        <w:t>O valor a ser atribuído ao fator 2 obedecerá à tabela que se segue:</w:t>
      </w:r>
    </w:p>
    <w:p w:rsidR="00FE2A41" w:rsidRPr="00D42B9C" w:rsidRDefault="00FE2A41" w:rsidP="00FE2A41">
      <w:pPr>
        <w:jc w:val="center"/>
      </w:pPr>
      <w:r w:rsidRPr="00D42B9C">
        <w:rPr>
          <w:noProof/>
        </w:rPr>
        <w:drawing>
          <wp:inline distT="0" distB="0" distL="0" distR="0" wp14:anchorId="42909898" wp14:editId="403ACCFF">
            <wp:extent cx="3600000" cy="784800"/>
            <wp:effectExtent l="0" t="0" r="635" b="0"/>
            <wp:docPr id="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00000" cy="784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 xml:space="preserve">No caso de reprogramação de datas prometidas deverá ser buscado um novo contato com o usuário, informando-o da nova data prevista. Serviços </w:t>
      </w:r>
      <w:r w:rsidRPr="00D42B9C">
        <w:rPr>
          <w:sz w:val="16"/>
          <w:szCs w:val="16"/>
        </w:rPr>
        <w:lastRenderedPageBreak/>
        <w:t>reprogramados serão considerados como erros de programação para efeito de apuração do fator.</w:t>
      </w:r>
    </w:p>
    <w:p w:rsidR="00FE2A41" w:rsidRPr="00D42B9C" w:rsidRDefault="00FE2A41" w:rsidP="00FE2A41">
      <w:pPr>
        <w:ind w:left="2268"/>
        <w:rPr>
          <w:sz w:val="16"/>
          <w:szCs w:val="16"/>
        </w:rPr>
      </w:pPr>
      <w:r w:rsidRPr="00D42B9C">
        <w:rPr>
          <w:sz w:val="16"/>
          <w:szCs w:val="16"/>
        </w:rPr>
        <w:t>c) Fator 3 - Disponibilidade de estruturas de atendimento ao público As estruturas de atendimento ao público disponibilizadas serão avaliadas pela oferta ou não das seguintes possibilidades:</w:t>
      </w:r>
    </w:p>
    <w:p w:rsidR="00FE2A41" w:rsidRPr="00D42B9C" w:rsidRDefault="00FE2A41" w:rsidP="00FE2A41">
      <w:pPr>
        <w:ind w:left="2268"/>
        <w:rPr>
          <w:sz w:val="16"/>
          <w:szCs w:val="16"/>
        </w:rPr>
      </w:pPr>
      <w:r w:rsidRPr="00D42B9C">
        <w:rPr>
          <w:sz w:val="16"/>
          <w:szCs w:val="16"/>
        </w:rPr>
        <w:t>- Atendimento em escritório da autarquia;</w:t>
      </w:r>
    </w:p>
    <w:p w:rsidR="00FE2A41" w:rsidRPr="00D42B9C" w:rsidRDefault="00FE2A41" w:rsidP="00FE2A41">
      <w:pPr>
        <w:ind w:left="2268"/>
        <w:rPr>
          <w:sz w:val="16"/>
          <w:szCs w:val="16"/>
        </w:rPr>
      </w:pPr>
      <w:r w:rsidRPr="00D42B9C">
        <w:rPr>
          <w:sz w:val="16"/>
          <w:szCs w:val="16"/>
        </w:rPr>
        <w:t>- Sistema 195 para todos os tipos de contatos telefônicos que o usuário pretenda, durante 24 horas, todos os dias do ano;</w:t>
      </w:r>
    </w:p>
    <w:p w:rsidR="00FE2A41" w:rsidRPr="00D42B9C" w:rsidRDefault="00FE2A41" w:rsidP="00FE2A41">
      <w:pPr>
        <w:ind w:left="2268"/>
        <w:rPr>
          <w:sz w:val="16"/>
          <w:szCs w:val="16"/>
        </w:rPr>
      </w:pPr>
      <w:r w:rsidRPr="00D42B9C">
        <w:rPr>
          <w:sz w:val="16"/>
          <w:szCs w:val="16"/>
        </w:rPr>
        <w:t>- Atendimento personalizado domiciliar (ou seja, o funcionário da autarquia responsável pela leitura dos hidrômetros e/ou entrega de contas, aqui denominado “agente comercial”, deve atuar como representante da administração junto aos usuários, prestando informações de natureza comercial sobre o serviço sempre que solicitado); para tanto a autarquia deverá treinar sua equipe de agentes comerciais, fornecendo-lhes todas as indicações e informações sobre como proceder nas diversas situações que se apresentarão;</w:t>
      </w:r>
    </w:p>
    <w:p w:rsidR="00FE2A41" w:rsidRPr="00D42B9C" w:rsidRDefault="00FE2A41" w:rsidP="00FE2A41">
      <w:pPr>
        <w:ind w:left="2268"/>
        <w:rPr>
          <w:sz w:val="16"/>
          <w:szCs w:val="16"/>
        </w:rPr>
      </w:pPr>
      <w:r w:rsidRPr="00D42B9C">
        <w:rPr>
          <w:sz w:val="16"/>
          <w:szCs w:val="16"/>
        </w:rPr>
        <w:t xml:space="preserve">- Softwares de controle e gerenciamento do atendimento que deverão ser processados em (rede de) computadores da autarquia. </w:t>
      </w:r>
    </w:p>
    <w:p w:rsidR="00FE2A41" w:rsidRPr="00D42B9C" w:rsidRDefault="00FE2A41" w:rsidP="00FE2A41">
      <w:pPr>
        <w:ind w:left="2268"/>
        <w:rPr>
          <w:sz w:val="16"/>
          <w:szCs w:val="16"/>
        </w:rPr>
      </w:pPr>
      <w:r w:rsidRPr="00D42B9C">
        <w:rPr>
          <w:sz w:val="16"/>
          <w:szCs w:val="16"/>
        </w:rPr>
        <w:t>Este quesito será avaliado pela disponibilidade ou não das possibilidades elencadas, e terá os valores da tabela apresentada em sequência:</w:t>
      </w:r>
    </w:p>
    <w:p w:rsidR="00FE2A41" w:rsidRPr="00D42B9C" w:rsidRDefault="00FE2A41" w:rsidP="00FE2A41">
      <w:pPr>
        <w:jc w:val="center"/>
      </w:pPr>
      <w:r w:rsidRPr="00D42B9C">
        <w:rPr>
          <w:noProof/>
        </w:rPr>
        <w:drawing>
          <wp:inline distT="0" distB="0" distL="0" distR="0" wp14:anchorId="4316D171" wp14:editId="5D6DC2ED">
            <wp:extent cx="3600000" cy="788400"/>
            <wp:effectExtent l="0" t="0" r="635" b="0"/>
            <wp:docPr id="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00000" cy="7884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d) Fator 4 - Adequação da estrutura de atendimento em prédio (s) da autarquia A adequação da estrutura de atendimento ao público em cada um dos prédios da autarquia será avaliada pela oferta ou não das seguintes facilidades:</w:t>
      </w:r>
    </w:p>
    <w:p w:rsidR="00FE2A41" w:rsidRPr="00D42B9C" w:rsidRDefault="00FE2A41" w:rsidP="00FE2A41">
      <w:pPr>
        <w:ind w:left="2268"/>
        <w:rPr>
          <w:sz w:val="16"/>
          <w:szCs w:val="16"/>
        </w:rPr>
      </w:pPr>
      <w:r w:rsidRPr="00D42B9C">
        <w:rPr>
          <w:sz w:val="16"/>
          <w:szCs w:val="16"/>
        </w:rPr>
        <w:t>1. Distância inferior a 500 m de pontos de confluência dos transportes coletivos;</w:t>
      </w:r>
    </w:p>
    <w:p w:rsidR="00FE2A41" w:rsidRPr="00D42B9C" w:rsidRDefault="00FE2A41" w:rsidP="00FE2A41">
      <w:pPr>
        <w:ind w:left="2268"/>
        <w:rPr>
          <w:sz w:val="16"/>
          <w:szCs w:val="16"/>
        </w:rPr>
      </w:pPr>
      <w:r w:rsidRPr="00D42B9C">
        <w:rPr>
          <w:sz w:val="16"/>
          <w:szCs w:val="16"/>
        </w:rPr>
        <w:t>2. Distância inferior a 500 m de pelo menos um agente de recebimento de contas;</w:t>
      </w:r>
    </w:p>
    <w:p w:rsidR="00FE2A41" w:rsidRPr="00D42B9C" w:rsidRDefault="00FE2A41" w:rsidP="00FE2A41">
      <w:pPr>
        <w:ind w:left="2268"/>
        <w:rPr>
          <w:sz w:val="16"/>
          <w:szCs w:val="16"/>
        </w:rPr>
      </w:pPr>
      <w:r w:rsidRPr="00D42B9C">
        <w:rPr>
          <w:sz w:val="16"/>
          <w:szCs w:val="16"/>
        </w:rPr>
        <w:t>3. Facilidade de estacionamento de veículos ou existência de estacionamento próprio;</w:t>
      </w:r>
    </w:p>
    <w:p w:rsidR="00FE2A41" w:rsidRPr="00D42B9C" w:rsidRDefault="00FE2A41" w:rsidP="00FE2A41">
      <w:pPr>
        <w:ind w:left="2268"/>
        <w:rPr>
          <w:sz w:val="16"/>
          <w:szCs w:val="16"/>
        </w:rPr>
      </w:pPr>
      <w:r w:rsidRPr="00D42B9C">
        <w:rPr>
          <w:sz w:val="16"/>
          <w:szCs w:val="16"/>
        </w:rPr>
        <w:t>4. Facilidade de identificação;</w:t>
      </w:r>
    </w:p>
    <w:p w:rsidR="00FE2A41" w:rsidRPr="00D42B9C" w:rsidRDefault="00FE2A41" w:rsidP="00FE2A41">
      <w:pPr>
        <w:ind w:left="2268"/>
        <w:rPr>
          <w:sz w:val="16"/>
          <w:szCs w:val="16"/>
        </w:rPr>
      </w:pPr>
      <w:r w:rsidRPr="00D42B9C">
        <w:rPr>
          <w:sz w:val="16"/>
          <w:szCs w:val="16"/>
        </w:rPr>
        <w:t>5. Conservação e limpeza;</w:t>
      </w:r>
    </w:p>
    <w:p w:rsidR="00FE2A41" w:rsidRPr="00D42B9C" w:rsidRDefault="00FE2A41" w:rsidP="00FE2A41">
      <w:pPr>
        <w:ind w:left="2268"/>
        <w:rPr>
          <w:sz w:val="16"/>
          <w:szCs w:val="16"/>
        </w:rPr>
      </w:pPr>
      <w:r w:rsidRPr="00D42B9C">
        <w:rPr>
          <w:sz w:val="16"/>
          <w:szCs w:val="16"/>
        </w:rPr>
        <w:t>6. Coincidência do horário de atendimento com o da rede bancária local;</w:t>
      </w:r>
    </w:p>
    <w:p w:rsidR="00FE2A41" w:rsidRPr="00D42B9C" w:rsidRDefault="00FE2A41" w:rsidP="00FE2A41">
      <w:pPr>
        <w:ind w:left="2268"/>
        <w:rPr>
          <w:sz w:val="16"/>
          <w:szCs w:val="16"/>
        </w:rPr>
      </w:pPr>
      <w:r w:rsidRPr="00D42B9C">
        <w:rPr>
          <w:sz w:val="16"/>
          <w:szCs w:val="16"/>
        </w:rPr>
        <w:t>7. Número máximo de atendimentos diários por atendente menor ou igual a 72;</w:t>
      </w:r>
    </w:p>
    <w:p w:rsidR="00FE2A41" w:rsidRPr="00D42B9C" w:rsidRDefault="00FE2A41" w:rsidP="00FE2A41">
      <w:pPr>
        <w:ind w:left="2268"/>
        <w:rPr>
          <w:sz w:val="16"/>
          <w:szCs w:val="16"/>
        </w:rPr>
      </w:pPr>
      <w:r w:rsidRPr="00D42B9C">
        <w:rPr>
          <w:sz w:val="16"/>
          <w:szCs w:val="16"/>
        </w:rPr>
        <w:t>8. Período de tempo médio entre a chegada do usuário ao escritório e o início do atendimento menor ou igual a 10 minutos;</w:t>
      </w:r>
    </w:p>
    <w:p w:rsidR="00FE2A41" w:rsidRPr="00D42B9C" w:rsidRDefault="00FE2A41" w:rsidP="00FE2A41">
      <w:pPr>
        <w:ind w:left="2268"/>
        <w:rPr>
          <w:sz w:val="16"/>
          <w:szCs w:val="16"/>
        </w:rPr>
      </w:pPr>
      <w:r w:rsidRPr="00D42B9C">
        <w:rPr>
          <w:sz w:val="16"/>
          <w:szCs w:val="16"/>
        </w:rPr>
        <w:t xml:space="preserve">9. Período de tempo médio de atendimento telefônico no sistema </w:t>
      </w:r>
      <w:proofErr w:type="gramStart"/>
      <w:r w:rsidRPr="00D42B9C">
        <w:rPr>
          <w:sz w:val="16"/>
          <w:szCs w:val="16"/>
        </w:rPr>
        <w:t>195 menor</w:t>
      </w:r>
      <w:proofErr w:type="gramEnd"/>
      <w:r w:rsidRPr="00D42B9C">
        <w:rPr>
          <w:sz w:val="16"/>
          <w:szCs w:val="16"/>
        </w:rPr>
        <w:t xml:space="preserve"> ou igual a 3 minutos.</w:t>
      </w:r>
    </w:p>
    <w:p w:rsidR="00FE2A41" w:rsidRPr="00D42B9C" w:rsidRDefault="00FE2A41" w:rsidP="00FE2A41">
      <w:pPr>
        <w:ind w:left="2268"/>
        <w:rPr>
          <w:sz w:val="16"/>
          <w:szCs w:val="16"/>
        </w:rPr>
      </w:pPr>
      <w:r w:rsidRPr="00D42B9C">
        <w:rPr>
          <w:sz w:val="16"/>
          <w:szCs w:val="16"/>
        </w:rPr>
        <w:t>Este quesito será avaliado pelo atendimento ou não dos itens elencados e terá os seguintes valores:</w:t>
      </w:r>
    </w:p>
    <w:p w:rsidR="00FE2A41" w:rsidRPr="00D42B9C" w:rsidRDefault="00FE2A41" w:rsidP="00FE2A41">
      <w:pPr>
        <w:jc w:val="center"/>
        <w:rPr>
          <w:b/>
          <w:bCs/>
          <w:iCs/>
          <w:szCs w:val="28"/>
        </w:rPr>
      </w:pPr>
      <w:r w:rsidRPr="00D42B9C">
        <w:rPr>
          <w:noProof/>
        </w:rPr>
        <w:drawing>
          <wp:inline distT="0" distB="0" distL="0" distR="0" wp14:anchorId="20571B23" wp14:editId="48B8DB1E">
            <wp:extent cx="3600000" cy="792000"/>
            <wp:effectExtent l="0" t="0" r="635" b="825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00000" cy="7920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e) Fator 5 - Adequação das instalações e logística de atendimento em prédio (s) da autarquia</w:t>
      </w:r>
    </w:p>
    <w:p w:rsidR="00FE2A41" w:rsidRPr="00D42B9C" w:rsidRDefault="00FE2A41" w:rsidP="00FE2A41">
      <w:pPr>
        <w:ind w:left="2268"/>
        <w:rPr>
          <w:sz w:val="16"/>
          <w:szCs w:val="16"/>
        </w:rPr>
      </w:pPr>
      <w:r w:rsidRPr="00D42B9C">
        <w:rPr>
          <w:sz w:val="16"/>
          <w:szCs w:val="16"/>
        </w:rPr>
        <w:t>Toda a estrutura física de atendimento deverá ser projetada de forma a proporcionar conforto ao usuário. Por outro lado, deverá haver uma preocupação permanente para que os prédios, instalações e mobiliário sejam de bom gosto, porém bastante simples, de forma a não permitir que um luxo desnecessário crie uma barreira entre a autarquia e o usuário.</w:t>
      </w:r>
    </w:p>
    <w:p w:rsidR="00FE2A41" w:rsidRPr="00D42B9C" w:rsidRDefault="00FE2A41" w:rsidP="00FE2A41">
      <w:pPr>
        <w:ind w:left="2268"/>
        <w:rPr>
          <w:sz w:val="16"/>
          <w:szCs w:val="16"/>
        </w:rPr>
      </w:pPr>
      <w:r w:rsidRPr="00D42B9C">
        <w:rPr>
          <w:sz w:val="16"/>
          <w:szCs w:val="16"/>
        </w:rPr>
        <w:t>Este fator procurará medir a adequação das instalações da autarquia ao usuário característico da cidade, de forma a propiciar-lhe as melhores condições de atendimento e conforto de acordo com o seu conceito.</w:t>
      </w:r>
    </w:p>
    <w:p w:rsidR="00FE2A41" w:rsidRPr="00D42B9C" w:rsidRDefault="00FE2A41" w:rsidP="00FE2A41">
      <w:pPr>
        <w:ind w:left="2268"/>
        <w:rPr>
          <w:sz w:val="16"/>
          <w:szCs w:val="16"/>
        </w:rPr>
      </w:pPr>
      <w:r w:rsidRPr="00D42B9C">
        <w:rPr>
          <w:sz w:val="16"/>
          <w:szCs w:val="16"/>
        </w:rPr>
        <w:t>A definição do que significa “melhores condições de atendimento e conforto de acordo com o seu conceito” levam em consideração os seguintes itens:</w:t>
      </w:r>
    </w:p>
    <w:p w:rsidR="00FE2A41" w:rsidRPr="00D42B9C" w:rsidRDefault="00FE2A41" w:rsidP="00FE2A41">
      <w:pPr>
        <w:ind w:left="2268"/>
        <w:rPr>
          <w:sz w:val="16"/>
          <w:szCs w:val="16"/>
        </w:rPr>
      </w:pPr>
      <w:r w:rsidRPr="00D42B9C">
        <w:rPr>
          <w:sz w:val="16"/>
          <w:szCs w:val="16"/>
        </w:rPr>
        <w:t>1. Separação dos ambientes de espera e atendimento;</w:t>
      </w:r>
    </w:p>
    <w:p w:rsidR="00FE2A41" w:rsidRPr="00D42B9C" w:rsidRDefault="00FE2A41" w:rsidP="00FE2A41">
      <w:pPr>
        <w:ind w:left="2268"/>
        <w:rPr>
          <w:sz w:val="16"/>
          <w:szCs w:val="16"/>
        </w:rPr>
      </w:pPr>
      <w:r w:rsidRPr="00D42B9C">
        <w:rPr>
          <w:sz w:val="16"/>
          <w:szCs w:val="16"/>
        </w:rPr>
        <w:t>2. Disponibilidade de banheiros;</w:t>
      </w:r>
    </w:p>
    <w:p w:rsidR="00FE2A41" w:rsidRPr="00D42B9C" w:rsidRDefault="00FE2A41" w:rsidP="00FE2A41">
      <w:pPr>
        <w:ind w:left="2268"/>
        <w:rPr>
          <w:sz w:val="16"/>
          <w:szCs w:val="16"/>
        </w:rPr>
      </w:pPr>
      <w:r w:rsidRPr="00D42B9C">
        <w:rPr>
          <w:sz w:val="16"/>
          <w:szCs w:val="16"/>
        </w:rPr>
        <w:t>3. Disponibilidade de bebedouros de água;</w:t>
      </w:r>
    </w:p>
    <w:p w:rsidR="00FE2A41" w:rsidRPr="00D42B9C" w:rsidRDefault="00FE2A41" w:rsidP="00FE2A41">
      <w:pPr>
        <w:ind w:left="2268"/>
        <w:rPr>
          <w:sz w:val="16"/>
          <w:szCs w:val="16"/>
        </w:rPr>
      </w:pPr>
      <w:r w:rsidRPr="00D42B9C">
        <w:rPr>
          <w:sz w:val="16"/>
          <w:szCs w:val="16"/>
        </w:rPr>
        <w:t>4. Iluminação e acústica do local de atendimento;</w:t>
      </w:r>
    </w:p>
    <w:p w:rsidR="00FE2A41" w:rsidRPr="00D42B9C" w:rsidRDefault="00FE2A41" w:rsidP="00FE2A41">
      <w:pPr>
        <w:ind w:left="2268"/>
        <w:rPr>
          <w:sz w:val="16"/>
          <w:szCs w:val="16"/>
        </w:rPr>
      </w:pPr>
      <w:r w:rsidRPr="00D42B9C">
        <w:rPr>
          <w:sz w:val="16"/>
          <w:szCs w:val="16"/>
        </w:rPr>
        <w:t>5. Existência de normas padronizadas de atendimento ao público;</w:t>
      </w:r>
    </w:p>
    <w:p w:rsidR="00FE2A41" w:rsidRPr="00D42B9C" w:rsidRDefault="00FE2A41" w:rsidP="00FE2A41">
      <w:pPr>
        <w:ind w:left="2268"/>
        <w:rPr>
          <w:sz w:val="16"/>
          <w:szCs w:val="16"/>
        </w:rPr>
      </w:pPr>
      <w:r w:rsidRPr="00D42B9C">
        <w:rPr>
          <w:sz w:val="16"/>
          <w:szCs w:val="16"/>
        </w:rPr>
        <w:t>6. Preparo dos profissionais de atendimento;</w:t>
      </w:r>
    </w:p>
    <w:p w:rsidR="00FE2A41" w:rsidRPr="00D42B9C" w:rsidRDefault="00FE2A41" w:rsidP="00FE2A41">
      <w:pPr>
        <w:ind w:left="2268"/>
        <w:rPr>
          <w:sz w:val="16"/>
          <w:szCs w:val="16"/>
        </w:rPr>
      </w:pPr>
      <w:r w:rsidRPr="00D42B9C">
        <w:rPr>
          <w:sz w:val="16"/>
          <w:szCs w:val="16"/>
        </w:rPr>
        <w:t>7. Disponibilização de som ambiente, ar condicionado, ventiladores e outros.</w:t>
      </w:r>
    </w:p>
    <w:p w:rsidR="00FE2A41" w:rsidRPr="00D42B9C" w:rsidRDefault="00FE2A41" w:rsidP="00FE2A41">
      <w:pPr>
        <w:ind w:left="2268"/>
        <w:rPr>
          <w:sz w:val="16"/>
          <w:szCs w:val="16"/>
        </w:rPr>
      </w:pPr>
      <w:r w:rsidRPr="00D42B9C">
        <w:rPr>
          <w:sz w:val="16"/>
          <w:szCs w:val="16"/>
        </w:rPr>
        <w:lastRenderedPageBreak/>
        <w:t>A avaliação da adequação será efetuada pelo atendimento ou não dos itens acima, conforme tabela em sequência.</w:t>
      </w:r>
    </w:p>
    <w:p w:rsidR="00FE2A41" w:rsidRPr="00D42B9C" w:rsidRDefault="00FE2A41" w:rsidP="00FE2A41">
      <w:pPr>
        <w:jc w:val="center"/>
        <w:rPr>
          <w:b/>
          <w:bCs/>
          <w:iCs/>
          <w:szCs w:val="28"/>
        </w:rPr>
      </w:pPr>
      <w:r w:rsidRPr="00D42B9C">
        <w:rPr>
          <w:noProof/>
        </w:rPr>
        <w:drawing>
          <wp:inline distT="0" distB="0" distL="0" distR="0" wp14:anchorId="469888AE" wp14:editId="64C060D0">
            <wp:extent cx="3600000" cy="784800"/>
            <wp:effectExtent l="0" t="0" r="63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00000" cy="784800"/>
                    </a:xfrm>
                    <a:prstGeom prst="rect">
                      <a:avLst/>
                    </a:prstGeom>
                  </pic:spPr>
                </pic:pic>
              </a:graphicData>
            </a:graphic>
          </wp:inline>
        </w:drawing>
      </w:r>
    </w:p>
    <w:p w:rsidR="00FE2A41" w:rsidRPr="00D42B9C" w:rsidRDefault="00FE2A41" w:rsidP="00FE2A41">
      <w:pPr>
        <w:ind w:left="2268"/>
        <w:rPr>
          <w:sz w:val="16"/>
          <w:szCs w:val="16"/>
        </w:rPr>
      </w:pPr>
      <w:r w:rsidRPr="00D42B9C">
        <w:rPr>
          <w:sz w:val="16"/>
          <w:szCs w:val="16"/>
        </w:rPr>
        <w:t>Com base nas condições definidas, o Índice de Eficiência na Prestação dos Serviços e no Atendimento ao Público – IESAP será calculado de acordo com a seguinte fórmula:</w:t>
      </w:r>
    </w:p>
    <w:p w:rsidR="00FE2A41" w:rsidRPr="00D42B9C" w:rsidRDefault="00FE2A41" w:rsidP="00FE2A41">
      <w:pPr>
        <w:ind w:left="2268"/>
        <w:rPr>
          <w:sz w:val="16"/>
          <w:szCs w:val="16"/>
        </w:rPr>
      </w:pPr>
      <w:r w:rsidRPr="00D42B9C">
        <w:rPr>
          <w:sz w:val="16"/>
          <w:szCs w:val="16"/>
        </w:rPr>
        <w:t>IESAP = 3 x VF1 + 3 x VF2 + 2 x VF3 + 1 x VF4 + 1 x VF5</w:t>
      </w:r>
    </w:p>
    <w:p w:rsidR="00FE2A41" w:rsidRPr="00D42B9C" w:rsidRDefault="00FE2A41" w:rsidP="00FE2A41">
      <w:pPr>
        <w:ind w:left="2268"/>
        <w:rPr>
          <w:sz w:val="16"/>
          <w:szCs w:val="16"/>
        </w:rPr>
      </w:pPr>
      <w:r w:rsidRPr="00D42B9C">
        <w:rPr>
          <w:sz w:val="16"/>
          <w:szCs w:val="16"/>
        </w:rPr>
        <w:t xml:space="preserve">Onde: </w:t>
      </w:r>
      <w:proofErr w:type="spellStart"/>
      <w:r w:rsidRPr="00D42B9C">
        <w:rPr>
          <w:sz w:val="16"/>
          <w:szCs w:val="16"/>
        </w:rPr>
        <w:t>VFi</w:t>
      </w:r>
      <w:proofErr w:type="spellEnd"/>
      <w:r w:rsidRPr="00D42B9C">
        <w:rPr>
          <w:sz w:val="16"/>
          <w:szCs w:val="16"/>
        </w:rPr>
        <w:t xml:space="preserve"> é o valor do Fator i.</w:t>
      </w:r>
    </w:p>
    <w:p w:rsidR="00FE2A41" w:rsidRPr="00D42B9C" w:rsidRDefault="00FE2A41" w:rsidP="00FE2A41">
      <w:pPr>
        <w:ind w:left="2268"/>
        <w:rPr>
          <w:sz w:val="16"/>
          <w:szCs w:val="16"/>
        </w:rPr>
      </w:pPr>
      <w:r w:rsidRPr="00D42B9C">
        <w:rPr>
          <w:sz w:val="16"/>
          <w:szCs w:val="16"/>
        </w:rPr>
        <w:t>O sistema de prestação de serviços e atendimento ao público do prestador será avaliado anualmente pela média dos valores apurados mensalmente, considerando-se:</w:t>
      </w:r>
    </w:p>
    <w:p w:rsidR="00FE2A41" w:rsidRPr="00D42B9C" w:rsidRDefault="00FE2A41" w:rsidP="00FE2A41">
      <w:pPr>
        <w:ind w:left="2268"/>
        <w:rPr>
          <w:sz w:val="16"/>
          <w:szCs w:val="16"/>
        </w:rPr>
      </w:pPr>
      <w:r w:rsidRPr="00D42B9C">
        <w:rPr>
          <w:sz w:val="16"/>
          <w:szCs w:val="16"/>
        </w:rPr>
        <w:t>I- Inadequado se o valor do IESAP for igual ou inferior a 5 (cinco);</w:t>
      </w:r>
    </w:p>
    <w:p w:rsidR="00FE2A41" w:rsidRPr="00D42B9C" w:rsidRDefault="00FE2A41" w:rsidP="00FE2A41">
      <w:pPr>
        <w:ind w:left="2268"/>
        <w:rPr>
          <w:sz w:val="16"/>
          <w:szCs w:val="16"/>
        </w:rPr>
      </w:pPr>
      <w:r w:rsidRPr="00D42B9C">
        <w:rPr>
          <w:sz w:val="16"/>
          <w:szCs w:val="16"/>
        </w:rPr>
        <w:t>II- Adequado se for superior a 5 (cinco), com as seguintes gradações:</w:t>
      </w:r>
    </w:p>
    <w:p w:rsidR="00FE2A41" w:rsidRPr="00D42B9C" w:rsidRDefault="00FE2A41" w:rsidP="00FE2A41">
      <w:pPr>
        <w:ind w:left="2268"/>
        <w:rPr>
          <w:sz w:val="16"/>
          <w:szCs w:val="16"/>
        </w:rPr>
      </w:pPr>
      <w:r w:rsidRPr="00D42B9C">
        <w:rPr>
          <w:sz w:val="16"/>
          <w:szCs w:val="16"/>
        </w:rPr>
        <w:t>A- regular se superior a 5 (cinco) e menor ou igual a 7 (sete);</w:t>
      </w:r>
    </w:p>
    <w:p w:rsidR="00FE2A41" w:rsidRPr="00D42B9C" w:rsidRDefault="00FE2A41" w:rsidP="00FE2A41">
      <w:pPr>
        <w:ind w:left="2268"/>
        <w:rPr>
          <w:sz w:val="16"/>
          <w:szCs w:val="16"/>
        </w:rPr>
      </w:pPr>
      <w:r w:rsidRPr="00D42B9C">
        <w:rPr>
          <w:sz w:val="16"/>
          <w:szCs w:val="16"/>
        </w:rPr>
        <w:t>B- satisfatório se superior a 7 (sete) e menor ou igual a 9 (nove);</w:t>
      </w:r>
    </w:p>
    <w:p w:rsidR="00FE2A41" w:rsidRPr="00D42B9C" w:rsidRDefault="00FE2A41" w:rsidP="00FE2A41">
      <w:pPr>
        <w:ind w:left="2268"/>
        <w:rPr>
          <w:sz w:val="16"/>
          <w:szCs w:val="16"/>
        </w:rPr>
      </w:pPr>
      <w:r w:rsidRPr="00D42B9C">
        <w:rPr>
          <w:sz w:val="16"/>
          <w:szCs w:val="16"/>
        </w:rPr>
        <w:t>C- ótimo se superior a 9 (nove).</w:t>
      </w:r>
    </w:p>
    <w:p w:rsidR="00475222" w:rsidRPr="00D42B9C" w:rsidRDefault="00475222" w:rsidP="00FE2A41">
      <w:pPr>
        <w:ind w:left="709" w:firstLine="0"/>
      </w:pPr>
    </w:p>
    <w:p w:rsidR="00475222" w:rsidRPr="00D42B9C" w:rsidRDefault="00475222">
      <w:pPr>
        <w:ind w:firstLine="0"/>
        <w:jc w:val="left"/>
        <w:rPr>
          <w:b/>
          <w:szCs w:val="20"/>
        </w:rPr>
      </w:pPr>
      <w:bookmarkStart w:id="5743" w:name="_Toc364184052"/>
      <w:r w:rsidRPr="00D42B9C">
        <w:br w:type="page"/>
      </w:r>
    </w:p>
    <w:p w:rsidR="00B40DCC" w:rsidRPr="00D42B9C" w:rsidRDefault="00B40DCC" w:rsidP="00B37A3B">
      <w:pPr>
        <w:pStyle w:val="Ttulo4"/>
        <w:rPr>
          <w:color w:val="auto"/>
        </w:rPr>
      </w:pPr>
      <w:bookmarkStart w:id="5744" w:name="_Toc361861429"/>
      <w:r w:rsidRPr="00D42B9C">
        <w:rPr>
          <w:color w:val="auto"/>
        </w:rPr>
        <w:lastRenderedPageBreak/>
        <w:t>SNIS</w:t>
      </w:r>
      <w:bookmarkEnd w:id="5744"/>
      <w:r w:rsidRPr="00D42B9C">
        <w:rPr>
          <w:color w:val="auto"/>
        </w:rPr>
        <w:t xml:space="preserve"> </w:t>
      </w:r>
    </w:p>
    <w:p w:rsidR="00B40DCC" w:rsidRPr="00D42B9C" w:rsidRDefault="00B40DCC" w:rsidP="00B37A3B">
      <w:pPr>
        <w:pStyle w:val="Ttulo5"/>
        <w:rPr>
          <w:color w:val="auto"/>
        </w:rPr>
      </w:pPr>
      <w:bookmarkStart w:id="5745" w:name="_Toc361861430"/>
      <w:r w:rsidRPr="00D42B9C">
        <w:rPr>
          <w:color w:val="auto"/>
        </w:rPr>
        <w:t>(Variáveis)</w:t>
      </w:r>
      <w:bookmarkEnd w:id="5745"/>
    </w:p>
    <w:p w:rsidR="00B40DCC" w:rsidRPr="00D42B9C" w:rsidRDefault="00B40DCC" w:rsidP="00B40DCC">
      <w:pPr>
        <w:jc w:val="center"/>
      </w:pPr>
      <w:r w:rsidRPr="00D42B9C">
        <w:rPr>
          <w:noProof/>
        </w:rPr>
        <w:drawing>
          <wp:inline distT="0" distB="0" distL="0" distR="0" wp14:anchorId="18CD6565" wp14:editId="1AB79CAD">
            <wp:extent cx="5612130" cy="6403975"/>
            <wp:effectExtent l="0" t="0" r="762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6403975"/>
                    </a:xfrm>
                    <a:prstGeom prst="rect">
                      <a:avLst/>
                    </a:prstGeom>
                  </pic:spPr>
                </pic:pic>
              </a:graphicData>
            </a:graphic>
          </wp:inline>
        </w:drawing>
      </w:r>
    </w:p>
    <w:p w:rsidR="00B40DCC" w:rsidRPr="00D42B9C" w:rsidRDefault="00B40DCC" w:rsidP="00B40DCC">
      <w:pPr>
        <w:autoSpaceDE w:val="0"/>
        <w:autoSpaceDN w:val="0"/>
        <w:adjustRightInd w:val="0"/>
      </w:pPr>
      <w:r w:rsidRPr="00D42B9C">
        <w:t>No documento</w:t>
      </w:r>
      <w:proofErr w:type="gramStart"/>
      <w:r w:rsidRPr="00D42B9C">
        <w:t xml:space="preserve">   </w:t>
      </w:r>
      <w:sdt>
        <w:sdtPr>
          <w:id w:val="969011296"/>
          <w:citation/>
        </w:sdtPr>
        <w:sdtContent>
          <w:proofErr w:type="gramEnd"/>
          <w:r w:rsidRPr="00D42B9C">
            <w:fldChar w:fldCharType="begin"/>
          </w:r>
          <w:r w:rsidRPr="00D42B9C">
            <w:instrText xml:space="preserve">CITATION SNI11 \p 1 \n  \l 1046 </w:instrText>
          </w:r>
          <w:r w:rsidRPr="00D42B9C">
            <w:fldChar w:fldCharType="separate"/>
          </w:r>
          <w:r w:rsidRPr="00D42B9C">
            <w:rPr>
              <w:noProof/>
            </w:rPr>
            <w:t>(Glossário de Informações, 2012, p. 1)</w:t>
          </w:r>
          <w:r w:rsidRPr="00D42B9C">
            <w:fldChar w:fldCharType="end"/>
          </w:r>
        </w:sdtContent>
      </w:sdt>
      <w:r w:rsidRPr="00D42B9C">
        <w:t xml:space="preserve"> descreve detalhadamente cada variável e sua unidade de medida.</w:t>
      </w:r>
    </w:p>
    <w:p w:rsidR="00B40DCC" w:rsidRPr="00D42B9C" w:rsidRDefault="00B40DCC" w:rsidP="00725319">
      <w:pPr>
        <w:pStyle w:val="Method123subsubheading"/>
        <w:rPr>
          <w:color w:val="auto"/>
        </w:rPr>
      </w:pPr>
    </w:p>
    <w:p w:rsidR="00B40DCC" w:rsidRPr="00D42B9C" w:rsidRDefault="00B40DCC" w:rsidP="00B40DCC">
      <w:r w:rsidRPr="00D42B9C">
        <w:br w:type="page"/>
      </w:r>
    </w:p>
    <w:p w:rsidR="00B40DCC" w:rsidRPr="00D42B9C" w:rsidRDefault="00B40DCC" w:rsidP="00B37A3B">
      <w:pPr>
        <w:pStyle w:val="Ttulo6"/>
        <w:rPr>
          <w:rFonts w:cs="Arial"/>
          <w:color w:val="auto"/>
        </w:rPr>
      </w:pPr>
      <w:bookmarkStart w:id="5746" w:name="_Toc361861431"/>
      <w:r w:rsidRPr="00D42B9C">
        <w:rPr>
          <w:color w:val="auto"/>
        </w:rPr>
        <w:lastRenderedPageBreak/>
        <w:t>(Indicadores)</w:t>
      </w:r>
      <w:bookmarkEnd w:id="5746"/>
    </w:p>
    <w:p w:rsidR="00B40DCC" w:rsidRPr="00D42B9C" w:rsidRDefault="00B40DCC" w:rsidP="00B40DCC">
      <w:pPr>
        <w:rPr>
          <w:b/>
        </w:rPr>
      </w:pPr>
      <w:r w:rsidRPr="00D42B9C">
        <w:rPr>
          <w:b/>
        </w:rPr>
        <w:t>Nota: (_A = Ano Anterior ao de Referência, _R = Ano de Referência)</w:t>
      </w:r>
    </w:p>
    <w:p w:rsidR="00B40DCC" w:rsidRPr="00D42B9C" w:rsidRDefault="00B40DCC" w:rsidP="00B37A3B">
      <w:pPr>
        <w:pStyle w:val="Ttulo6"/>
        <w:rPr>
          <w:color w:val="auto"/>
        </w:rPr>
      </w:pPr>
      <w:bookmarkStart w:id="5747" w:name="_Toc361861432"/>
      <w:r w:rsidRPr="00D42B9C">
        <w:rPr>
          <w:color w:val="auto"/>
        </w:rPr>
        <w:t>Índice de produtividade: economias ativas por pessoal próprio (IN002)</w:t>
      </w:r>
      <w:bookmarkEnd w:id="5747"/>
    </w:p>
    <w:p w:rsidR="00B40DCC" w:rsidRPr="00D42B9C" w:rsidRDefault="00B40DCC" w:rsidP="00B40DCC">
      <w:pPr>
        <w:autoSpaceDE w:val="0"/>
        <w:autoSpaceDN w:val="0"/>
        <w:adjustRightInd w:val="0"/>
      </w:pPr>
      <w:r w:rsidRPr="00D42B9C">
        <w:t xml:space="preserve">No documento </w:t>
      </w:r>
      <w:sdt>
        <w:sdtPr>
          <w:id w:val="-2050834360"/>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roofErr w:type="gramStart"/>
      <w:r w:rsidRPr="00D42B9C">
        <w:rPr>
          <w:sz w:val="20"/>
        </w:rPr>
        <w:t>econ./</w:t>
      </w:r>
      <w:proofErr w:type="spellStart"/>
      <w:proofErr w:type="gramEnd"/>
      <w:r w:rsidRPr="00D42B9C">
        <w:rPr>
          <w:sz w:val="20"/>
        </w:rPr>
        <w:t>empreg</w:t>
      </w:r>
      <w:proofErr w:type="spellEnd"/>
      <w:r w:rsidRPr="00D42B9C">
        <w:rPr>
          <w:sz w:val="20"/>
        </w:rPr>
        <w:t>.)</w:t>
      </w:r>
    </w:p>
    <w:p w:rsidR="00B40DCC" w:rsidRPr="00D42B9C" w:rsidRDefault="00B40DCC" w:rsidP="00B40DCC">
      <w:pPr>
        <w:rPr>
          <w:sz w:val="20"/>
        </w:rPr>
      </w:pPr>
      <w:r w:rsidRPr="00D42B9C">
        <w:rPr>
          <w:sz w:val="20"/>
        </w:rPr>
        <w:t xml:space="preserve">(((AG003_R + AG003_A) / 2)) / ((FN026_R + FN026_A) / 2) </w:t>
      </w:r>
    </w:p>
    <w:p w:rsidR="00B40DCC" w:rsidRPr="00D42B9C" w:rsidRDefault="00B40DCC" w:rsidP="00B40DCC">
      <w:pPr>
        <w:rPr>
          <w:sz w:val="20"/>
        </w:rPr>
      </w:pPr>
      <w:r w:rsidRPr="00D42B9C">
        <w:rPr>
          <w:sz w:val="20"/>
        </w:rPr>
        <w:t>Esgoto: (</w:t>
      </w:r>
      <w:proofErr w:type="gramStart"/>
      <w:r w:rsidRPr="00D42B9C">
        <w:rPr>
          <w:sz w:val="20"/>
        </w:rPr>
        <w:t>econ./</w:t>
      </w:r>
      <w:proofErr w:type="spellStart"/>
      <w:proofErr w:type="gramEnd"/>
      <w:r w:rsidRPr="00D42B9C">
        <w:rPr>
          <w:sz w:val="20"/>
        </w:rPr>
        <w:t>empreg</w:t>
      </w:r>
      <w:proofErr w:type="spellEnd"/>
      <w:r w:rsidRPr="00D42B9C">
        <w:rPr>
          <w:sz w:val="20"/>
        </w:rPr>
        <w:t>.)</w:t>
      </w:r>
    </w:p>
    <w:p w:rsidR="00B40DCC" w:rsidRPr="00D42B9C" w:rsidRDefault="00B40DCC" w:rsidP="00B40DCC">
      <w:pPr>
        <w:rPr>
          <w:sz w:val="20"/>
        </w:rPr>
      </w:pPr>
      <w:r w:rsidRPr="00D42B9C">
        <w:rPr>
          <w:sz w:val="20"/>
        </w:rPr>
        <w:t xml:space="preserve">(((ES003_R + ES003_A) / 2)) / ((FN026_R + FN026_A) / 2) </w:t>
      </w:r>
    </w:p>
    <w:p w:rsidR="00B40DCC" w:rsidRPr="00D42B9C" w:rsidRDefault="00B40DCC" w:rsidP="00B40DCC">
      <w:pPr>
        <w:rPr>
          <w:sz w:val="20"/>
        </w:rPr>
      </w:pPr>
      <w:r w:rsidRPr="00D42B9C">
        <w:rPr>
          <w:sz w:val="20"/>
        </w:rPr>
        <w:t>Água e Esgoto: (</w:t>
      </w:r>
      <w:proofErr w:type="gramStart"/>
      <w:r w:rsidRPr="00D42B9C">
        <w:rPr>
          <w:sz w:val="20"/>
        </w:rPr>
        <w:t>econ./</w:t>
      </w:r>
      <w:proofErr w:type="spellStart"/>
      <w:proofErr w:type="gramEnd"/>
      <w:r w:rsidRPr="00D42B9C">
        <w:rPr>
          <w:sz w:val="20"/>
        </w:rPr>
        <w:t>empreg</w:t>
      </w:r>
      <w:proofErr w:type="spellEnd"/>
      <w:r w:rsidRPr="00D42B9C">
        <w:rPr>
          <w:sz w:val="20"/>
        </w:rPr>
        <w:t>.)</w:t>
      </w:r>
    </w:p>
    <w:p w:rsidR="00B40DCC" w:rsidRPr="00D42B9C" w:rsidRDefault="00B40DCC" w:rsidP="00B40DCC">
      <w:pPr>
        <w:rPr>
          <w:sz w:val="20"/>
        </w:rPr>
      </w:pPr>
      <w:r w:rsidRPr="00D42B9C">
        <w:rPr>
          <w:sz w:val="20"/>
        </w:rPr>
        <w:t xml:space="preserve">(((AG003_R + AG003_A) / 2) + ((ES003_R + ES003) / 2)) / ((FN026_R + FN026_A) / 2) </w:t>
      </w:r>
    </w:p>
    <w:p w:rsidR="00B40DCC" w:rsidRPr="00D42B9C" w:rsidRDefault="00B40DCC" w:rsidP="00B37A3B">
      <w:pPr>
        <w:pStyle w:val="Ttulo6"/>
        <w:rPr>
          <w:color w:val="auto"/>
        </w:rPr>
      </w:pPr>
      <w:bookmarkStart w:id="5748" w:name="_Toc361861433"/>
      <w:r w:rsidRPr="00D42B9C">
        <w:rPr>
          <w:color w:val="auto"/>
        </w:rPr>
        <w:t>Despesa total com os serviços por m</w:t>
      </w:r>
      <w:r w:rsidRPr="00D42B9C">
        <w:rPr>
          <w:color w:val="auto"/>
          <w:vertAlign w:val="superscript"/>
        </w:rPr>
        <w:t>3</w:t>
      </w:r>
      <w:r w:rsidRPr="00D42B9C">
        <w:rPr>
          <w:color w:val="auto"/>
        </w:rPr>
        <w:t xml:space="preserve"> faturado (IN003)</w:t>
      </w:r>
      <w:bookmarkEnd w:id="5748"/>
    </w:p>
    <w:p w:rsidR="00B40DCC" w:rsidRPr="00D42B9C" w:rsidRDefault="00B40DCC" w:rsidP="00B40DCC">
      <w:pPr>
        <w:autoSpaceDE w:val="0"/>
        <w:autoSpaceDN w:val="0"/>
        <w:adjustRightInd w:val="0"/>
      </w:pPr>
      <w:r w:rsidRPr="00D42B9C">
        <w:t xml:space="preserve">No documento </w:t>
      </w:r>
      <w:sdt>
        <w:sdtPr>
          <w:id w:val="-1011688695"/>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(R$/m³.)</w:t>
      </w:r>
    </w:p>
    <w:p w:rsidR="00B40DCC" w:rsidRPr="00D42B9C" w:rsidRDefault="00B40DCC" w:rsidP="00B40DCC">
      <w:pPr>
        <w:rPr>
          <w:sz w:val="20"/>
        </w:rPr>
      </w:pPr>
      <w:r w:rsidRPr="00D42B9C">
        <w:rPr>
          <w:sz w:val="20"/>
        </w:rPr>
        <w:t xml:space="preserve">((FN017_R / AG011_R) / 1.000) </w:t>
      </w:r>
    </w:p>
    <w:p w:rsidR="00B40DCC" w:rsidRPr="00D42B9C" w:rsidRDefault="00B40DCC" w:rsidP="00B40DCC">
      <w:pPr>
        <w:rPr>
          <w:sz w:val="20"/>
        </w:rPr>
      </w:pPr>
      <w:r w:rsidRPr="00D42B9C">
        <w:rPr>
          <w:sz w:val="20"/>
        </w:rPr>
        <w:t>Esgoto:</w:t>
      </w:r>
    </w:p>
    <w:p w:rsidR="00B40DCC" w:rsidRPr="00D42B9C" w:rsidRDefault="00B40DCC" w:rsidP="00B40DCC">
      <w:pPr>
        <w:rPr>
          <w:sz w:val="20"/>
        </w:rPr>
      </w:pPr>
      <w:r w:rsidRPr="00D42B9C">
        <w:rPr>
          <w:sz w:val="20"/>
        </w:rPr>
        <w:t xml:space="preserve">((FN017_R / ES007_R) / 1.000) </w:t>
      </w:r>
    </w:p>
    <w:p w:rsidR="00B40DCC" w:rsidRPr="00D42B9C" w:rsidRDefault="00B40DCC" w:rsidP="00B40DCC">
      <w:pPr>
        <w:rPr>
          <w:sz w:val="20"/>
        </w:rPr>
      </w:pPr>
      <w:r w:rsidRPr="00D42B9C">
        <w:rPr>
          <w:sz w:val="20"/>
        </w:rPr>
        <w:t>Água e Esgoto: (R$/m³.)</w:t>
      </w:r>
    </w:p>
    <w:p w:rsidR="00B40DCC" w:rsidRPr="00D42B9C" w:rsidRDefault="00B40DCC" w:rsidP="00B40DCC">
      <w:pPr>
        <w:rPr>
          <w:sz w:val="20"/>
        </w:rPr>
      </w:pPr>
      <w:r w:rsidRPr="00D42B9C">
        <w:rPr>
          <w:sz w:val="20"/>
        </w:rPr>
        <w:t xml:space="preserve">(FN017_R / (AG011_R + ES007_R)) / 1.000 </w:t>
      </w:r>
    </w:p>
    <w:p w:rsidR="00B40DCC" w:rsidRPr="00D42B9C" w:rsidRDefault="00B40DCC" w:rsidP="00B37A3B">
      <w:pPr>
        <w:pStyle w:val="Ttulo6"/>
        <w:rPr>
          <w:color w:val="auto"/>
        </w:rPr>
      </w:pPr>
      <w:bookmarkStart w:id="5749" w:name="_Toc361861434"/>
      <w:r w:rsidRPr="00D42B9C">
        <w:rPr>
          <w:color w:val="auto"/>
        </w:rPr>
        <w:t>Tarifa média praticada (IN004)</w:t>
      </w:r>
      <w:bookmarkEnd w:id="5749"/>
    </w:p>
    <w:p w:rsidR="00B40DCC" w:rsidRPr="00D42B9C" w:rsidRDefault="00B40DCC" w:rsidP="00B40DCC">
      <w:pPr>
        <w:autoSpaceDE w:val="0"/>
        <w:autoSpaceDN w:val="0"/>
        <w:adjustRightInd w:val="0"/>
      </w:pPr>
      <w:r w:rsidRPr="00D42B9C">
        <w:t xml:space="preserve">No documento </w:t>
      </w:r>
      <w:sdt>
        <w:sdtPr>
          <w:id w:val="708389287"/>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(R$/m³.)</w:t>
      </w:r>
    </w:p>
    <w:p w:rsidR="00B40DCC" w:rsidRPr="00D42B9C" w:rsidRDefault="00B40DCC" w:rsidP="00B40DCC">
      <w:pPr>
        <w:rPr>
          <w:sz w:val="20"/>
        </w:rPr>
      </w:pPr>
      <w:r w:rsidRPr="00D42B9C">
        <w:rPr>
          <w:sz w:val="20"/>
        </w:rPr>
        <w:t xml:space="preserve">(FN002_R + FN007_R) / (AG011_R * 1.000) </w:t>
      </w:r>
    </w:p>
    <w:p w:rsidR="00B40DCC" w:rsidRPr="00D42B9C" w:rsidRDefault="00B40DCC" w:rsidP="00B40DCC">
      <w:pPr>
        <w:rPr>
          <w:sz w:val="20"/>
        </w:rPr>
      </w:pPr>
      <w:r w:rsidRPr="00D42B9C">
        <w:rPr>
          <w:sz w:val="20"/>
        </w:rPr>
        <w:t>Esgoto: (R$/m³.)</w:t>
      </w:r>
    </w:p>
    <w:p w:rsidR="00B40DCC" w:rsidRPr="00D42B9C" w:rsidRDefault="00B40DCC" w:rsidP="00B40DCC">
      <w:pPr>
        <w:rPr>
          <w:sz w:val="20"/>
        </w:rPr>
      </w:pPr>
      <w:r w:rsidRPr="00D42B9C">
        <w:rPr>
          <w:sz w:val="20"/>
        </w:rPr>
        <w:t xml:space="preserve">(FN003_R + FN038_R) / (ES007_R * 1.000) </w:t>
      </w:r>
    </w:p>
    <w:p w:rsidR="00B40DCC" w:rsidRPr="00D42B9C" w:rsidRDefault="00B40DCC" w:rsidP="00B40DCC">
      <w:pPr>
        <w:rPr>
          <w:sz w:val="20"/>
        </w:rPr>
      </w:pPr>
      <w:r w:rsidRPr="00D42B9C">
        <w:rPr>
          <w:sz w:val="20"/>
        </w:rPr>
        <w:t>Água e Esgoto: (R$/m³.)</w:t>
      </w:r>
    </w:p>
    <w:p w:rsidR="00B40DCC" w:rsidRPr="00D42B9C" w:rsidRDefault="00B40DCC" w:rsidP="00B40DCC">
      <w:pPr>
        <w:rPr>
          <w:sz w:val="20"/>
        </w:rPr>
      </w:pPr>
      <w:r w:rsidRPr="00D42B9C">
        <w:rPr>
          <w:sz w:val="20"/>
        </w:rPr>
        <w:t xml:space="preserve">(FN002_R + FN003_R + FN007_R + FN038_R) / ((AG011_R + ES007_R) * 1.000) </w:t>
      </w:r>
    </w:p>
    <w:p w:rsidR="00B40DCC" w:rsidRPr="00D42B9C" w:rsidRDefault="00B40DCC" w:rsidP="00B37A3B">
      <w:pPr>
        <w:pStyle w:val="Ttulo6"/>
        <w:rPr>
          <w:color w:val="auto"/>
        </w:rPr>
      </w:pPr>
      <w:bookmarkStart w:id="5750" w:name="_Toc361861435"/>
      <w:r w:rsidRPr="00D42B9C">
        <w:rPr>
          <w:color w:val="auto"/>
        </w:rPr>
        <w:t>Tarifa média de água (IN005)</w:t>
      </w:r>
      <w:bookmarkEnd w:id="5750"/>
    </w:p>
    <w:p w:rsidR="00B40DCC" w:rsidRPr="00D42B9C" w:rsidRDefault="00B40DCC" w:rsidP="00B40DCC">
      <w:pPr>
        <w:autoSpaceDE w:val="0"/>
        <w:autoSpaceDN w:val="0"/>
        <w:adjustRightInd w:val="0"/>
      </w:pPr>
      <w:r w:rsidRPr="00D42B9C">
        <w:t xml:space="preserve">No documento </w:t>
      </w:r>
      <w:sdt>
        <w:sdtPr>
          <w:id w:val="-1767755531"/>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(R$/m³.)</w:t>
      </w:r>
    </w:p>
    <w:p w:rsidR="00B40DCC" w:rsidRPr="00D42B9C" w:rsidRDefault="00B40DCC" w:rsidP="00B40DCC">
      <w:pPr>
        <w:rPr>
          <w:sz w:val="20"/>
        </w:rPr>
      </w:pPr>
      <w:r w:rsidRPr="00D42B9C">
        <w:rPr>
          <w:sz w:val="20"/>
        </w:rPr>
        <w:t xml:space="preserve">FN002_R / ((AG011_R - AG017_R - AG019_R) * 1.000) </w:t>
      </w:r>
    </w:p>
    <w:p w:rsidR="00B40DCC" w:rsidRPr="00D42B9C" w:rsidRDefault="00B40DCC" w:rsidP="00B40DCC">
      <w:pPr>
        <w:rPr>
          <w:sz w:val="20"/>
        </w:rPr>
      </w:pPr>
      <w:r w:rsidRPr="00D42B9C">
        <w:rPr>
          <w:sz w:val="20"/>
        </w:rPr>
        <w:t>Esgoto: (R$/m³.)</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(R$/m³.)</w:t>
      </w:r>
    </w:p>
    <w:p w:rsidR="00B40DCC" w:rsidRPr="00D42B9C" w:rsidRDefault="00B40DCC" w:rsidP="00B40DCC">
      <w:pPr>
        <w:rPr>
          <w:sz w:val="20"/>
        </w:rPr>
      </w:pPr>
      <w:r w:rsidRPr="00D42B9C">
        <w:rPr>
          <w:sz w:val="20"/>
        </w:rPr>
        <w:t xml:space="preserve">FN002_R / ((AG011_R - AG017_R - AG019_R) * 1.000) </w:t>
      </w:r>
    </w:p>
    <w:p w:rsidR="00B40DCC" w:rsidRPr="00D42B9C" w:rsidRDefault="00B40DCC" w:rsidP="00B37A3B">
      <w:pPr>
        <w:pStyle w:val="Ttulo6"/>
        <w:rPr>
          <w:color w:val="auto"/>
        </w:rPr>
      </w:pPr>
      <w:bookmarkStart w:id="5751" w:name="_Toc361861436"/>
      <w:r w:rsidRPr="00D42B9C">
        <w:rPr>
          <w:color w:val="auto"/>
        </w:rPr>
        <w:t>Tarifa média de esgoto (IN006)</w:t>
      </w:r>
      <w:bookmarkEnd w:id="5751"/>
    </w:p>
    <w:p w:rsidR="00B40DCC" w:rsidRPr="00D42B9C" w:rsidRDefault="00B40DCC" w:rsidP="00B40DCC">
      <w:pPr>
        <w:autoSpaceDE w:val="0"/>
        <w:autoSpaceDN w:val="0"/>
        <w:adjustRightInd w:val="0"/>
      </w:pPr>
      <w:r w:rsidRPr="00D42B9C">
        <w:t xml:space="preserve">No documento </w:t>
      </w:r>
      <w:sdt>
        <w:sdtPr>
          <w:id w:val="132607941"/>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(R$/m³.)</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(R$/m³.)</w:t>
      </w:r>
    </w:p>
    <w:p w:rsidR="00B40DCC" w:rsidRPr="00D42B9C" w:rsidRDefault="00B40DCC" w:rsidP="00B40DCC">
      <w:pPr>
        <w:rPr>
          <w:sz w:val="20"/>
        </w:rPr>
      </w:pPr>
      <w:r w:rsidRPr="00D42B9C">
        <w:rPr>
          <w:sz w:val="20"/>
        </w:rPr>
        <w:t xml:space="preserve">FN003_R / ((ES007_R - ES013_R) * 1.000) </w:t>
      </w:r>
    </w:p>
    <w:p w:rsidR="00B40DCC" w:rsidRPr="00D42B9C" w:rsidRDefault="00B40DCC" w:rsidP="00B40DCC">
      <w:pPr>
        <w:rPr>
          <w:sz w:val="20"/>
        </w:rPr>
      </w:pPr>
      <w:r w:rsidRPr="00D42B9C">
        <w:rPr>
          <w:sz w:val="20"/>
        </w:rPr>
        <w:t>Água e Esgoto: (R$/m³.)</w:t>
      </w:r>
    </w:p>
    <w:p w:rsidR="00B40DCC" w:rsidRPr="00D42B9C" w:rsidRDefault="00B40DCC" w:rsidP="00B40DCC">
      <w:pPr>
        <w:rPr>
          <w:sz w:val="20"/>
        </w:rPr>
      </w:pPr>
      <w:r w:rsidRPr="00D42B9C">
        <w:rPr>
          <w:sz w:val="20"/>
        </w:rPr>
        <w:lastRenderedPageBreak/>
        <w:t xml:space="preserve">FN003_R / ((ES007_R - ES013_R) * 1.000) </w:t>
      </w:r>
    </w:p>
    <w:p w:rsidR="00B40DCC" w:rsidRPr="00D42B9C" w:rsidRDefault="00B40DCC" w:rsidP="00B37A3B">
      <w:pPr>
        <w:pStyle w:val="Ttulo6"/>
        <w:rPr>
          <w:color w:val="auto"/>
        </w:rPr>
      </w:pPr>
      <w:bookmarkStart w:id="5752" w:name="_Toc361861437"/>
      <w:r w:rsidRPr="00D42B9C">
        <w:rPr>
          <w:color w:val="auto"/>
        </w:rPr>
        <w:t xml:space="preserve">Incidência da desp. </w:t>
      </w:r>
      <w:proofErr w:type="gramStart"/>
      <w:r w:rsidRPr="00D42B9C">
        <w:rPr>
          <w:color w:val="auto"/>
        </w:rPr>
        <w:t>de</w:t>
      </w:r>
      <w:proofErr w:type="gramEnd"/>
      <w:r w:rsidRPr="00D42B9C">
        <w:rPr>
          <w:color w:val="auto"/>
        </w:rPr>
        <w:t xml:space="preserve"> pessoal e de serv. de </w:t>
      </w:r>
      <w:proofErr w:type="spellStart"/>
      <w:r w:rsidRPr="00D42B9C">
        <w:rPr>
          <w:color w:val="auto"/>
        </w:rPr>
        <w:t>terc</w:t>
      </w:r>
      <w:proofErr w:type="spellEnd"/>
      <w:r w:rsidRPr="00D42B9C">
        <w:rPr>
          <w:color w:val="auto"/>
        </w:rPr>
        <w:t xml:space="preserve">. </w:t>
      </w:r>
      <w:proofErr w:type="gramStart"/>
      <w:r w:rsidRPr="00D42B9C">
        <w:rPr>
          <w:color w:val="auto"/>
        </w:rPr>
        <w:t>nas</w:t>
      </w:r>
      <w:proofErr w:type="gramEnd"/>
      <w:r w:rsidRPr="00D42B9C">
        <w:rPr>
          <w:color w:val="auto"/>
        </w:rPr>
        <w:t xml:space="preserve"> despesas totais com os serviços (IN007)</w:t>
      </w:r>
      <w:bookmarkEnd w:id="5752"/>
    </w:p>
    <w:p w:rsidR="00B40DCC" w:rsidRPr="00D42B9C" w:rsidRDefault="00B40DCC" w:rsidP="00B40DCC">
      <w:pPr>
        <w:autoSpaceDE w:val="0"/>
        <w:autoSpaceDN w:val="0"/>
        <w:adjustRightInd w:val="0"/>
      </w:pPr>
      <w:r w:rsidRPr="00D42B9C">
        <w:t xml:space="preserve">No documento </w:t>
      </w:r>
      <w:sdt>
        <w:sdtPr>
          <w:id w:val="-957017569"/>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 xml:space="preserve">((FN010_R + FN014_R) / FN017_R) * 100 </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((FN010_R + FN014_R) / FN017_R)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((FN010_R + FN014_R) / FN017_R) * 100</w:t>
      </w:r>
    </w:p>
    <w:p w:rsidR="00B40DCC" w:rsidRPr="00D42B9C" w:rsidRDefault="00B40DCC" w:rsidP="00B37A3B">
      <w:pPr>
        <w:pStyle w:val="Ttulo6"/>
        <w:rPr>
          <w:color w:val="auto"/>
        </w:rPr>
      </w:pPr>
      <w:bookmarkStart w:id="5753" w:name="_Toc361861438"/>
      <w:r w:rsidRPr="00D42B9C">
        <w:rPr>
          <w:color w:val="auto"/>
        </w:rPr>
        <w:t>Despesa média anual por empregado (IN008)</w:t>
      </w:r>
      <w:bookmarkEnd w:id="5753"/>
    </w:p>
    <w:p w:rsidR="00B40DCC" w:rsidRPr="00D42B9C" w:rsidRDefault="00B40DCC" w:rsidP="00B40DCC">
      <w:pPr>
        <w:autoSpaceDE w:val="0"/>
        <w:autoSpaceDN w:val="0"/>
        <w:adjustRightInd w:val="0"/>
      </w:pPr>
      <w:r w:rsidRPr="00D42B9C">
        <w:t xml:space="preserve">No documento </w:t>
      </w:r>
      <w:sdt>
        <w:sdtPr>
          <w:id w:val="-890104643"/>
          <w:citation/>
        </w:sdtPr>
        <w:sdtContent>
          <w:r w:rsidRPr="00D42B9C">
            <w:fldChar w:fldCharType="begin"/>
          </w:r>
          <w:r w:rsidRPr="00D42B9C">
            <w:instrText xml:space="preserve">CITATION SNI02 \p 5 \n  \l 1046 </w:instrText>
          </w:r>
          <w:r w:rsidRPr="00D42B9C">
            <w:fldChar w:fldCharType="separate"/>
          </w:r>
          <w:r w:rsidRPr="00D42B9C">
            <w:rPr>
              <w:noProof/>
            </w:rPr>
            <w:t>(Glossário de Indicadores, 2012, p. 5)</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(R$/</w:t>
      </w:r>
      <w:proofErr w:type="spellStart"/>
      <w:r w:rsidRPr="00D42B9C">
        <w:rPr>
          <w:sz w:val="20"/>
        </w:rPr>
        <w:t>empreg</w:t>
      </w:r>
      <w:proofErr w:type="spellEnd"/>
      <w:r w:rsidRPr="00D42B9C">
        <w:rPr>
          <w:sz w:val="20"/>
        </w:rPr>
        <w:t>.)</w:t>
      </w:r>
    </w:p>
    <w:p w:rsidR="00B40DCC" w:rsidRPr="00D42B9C" w:rsidRDefault="00B40DCC" w:rsidP="00B40DCC">
      <w:pPr>
        <w:rPr>
          <w:sz w:val="20"/>
        </w:rPr>
      </w:pPr>
      <w:r w:rsidRPr="00D42B9C">
        <w:rPr>
          <w:sz w:val="20"/>
        </w:rPr>
        <w:t>FN010_R / ((FN026_R + FN026_A) / 2)</w:t>
      </w:r>
    </w:p>
    <w:p w:rsidR="00B40DCC" w:rsidRPr="00D42B9C" w:rsidRDefault="00B40DCC" w:rsidP="00B40DCC">
      <w:pPr>
        <w:rPr>
          <w:sz w:val="20"/>
        </w:rPr>
      </w:pPr>
      <w:r w:rsidRPr="00D42B9C">
        <w:rPr>
          <w:sz w:val="20"/>
        </w:rPr>
        <w:t>Esgoto: (R$/</w:t>
      </w:r>
      <w:proofErr w:type="spellStart"/>
      <w:r w:rsidRPr="00D42B9C">
        <w:rPr>
          <w:sz w:val="20"/>
        </w:rPr>
        <w:t>empreg</w:t>
      </w:r>
      <w:proofErr w:type="spellEnd"/>
      <w:r w:rsidRPr="00D42B9C">
        <w:rPr>
          <w:sz w:val="20"/>
        </w:rPr>
        <w:t>.)</w:t>
      </w:r>
    </w:p>
    <w:p w:rsidR="00B40DCC" w:rsidRPr="00D42B9C" w:rsidRDefault="00B40DCC" w:rsidP="00B40DCC">
      <w:pPr>
        <w:rPr>
          <w:sz w:val="20"/>
        </w:rPr>
      </w:pPr>
      <w:r w:rsidRPr="00D42B9C">
        <w:rPr>
          <w:sz w:val="20"/>
        </w:rPr>
        <w:t>FN010_R / ((FN026_R + FN026_A) / 2)</w:t>
      </w:r>
    </w:p>
    <w:p w:rsidR="00B40DCC" w:rsidRPr="00D42B9C" w:rsidRDefault="00B40DCC" w:rsidP="00B40DCC">
      <w:pPr>
        <w:rPr>
          <w:sz w:val="20"/>
        </w:rPr>
      </w:pPr>
      <w:r w:rsidRPr="00D42B9C">
        <w:rPr>
          <w:sz w:val="20"/>
        </w:rPr>
        <w:t>Água e Esgoto: (R$/</w:t>
      </w:r>
      <w:proofErr w:type="spellStart"/>
      <w:r w:rsidRPr="00D42B9C">
        <w:rPr>
          <w:sz w:val="20"/>
        </w:rPr>
        <w:t>empreg</w:t>
      </w:r>
      <w:proofErr w:type="spellEnd"/>
      <w:r w:rsidRPr="00D42B9C">
        <w:rPr>
          <w:sz w:val="20"/>
        </w:rPr>
        <w:t>.)</w:t>
      </w:r>
    </w:p>
    <w:p w:rsidR="00B40DCC" w:rsidRPr="00D42B9C" w:rsidRDefault="00B40DCC" w:rsidP="00B40DCC">
      <w:pPr>
        <w:rPr>
          <w:sz w:val="20"/>
        </w:rPr>
      </w:pPr>
      <w:r w:rsidRPr="00D42B9C">
        <w:rPr>
          <w:sz w:val="20"/>
        </w:rPr>
        <w:t>FN010_R / ((FN026_R + FN026_A) / 2)</w:t>
      </w:r>
    </w:p>
    <w:p w:rsidR="00B40DCC" w:rsidRPr="00D42B9C" w:rsidRDefault="00B40DCC" w:rsidP="00B37A3B">
      <w:pPr>
        <w:pStyle w:val="Ttulo6"/>
        <w:rPr>
          <w:color w:val="auto"/>
        </w:rPr>
      </w:pPr>
      <w:bookmarkStart w:id="5754" w:name="_Toc361861439"/>
      <w:r w:rsidRPr="00D42B9C">
        <w:rPr>
          <w:color w:val="auto"/>
        </w:rPr>
        <w:t xml:space="preserve">Índice de </w:t>
      </w:r>
      <w:proofErr w:type="spellStart"/>
      <w:r w:rsidRPr="00D42B9C">
        <w:rPr>
          <w:color w:val="auto"/>
        </w:rPr>
        <w:t>hidrometração</w:t>
      </w:r>
      <w:proofErr w:type="spellEnd"/>
      <w:r w:rsidRPr="00D42B9C">
        <w:rPr>
          <w:color w:val="auto"/>
        </w:rPr>
        <w:t xml:space="preserve"> (IN009)</w:t>
      </w:r>
      <w:bookmarkEnd w:id="5754"/>
    </w:p>
    <w:p w:rsidR="00B40DCC" w:rsidRPr="00D42B9C" w:rsidRDefault="00B40DCC" w:rsidP="00B40DCC">
      <w:pPr>
        <w:autoSpaceDE w:val="0"/>
        <w:autoSpaceDN w:val="0"/>
        <w:adjustRightInd w:val="0"/>
      </w:pPr>
      <w:r w:rsidRPr="00D42B9C">
        <w:t xml:space="preserve">No documento </w:t>
      </w:r>
      <w:sdt>
        <w:sdtPr>
          <w:id w:val="1005633739"/>
          <w:citation/>
        </w:sdtPr>
        <w:sdtContent>
          <w:r w:rsidRPr="00D42B9C">
            <w:fldChar w:fldCharType="begin"/>
          </w:r>
          <w:r w:rsidRPr="00D42B9C">
            <w:instrText xml:space="preserve">CITATION SNI02 \p 1 \n  \l 1046 </w:instrText>
          </w:r>
          <w:r w:rsidRPr="00D42B9C">
            <w:fldChar w:fldCharType="separate"/>
          </w:r>
          <w:r w:rsidRPr="00D42B9C">
            <w:rPr>
              <w:noProof/>
            </w:rPr>
            <w:t>(Glossário de Indicadores, 2012, p. 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((AG004_R + AG004_A) / 2) / ((AG002_R + AG002_A) / 2)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((AG004_R + AG004_A) / 2) / ((AG002_R + AG002_A) / 2) * 100</w:t>
      </w:r>
    </w:p>
    <w:p w:rsidR="00B40DCC" w:rsidRPr="00D42B9C" w:rsidRDefault="00B40DCC" w:rsidP="00B37A3B">
      <w:pPr>
        <w:pStyle w:val="Ttulo6"/>
        <w:rPr>
          <w:color w:val="auto"/>
        </w:rPr>
      </w:pPr>
      <w:bookmarkStart w:id="5755" w:name="_Toc361861440"/>
      <w:r w:rsidRPr="00D42B9C">
        <w:rPr>
          <w:color w:val="auto"/>
        </w:rPr>
        <w:t>Índice de micromedição relativo ao volume disponibilizado (IN010)</w:t>
      </w:r>
      <w:bookmarkEnd w:id="5755"/>
    </w:p>
    <w:p w:rsidR="00B40DCC" w:rsidRPr="00D42B9C" w:rsidRDefault="00B40DCC" w:rsidP="00B40DCC">
      <w:pPr>
        <w:autoSpaceDE w:val="0"/>
        <w:autoSpaceDN w:val="0"/>
        <w:adjustRightInd w:val="0"/>
      </w:pPr>
      <w:r w:rsidRPr="00D42B9C">
        <w:t xml:space="preserve">No documento </w:t>
      </w:r>
      <w:sdt>
        <w:sdtPr>
          <w:id w:val="587740717"/>
          <w:citation/>
        </w:sdtPr>
        <w:sdtContent>
          <w:r w:rsidRPr="00D42B9C">
            <w:fldChar w:fldCharType="begin"/>
          </w:r>
          <w:r w:rsidRPr="00D42B9C">
            <w:instrText xml:space="preserve">CITATION SNI02 \p 1 \n  \l 1046 </w:instrText>
          </w:r>
          <w:r w:rsidRPr="00D42B9C">
            <w:fldChar w:fldCharType="separate"/>
          </w:r>
          <w:r w:rsidRPr="00D42B9C">
            <w:rPr>
              <w:noProof/>
            </w:rPr>
            <w:t>(Glossário de Indicadores, 2012, p. 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p>
    <w:p w:rsidR="00B40DCC" w:rsidRPr="00D42B9C" w:rsidRDefault="00B40DCC" w:rsidP="00B40DCC">
      <w:pPr>
        <w:rPr>
          <w:sz w:val="20"/>
        </w:rPr>
      </w:pPr>
      <w:r w:rsidRPr="00D42B9C">
        <w:rPr>
          <w:sz w:val="20"/>
        </w:rPr>
        <w:t>(AG008_R / (AG006_R + AG018_R - AG019_R - AG024_R))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(AG008_R / (AG006_R + AG018_R - AG019_R - AG024_R)) * 100</w:t>
      </w:r>
    </w:p>
    <w:p w:rsidR="00B40DCC" w:rsidRPr="00D42B9C" w:rsidRDefault="00B40DCC" w:rsidP="00B37A3B">
      <w:pPr>
        <w:pStyle w:val="Ttulo6"/>
        <w:rPr>
          <w:color w:val="auto"/>
        </w:rPr>
      </w:pPr>
      <w:bookmarkStart w:id="5756" w:name="_Toc361861441"/>
      <w:r w:rsidRPr="00D42B9C">
        <w:rPr>
          <w:color w:val="auto"/>
        </w:rPr>
        <w:t>Índice de macromedição (IN011)</w:t>
      </w:r>
      <w:bookmarkEnd w:id="5756"/>
    </w:p>
    <w:p w:rsidR="00B40DCC" w:rsidRPr="00D42B9C" w:rsidRDefault="00B40DCC" w:rsidP="00B40DCC">
      <w:pPr>
        <w:autoSpaceDE w:val="0"/>
        <w:autoSpaceDN w:val="0"/>
        <w:adjustRightInd w:val="0"/>
      </w:pPr>
      <w:r w:rsidRPr="00D42B9C">
        <w:t xml:space="preserve">No documento </w:t>
      </w:r>
      <w:sdt>
        <w:sdtPr>
          <w:id w:val="-1400906899"/>
          <w:citation/>
        </w:sdtPr>
        <w:sdtContent>
          <w:r w:rsidRPr="00D42B9C">
            <w:fldChar w:fldCharType="begin"/>
          </w:r>
          <w:r w:rsidRPr="00D42B9C">
            <w:instrText xml:space="preserve">CITATION SNI02 \p 1 \n  \l 1046 </w:instrText>
          </w:r>
          <w:r w:rsidRPr="00D42B9C">
            <w:fldChar w:fldCharType="separate"/>
          </w:r>
          <w:r w:rsidRPr="00D42B9C">
            <w:rPr>
              <w:noProof/>
            </w:rPr>
            <w:t>(Glossário de Indicadores, 2012, p. 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((AG012_R - AG019_R) / (AG006_R + AG018_R - AG019_R))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((AG012_R - AG019_R) / (AG006_R + AG018_R - AG019_R)) * 100</w:t>
      </w:r>
    </w:p>
    <w:p w:rsidR="00B40DCC" w:rsidRPr="00D42B9C" w:rsidRDefault="00B40DCC" w:rsidP="00B37A3B">
      <w:pPr>
        <w:pStyle w:val="Ttulo6"/>
        <w:rPr>
          <w:color w:val="auto"/>
        </w:rPr>
      </w:pPr>
      <w:bookmarkStart w:id="5757" w:name="_Toc361861442"/>
      <w:r w:rsidRPr="00D42B9C">
        <w:rPr>
          <w:color w:val="auto"/>
        </w:rPr>
        <w:lastRenderedPageBreak/>
        <w:t>Indicador de desempenho financeiro (IN012)</w:t>
      </w:r>
      <w:bookmarkEnd w:id="5757"/>
    </w:p>
    <w:p w:rsidR="00B40DCC" w:rsidRPr="00D42B9C" w:rsidRDefault="00B40DCC" w:rsidP="00B40DCC">
      <w:pPr>
        <w:autoSpaceDE w:val="0"/>
        <w:autoSpaceDN w:val="0"/>
        <w:adjustRightInd w:val="0"/>
      </w:pPr>
      <w:r w:rsidRPr="00D42B9C">
        <w:t xml:space="preserve">No documento </w:t>
      </w:r>
      <w:sdt>
        <w:sdtPr>
          <w:id w:val="1005244611"/>
          <w:citation/>
        </w:sdtPr>
        <w:sdtContent>
          <w:r w:rsidRPr="00D42B9C">
            <w:fldChar w:fldCharType="begin"/>
          </w:r>
          <w:r w:rsidRPr="00D42B9C">
            <w:instrText xml:space="preserve">CITATION SNI02 \p 6 \n  \l 1046 </w:instrText>
          </w:r>
          <w:r w:rsidRPr="00D42B9C">
            <w:fldChar w:fldCharType="separate"/>
          </w:r>
          <w:r w:rsidRPr="00D42B9C">
            <w:rPr>
              <w:noProof/>
            </w:rPr>
            <w:t>(Glossário de Indicadores, 2012, p. 6)</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((FN002_R + FN007_R) / FN017_R)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((FN003_R + FN038_R) / FN017_R)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(((FN002_R + FN003_R + FN007_R + FN038_R) / FN017_R)) * 100</w:t>
      </w:r>
    </w:p>
    <w:p w:rsidR="00B40DCC" w:rsidRPr="00D42B9C" w:rsidRDefault="00B40DCC" w:rsidP="00B37A3B">
      <w:pPr>
        <w:pStyle w:val="Ttulo6"/>
        <w:rPr>
          <w:color w:val="auto"/>
        </w:rPr>
      </w:pPr>
      <w:bookmarkStart w:id="5758" w:name="_Toc361861443"/>
      <w:r w:rsidRPr="00D42B9C">
        <w:rPr>
          <w:color w:val="auto"/>
        </w:rPr>
        <w:t>Índice de perdas de faturamento (IN013)</w:t>
      </w:r>
      <w:bookmarkEnd w:id="5758"/>
    </w:p>
    <w:p w:rsidR="00B40DCC" w:rsidRPr="00D42B9C" w:rsidRDefault="00B40DCC" w:rsidP="00B40DCC">
      <w:pPr>
        <w:autoSpaceDE w:val="0"/>
        <w:autoSpaceDN w:val="0"/>
        <w:adjustRightInd w:val="0"/>
      </w:pPr>
      <w:r w:rsidRPr="00D42B9C">
        <w:t xml:space="preserve">No documento </w:t>
      </w:r>
      <w:sdt>
        <w:sdtPr>
          <w:id w:val="1844575838"/>
          <w:citation/>
        </w:sdtPr>
        <w:sdtContent>
          <w:r w:rsidRPr="00D42B9C">
            <w:fldChar w:fldCharType="begin"/>
          </w:r>
          <w:r w:rsidR="004F4865" w:rsidRPr="00D42B9C">
            <w:instrText xml:space="preserve">CITATION EspaçoReservado2 \p 1 \n  \l 1046 </w:instrText>
          </w:r>
          <w:r w:rsidRPr="00D42B9C">
            <w:fldChar w:fldCharType="separate"/>
          </w:r>
          <w:r w:rsidR="004F4865" w:rsidRPr="00D42B9C">
            <w:rPr>
              <w:noProof/>
            </w:rPr>
            <w:t>(Glossário de Indicadores, 2012, p. 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(((AG006_R + AG018_R - AG024_R) - AG011) / (AG006_R + AG018_R - AG024_R))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(((AG006_R + AG018_R - AG024_R) - AG011) / (AG006_R + AG018_R - AG024_R)) * 100</w:t>
      </w:r>
    </w:p>
    <w:p w:rsidR="00B40DCC" w:rsidRPr="00D42B9C" w:rsidRDefault="00B40DCC" w:rsidP="00B37A3B">
      <w:pPr>
        <w:pStyle w:val="Ttulo6"/>
        <w:rPr>
          <w:color w:val="auto"/>
        </w:rPr>
      </w:pPr>
      <w:bookmarkStart w:id="5759" w:name="_Toc361861444"/>
      <w:r w:rsidRPr="00D42B9C">
        <w:rPr>
          <w:color w:val="auto"/>
        </w:rPr>
        <w:t>Consumo micromedido por economia (IN014)</w:t>
      </w:r>
      <w:bookmarkEnd w:id="5759"/>
    </w:p>
    <w:p w:rsidR="00B40DCC" w:rsidRPr="00D42B9C" w:rsidRDefault="00B40DCC" w:rsidP="00B40DCC">
      <w:pPr>
        <w:autoSpaceDE w:val="0"/>
        <w:autoSpaceDN w:val="0"/>
        <w:adjustRightInd w:val="0"/>
      </w:pPr>
      <w:r w:rsidRPr="00D42B9C">
        <w:t xml:space="preserve">No documento </w:t>
      </w:r>
      <w:sdt>
        <w:sdtPr>
          <w:id w:val="-740251144"/>
          <w:citation/>
        </w:sdtPr>
        <w:sdtContent>
          <w:r w:rsidRPr="00D42B9C">
            <w:fldChar w:fldCharType="begin"/>
          </w:r>
          <w:r w:rsidR="004F4865" w:rsidRPr="00D42B9C">
            <w:instrText xml:space="preserve">CITATION EspaçoReservado2 \p 1 \n  \l 1046 </w:instrText>
          </w:r>
          <w:r w:rsidRPr="00D42B9C">
            <w:fldChar w:fldCharType="separate"/>
          </w:r>
          <w:r w:rsidR="004F4865" w:rsidRPr="00D42B9C">
            <w:rPr>
              <w:noProof/>
            </w:rPr>
            <w:t>(Glossário de Indicadores, 2012, p. 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(m³/mês/econ.)</w:t>
      </w:r>
    </w:p>
    <w:p w:rsidR="00B40DCC" w:rsidRPr="00D42B9C" w:rsidRDefault="00B40DCC" w:rsidP="00B40DCC">
      <w:pPr>
        <w:rPr>
          <w:sz w:val="20"/>
        </w:rPr>
      </w:pPr>
      <w:r w:rsidRPr="00D42B9C">
        <w:rPr>
          <w:sz w:val="20"/>
        </w:rPr>
        <w:t>(AG008_R / ((AG014_R + AG014a) / 2) * 1.000) / 12</w:t>
      </w:r>
    </w:p>
    <w:p w:rsidR="00B40DCC" w:rsidRPr="00D42B9C" w:rsidRDefault="00B40DCC" w:rsidP="00B40DCC">
      <w:pPr>
        <w:rPr>
          <w:sz w:val="20"/>
        </w:rPr>
      </w:pPr>
      <w:r w:rsidRPr="00D42B9C">
        <w:rPr>
          <w:sz w:val="20"/>
        </w:rPr>
        <w:t>Esgoto: (m³/mês/econ.)</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(m³/mês/econ.)</w:t>
      </w:r>
    </w:p>
    <w:p w:rsidR="00B40DCC" w:rsidRPr="00D42B9C" w:rsidRDefault="00B40DCC" w:rsidP="00B40DCC">
      <w:pPr>
        <w:rPr>
          <w:sz w:val="20"/>
        </w:rPr>
      </w:pPr>
      <w:r w:rsidRPr="00D42B9C">
        <w:rPr>
          <w:sz w:val="20"/>
        </w:rPr>
        <w:t>(AG008_R / ((AG014_R + AG014a) / 2) * 1.000) / 12</w:t>
      </w:r>
    </w:p>
    <w:p w:rsidR="00B40DCC" w:rsidRPr="00D42B9C" w:rsidRDefault="00B40DCC" w:rsidP="00B37A3B">
      <w:pPr>
        <w:pStyle w:val="Ttulo6"/>
        <w:rPr>
          <w:color w:val="auto"/>
        </w:rPr>
      </w:pPr>
      <w:bookmarkStart w:id="5760" w:name="_Toc361861445"/>
      <w:r w:rsidRPr="00D42B9C">
        <w:rPr>
          <w:color w:val="auto"/>
        </w:rPr>
        <w:t>Índice de coleta de esgoto (IN015)</w:t>
      </w:r>
      <w:bookmarkEnd w:id="5760"/>
    </w:p>
    <w:p w:rsidR="00B40DCC" w:rsidRPr="00D42B9C" w:rsidRDefault="00B40DCC" w:rsidP="00B40DCC">
      <w:pPr>
        <w:autoSpaceDE w:val="0"/>
        <w:autoSpaceDN w:val="0"/>
        <w:adjustRightInd w:val="0"/>
      </w:pPr>
      <w:r w:rsidRPr="00D42B9C">
        <w:t xml:space="preserve">No documento </w:t>
      </w:r>
      <w:sdt>
        <w:sdtPr>
          <w:id w:val="2144306873"/>
          <w:citation/>
        </w:sdtPr>
        <w:sdtContent>
          <w:r w:rsidRPr="00D42B9C">
            <w:fldChar w:fldCharType="begin"/>
          </w:r>
          <w:r w:rsidR="004F4865" w:rsidRPr="00D42B9C">
            <w:instrText xml:space="preserve">CITATION EspaçoReservado2 \p 11 \n  \l 1046 </w:instrText>
          </w:r>
          <w:r w:rsidRPr="00D42B9C">
            <w:fldChar w:fldCharType="separate"/>
          </w:r>
          <w:r w:rsidR="004F4865"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ES005_R / (AG010_R - AG019_R)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ES005_R / (AG010_R - AG019_R) * 100</w:t>
      </w:r>
    </w:p>
    <w:p w:rsidR="00B40DCC" w:rsidRPr="00D42B9C" w:rsidRDefault="00B40DCC" w:rsidP="00B37A3B">
      <w:pPr>
        <w:pStyle w:val="Ttulo6"/>
        <w:rPr>
          <w:color w:val="auto"/>
        </w:rPr>
      </w:pPr>
      <w:bookmarkStart w:id="5761" w:name="_Toc361861446"/>
      <w:r w:rsidRPr="00D42B9C">
        <w:rPr>
          <w:color w:val="auto"/>
        </w:rPr>
        <w:t>Índice de tratamento de esgoto (IN016)</w:t>
      </w:r>
      <w:bookmarkEnd w:id="5761"/>
    </w:p>
    <w:p w:rsidR="00B40DCC" w:rsidRPr="00D42B9C" w:rsidRDefault="00B40DCC" w:rsidP="00B40DCC">
      <w:pPr>
        <w:autoSpaceDE w:val="0"/>
        <w:autoSpaceDN w:val="0"/>
        <w:adjustRightInd w:val="0"/>
      </w:pPr>
      <w:r w:rsidRPr="00D42B9C">
        <w:t xml:space="preserve">No documento </w:t>
      </w:r>
      <w:sdt>
        <w:sdtPr>
          <w:id w:val="-1301450919"/>
          <w:citation/>
        </w:sdtPr>
        <w:sdtContent>
          <w:r w:rsidRPr="00D42B9C">
            <w:fldChar w:fldCharType="begin"/>
          </w:r>
          <w:r w:rsidRPr="00D42B9C">
            <w:instrText xml:space="preserve">CITATION SNI02 \p 11 \n  \l 1046 </w:instrText>
          </w:r>
          <w:r w:rsidRPr="00D42B9C">
            <w:fldChar w:fldCharType="separate"/>
          </w:r>
          <w:r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(ES006_R + ES014_R) / (ES005_R + ES013_R)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(ES006_R + ES014_R) / (ES005_R + ES013_R) * 100</w:t>
      </w:r>
    </w:p>
    <w:p w:rsidR="00B40DCC" w:rsidRPr="00D42B9C" w:rsidRDefault="00B40DCC" w:rsidP="00B37A3B">
      <w:pPr>
        <w:pStyle w:val="Ttulo6"/>
        <w:rPr>
          <w:color w:val="auto"/>
        </w:rPr>
      </w:pPr>
      <w:bookmarkStart w:id="5762" w:name="_Toc361861447"/>
      <w:r w:rsidRPr="00D42B9C">
        <w:rPr>
          <w:color w:val="auto"/>
        </w:rPr>
        <w:t>Consumo de água faturado por economia (IN017)</w:t>
      </w:r>
      <w:bookmarkEnd w:id="5762"/>
    </w:p>
    <w:p w:rsidR="00B40DCC" w:rsidRPr="00D42B9C" w:rsidRDefault="00B40DCC" w:rsidP="00B40DCC">
      <w:pPr>
        <w:autoSpaceDE w:val="0"/>
        <w:autoSpaceDN w:val="0"/>
        <w:adjustRightInd w:val="0"/>
      </w:pPr>
      <w:r w:rsidRPr="00D42B9C">
        <w:lastRenderedPageBreak/>
        <w:t xml:space="preserve">No documento </w:t>
      </w:r>
      <w:sdt>
        <w:sdtPr>
          <w:id w:val="-1685039718"/>
          <w:citation/>
        </w:sdtPr>
        <w:sdtContent>
          <w:r w:rsidRPr="00D42B9C">
            <w:fldChar w:fldCharType="begin"/>
          </w:r>
          <w:r w:rsidRPr="00D42B9C">
            <w:instrText xml:space="preserve">CITATION SNI02 \p 2 \n  \l 1046 </w:instrText>
          </w:r>
          <w:r w:rsidRPr="00D42B9C">
            <w:fldChar w:fldCharType="separate"/>
          </w:r>
          <w:r w:rsidRPr="00D42B9C">
            <w:rPr>
              <w:noProof/>
            </w:rPr>
            <w:t>(Glossário de Indicadores, 2012, p. 2)</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(m³/mês/econ.)</w:t>
      </w:r>
    </w:p>
    <w:p w:rsidR="00B40DCC" w:rsidRPr="00D42B9C" w:rsidRDefault="00B40DCC" w:rsidP="00B40DCC">
      <w:pPr>
        <w:rPr>
          <w:sz w:val="20"/>
        </w:rPr>
      </w:pPr>
      <w:r w:rsidRPr="00D42B9C">
        <w:rPr>
          <w:sz w:val="20"/>
        </w:rPr>
        <w:t>((AG011 - AG019) / ((AG003 + AG003a) / 2) * 1.000) / 12</w:t>
      </w:r>
    </w:p>
    <w:p w:rsidR="00B40DCC" w:rsidRPr="00D42B9C" w:rsidRDefault="00B40DCC" w:rsidP="00B40DCC">
      <w:pPr>
        <w:rPr>
          <w:sz w:val="20"/>
        </w:rPr>
      </w:pPr>
      <w:r w:rsidRPr="00D42B9C">
        <w:rPr>
          <w:sz w:val="20"/>
        </w:rPr>
        <w:t>Esgoto: (m³/mês/econ.)</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(m³/mês/econ.)</w:t>
      </w:r>
    </w:p>
    <w:p w:rsidR="00B40DCC" w:rsidRPr="00D42B9C" w:rsidRDefault="00B40DCC" w:rsidP="00B40DCC">
      <w:pPr>
        <w:rPr>
          <w:sz w:val="20"/>
        </w:rPr>
      </w:pPr>
      <w:r w:rsidRPr="00D42B9C">
        <w:rPr>
          <w:sz w:val="20"/>
        </w:rPr>
        <w:t>((AG011 - AG019) / ((AG003 + AG003a) / 2) * 1.000) / 12</w:t>
      </w:r>
    </w:p>
    <w:p w:rsidR="00B40DCC" w:rsidRPr="00D42B9C" w:rsidRDefault="00B40DCC" w:rsidP="00B37A3B">
      <w:pPr>
        <w:pStyle w:val="Ttulo6"/>
        <w:rPr>
          <w:color w:val="auto"/>
        </w:rPr>
      </w:pPr>
      <w:bookmarkStart w:id="5763" w:name="_Toc361861448"/>
      <w:r w:rsidRPr="00D42B9C">
        <w:rPr>
          <w:color w:val="auto"/>
        </w:rPr>
        <w:t>Quantidade equivalente de pessoal total (IN018)</w:t>
      </w:r>
      <w:bookmarkEnd w:id="5763"/>
    </w:p>
    <w:p w:rsidR="00B40DCC" w:rsidRPr="00D42B9C" w:rsidRDefault="00B40DCC" w:rsidP="00B40DCC">
      <w:pPr>
        <w:autoSpaceDE w:val="0"/>
        <w:autoSpaceDN w:val="0"/>
        <w:adjustRightInd w:val="0"/>
      </w:pPr>
      <w:r w:rsidRPr="00D42B9C">
        <w:t xml:space="preserve">No documento </w:t>
      </w:r>
      <w:sdt>
        <w:sdtPr>
          <w:id w:val="-145754889"/>
          <w:citation/>
        </w:sdtPr>
        <w:sdtContent>
          <w:r w:rsidRPr="00D42B9C">
            <w:fldChar w:fldCharType="begin"/>
          </w:r>
          <w:r w:rsidRPr="00D42B9C">
            <w:instrText xml:space="preserve">CITATION SNI02 \p 6 \n  \l 1046 </w:instrText>
          </w:r>
          <w:r w:rsidRPr="00D42B9C">
            <w:fldChar w:fldCharType="separate"/>
          </w:r>
          <w:r w:rsidRPr="00D42B9C">
            <w:rPr>
              <w:noProof/>
            </w:rPr>
            <w:t>(Glossário de Indicadores, 2012, p. 6)</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(empregado)</w:t>
      </w:r>
    </w:p>
    <w:p w:rsidR="00B40DCC" w:rsidRPr="00D42B9C" w:rsidRDefault="00B40DCC" w:rsidP="00B40DCC">
      <w:pPr>
        <w:rPr>
          <w:sz w:val="20"/>
        </w:rPr>
      </w:pPr>
      <w:r w:rsidRPr="00D42B9C">
        <w:rPr>
          <w:sz w:val="20"/>
        </w:rPr>
        <w:t>((FN026_R + FN026_A) / 2) + ((FN014_R * ((FN026_R + FN026_A) / 2)) / FN010_R)</w:t>
      </w:r>
    </w:p>
    <w:p w:rsidR="00B40DCC" w:rsidRPr="00D42B9C" w:rsidRDefault="00B40DCC" w:rsidP="00B40DCC">
      <w:pPr>
        <w:rPr>
          <w:sz w:val="20"/>
        </w:rPr>
      </w:pPr>
      <w:r w:rsidRPr="00D42B9C">
        <w:rPr>
          <w:sz w:val="20"/>
        </w:rPr>
        <w:t>Esgoto:</w:t>
      </w:r>
      <w:r w:rsidRPr="00D42B9C">
        <w:t xml:space="preserve"> </w:t>
      </w:r>
      <w:r w:rsidRPr="00D42B9C">
        <w:rPr>
          <w:sz w:val="20"/>
        </w:rPr>
        <w:t>(empregado)</w:t>
      </w:r>
    </w:p>
    <w:p w:rsidR="00B40DCC" w:rsidRPr="00D42B9C" w:rsidRDefault="00B40DCC" w:rsidP="00B40DCC">
      <w:pPr>
        <w:rPr>
          <w:sz w:val="20"/>
        </w:rPr>
      </w:pPr>
      <w:r w:rsidRPr="00D42B9C">
        <w:rPr>
          <w:sz w:val="20"/>
        </w:rPr>
        <w:t>((FN026_R + FN026_A) / 2) + ((FN014_R * ((FN026_R + FN026_A) / 2)) / FN010_R)</w:t>
      </w:r>
    </w:p>
    <w:p w:rsidR="00B40DCC" w:rsidRPr="00D42B9C" w:rsidRDefault="00B40DCC" w:rsidP="00B40DCC">
      <w:pPr>
        <w:rPr>
          <w:sz w:val="20"/>
        </w:rPr>
      </w:pPr>
      <w:r w:rsidRPr="00D42B9C">
        <w:rPr>
          <w:sz w:val="20"/>
        </w:rPr>
        <w:t>Água e Esgoto:</w:t>
      </w:r>
      <w:r w:rsidRPr="00D42B9C">
        <w:t xml:space="preserve"> </w:t>
      </w:r>
      <w:r w:rsidRPr="00D42B9C">
        <w:rPr>
          <w:sz w:val="20"/>
        </w:rPr>
        <w:t>(empregado)</w:t>
      </w:r>
    </w:p>
    <w:p w:rsidR="00B40DCC" w:rsidRPr="00D42B9C" w:rsidRDefault="00B40DCC" w:rsidP="00B40DCC">
      <w:pPr>
        <w:rPr>
          <w:sz w:val="20"/>
        </w:rPr>
      </w:pPr>
      <w:r w:rsidRPr="00D42B9C">
        <w:rPr>
          <w:sz w:val="20"/>
        </w:rPr>
        <w:t>((FN026_R + FN026_A) / 2) + ((FN014_R * ((FN026_R + FN026_A) / 2)) / FN010_R)</w:t>
      </w:r>
    </w:p>
    <w:p w:rsidR="00B40DCC" w:rsidRPr="00D42B9C" w:rsidRDefault="00B40DCC" w:rsidP="00B37A3B">
      <w:pPr>
        <w:pStyle w:val="Ttulo6"/>
        <w:rPr>
          <w:color w:val="auto"/>
        </w:rPr>
      </w:pPr>
      <w:bookmarkStart w:id="5764" w:name="_Toc361861449"/>
      <w:r w:rsidRPr="00D42B9C">
        <w:rPr>
          <w:color w:val="auto"/>
        </w:rPr>
        <w:t>Índice de produtividade: economias ativas por pessoal total (equivalente) (IN019)</w:t>
      </w:r>
      <w:bookmarkEnd w:id="5764"/>
    </w:p>
    <w:p w:rsidR="00B40DCC" w:rsidRPr="00D42B9C" w:rsidRDefault="00B40DCC" w:rsidP="00B40DCC">
      <w:pPr>
        <w:autoSpaceDE w:val="0"/>
        <w:autoSpaceDN w:val="0"/>
        <w:adjustRightInd w:val="0"/>
      </w:pPr>
      <w:r w:rsidRPr="00D42B9C">
        <w:t xml:space="preserve">No documento </w:t>
      </w:r>
      <w:sdt>
        <w:sdtPr>
          <w:id w:val="-1612124766"/>
          <w:citation/>
        </w:sdtPr>
        <w:sdtContent>
          <w:r w:rsidRPr="00D42B9C">
            <w:fldChar w:fldCharType="begin"/>
          </w:r>
          <w:r w:rsidRPr="00D42B9C">
            <w:instrText xml:space="preserve">CITATION SNI02 \p 6 \n  \l 1046 </w:instrText>
          </w:r>
          <w:r w:rsidRPr="00D42B9C">
            <w:fldChar w:fldCharType="separate"/>
          </w:r>
          <w:r w:rsidRPr="00D42B9C">
            <w:rPr>
              <w:noProof/>
            </w:rPr>
            <w:t>(Glossário de Indicadores, 2012, p. 6)</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roofErr w:type="gramStart"/>
      <w:r w:rsidRPr="00D42B9C">
        <w:rPr>
          <w:sz w:val="20"/>
        </w:rPr>
        <w:t>econ./</w:t>
      </w:r>
      <w:proofErr w:type="spellStart"/>
      <w:proofErr w:type="gramEnd"/>
      <w:r w:rsidRPr="00D42B9C">
        <w:rPr>
          <w:sz w:val="20"/>
        </w:rPr>
        <w:t>empreg</w:t>
      </w:r>
      <w:proofErr w:type="spellEnd"/>
      <w:r w:rsidRPr="00D42B9C">
        <w:rPr>
          <w:sz w:val="20"/>
        </w:rPr>
        <w:t xml:space="preserve">. </w:t>
      </w:r>
      <w:proofErr w:type="spellStart"/>
      <w:proofErr w:type="gramStart"/>
      <w:r w:rsidRPr="00D42B9C">
        <w:rPr>
          <w:sz w:val="20"/>
        </w:rPr>
        <w:t>eqv</w:t>
      </w:r>
      <w:proofErr w:type="spellEnd"/>
      <w:proofErr w:type="gramEnd"/>
      <w:r w:rsidRPr="00D42B9C">
        <w:rPr>
          <w:sz w:val="20"/>
        </w:rPr>
        <w:t>.)</w:t>
      </w:r>
    </w:p>
    <w:p w:rsidR="00B40DCC" w:rsidRPr="00D42B9C" w:rsidRDefault="00B40DCC" w:rsidP="00B40DCC">
      <w:pPr>
        <w:rPr>
          <w:sz w:val="20"/>
        </w:rPr>
      </w:pPr>
      <w:r w:rsidRPr="00D42B9C">
        <w:rPr>
          <w:sz w:val="20"/>
        </w:rPr>
        <w:t>(((AG003_R + AG003_A) / 2) / IN018)</w:t>
      </w:r>
    </w:p>
    <w:p w:rsidR="00B40DCC" w:rsidRPr="00D42B9C" w:rsidRDefault="00B40DCC" w:rsidP="00B40DCC">
      <w:pPr>
        <w:rPr>
          <w:sz w:val="20"/>
        </w:rPr>
      </w:pPr>
      <w:r w:rsidRPr="00D42B9C">
        <w:rPr>
          <w:sz w:val="20"/>
        </w:rPr>
        <w:t>Esgoto:</w:t>
      </w:r>
      <w:r w:rsidRPr="00D42B9C">
        <w:t xml:space="preserve"> </w:t>
      </w:r>
      <w:r w:rsidRPr="00D42B9C">
        <w:rPr>
          <w:sz w:val="20"/>
        </w:rPr>
        <w:t>(</w:t>
      </w:r>
      <w:proofErr w:type="gramStart"/>
      <w:r w:rsidRPr="00D42B9C">
        <w:rPr>
          <w:sz w:val="20"/>
        </w:rPr>
        <w:t>econ./</w:t>
      </w:r>
      <w:proofErr w:type="spellStart"/>
      <w:proofErr w:type="gramEnd"/>
      <w:r w:rsidRPr="00D42B9C">
        <w:rPr>
          <w:sz w:val="20"/>
        </w:rPr>
        <w:t>empreg</w:t>
      </w:r>
      <w:proofErr w:type="spellEnd"/>
      <w:r w:rsidRPr="00D42B9C">
        <w:rPr>
          <w:sz w:val="20"/>
        </w:rPr>
        <w:t xml:space="preserve">. </w:t>
      </w:r>
      <w:proofErr w:type="spellStart"/>
      <w:proofErr w:type="gramStart"/>
      <w:r w:rsidRPr="00D42B9C">
        <w:rPr>
          <w:sz w:val="20"/>
        </w:rPr>
        <w:t>eqv</w:t>
      </w:r>
      <w:proofErr w:type="spellEnd"/>
      <w:proofErr w:type="gramEnd"/>
      <w:r w:rsidRPr="00D42B9C">
        <w:rPr>
          <w:sz w:val="20"/>
        </w:rPr>
        <w:t>.)</w:t>
      </w:r>
    </w:p>
    <w:p w:rsidR="00B40DCC" w:rsidRPr="00D42B9C" w:rsidRDefault="00B40DCC" w:rsidP="00B40DCC">
      <w:pPr>
        <w:rPr>
          <w:sz w:val="20"/>
        </w:rPr>
      </w:pPr>
      <w:r w:rsidRPr="00D42B9C">
        <w:rPr>
          <w:sz w:val="20"/>
        </w:rPr>
        <w:t>(((ES003_R + ES003_A) / 2) / IN018)</w:t>
      </w:r>
    </w:p>
    <w:p w:rsidR="00B40DCC" w:rsidRPr="00D42B9C" w:rsidRDefault="00B40DCC" w:rsidP="00B40DCC">
      <w:pPr>
        <w:rPr>
          <w:sz w:val="20"/>
        </w:rPr>
      </w:pPr>
      <w:r w:rsidRPr="00D42B9C">
        <w:rPr>
          <w:sz w:val="20"/>
        </w:rPr>
        <w:t>Água e Esgoto:</w:t>
      </w:r>
      <w:r w:rsidRPr="00D42B9C">
        <w:t xml:space="preserve"> </w:t>
      </w:r>
      <w:r w:rsidRPr="00D42B9C">
        <w:rPr>
          <w:sz w:val="20"/>
        </w:rPr>
        <w:t>(</w:t>
      </w:r>
      <w:proofErr w:type="gramStart"/>
      <w:r w:rsidRPr="00D42B9C">
        <w:rPr>
          <w:sz w:val="20"/>
        </w:rPr>
        <w:t>econ./</w:t>
      </w:r>
      <w:proofErr w:type="spellStart"/>
      <w:proofErr w:type="gramEnd"/>
      <w:r w:rsidRPr="00D42B9C">
        <w:rPr>
          <w:sz w:val="20"/>
        </w:rPr>
        <w:t>empreg</w:t>
      </w:r>
      <w:proofErr w:type="spellEnd"/>
      <w:r w:rsidRPr="00D42B9C">
        <w:rPr>
          <w:sz w:val="20"/>
        </w:rPr>
        <w:t xml:space="preserve">. </w:t>
      </w:r>
      <w:proofErr w:type="spellStart"/>
      <w:proofErr w:type="gramStart"/>
      <w:r w:rsidRPr="00D42B9C">
        <w:rPr>
          <w:sz w:val="20"/>
        </w:rPr>
        <w:t>eqv</w:t>
      </w:r>
      <w:proofErr w:type="spellEnd"/>
      <w:proofErr w:type="gramEnd"/>
      <w:r w:rsidRPr="00D42B9C">
        <w:rPr>
          <w:sz w:val="20"/>
        </w:rPr>
        <w:t>.)</w:t>
      </w:r>
    </w:p>
    <w:p w:rsidR="00B40DCC" w:rsidRPr="00D42B9C" w:rsidRDefault="00B40DCC" w:rsidP="00B40DCC">
      <w:pPr>
        <w:rPr>
          <w:sz w:val="20"/>
        </w:rPr>
      </w:pPr>
      <w:r w:rsidRPr="00D42B9C">
        <w:rPr>
          <w:sz w:val="20"/>
        </w:rPr>
        <w:t>(((AG003_R + AG003_A) / 2) + ((ES003_R + ES003_A) / 2)) / IN018</w:t>
      </w:r>
    </w:p>
    <w:p w:rsidR="00B40DCC" w:rsidRPr="00D42B9C" w:rsidRDefault="00B40DCC" w:rsidP="00B37A3B">
      <w:pPr>
        <w:pStyle w:val="Ttulo6"/>
        <w:rPr>
          <w:color w:val="auto"/>
        </w:rPr>
      </w:pPr>
      <w:bookmarkStart w:id="5765" w:name="_Toc361861450"/>
      <w:r w:rsidRPr="00D42B9C">
        <w:rPr>
          <w:color w:val="auto"/>
        </w:rPr>
        <w:t>Extensão da rede de água por ligação (IN020)</w:t>
      </w:r>
      <w:bookmarkEnd w:id="5765"/>
    </w:p>
    <w:p w:rsidR="00B40DCC" w:rsidRPr="00D42B9C" w:rsidRDefault="00B40DCC" w:rsidP="00B40DCC">
      <w:pPr>
        <w:autoSpaceDE w:val="0"/>
        <w:autoSpaceDN w:val="0"/>
        <w:adjustRightInd w:val="0"/>
      </w:pPr>
      <w:r w:rsidRPr="00D42B9C">
        <w:t xml:space="preserve">No documento </w:t>
      </w:r>
      <w:sdt>
        <w:sdtPr>
          <w:id w:val="1192497206"/>
          <w:citation/>
        </w:sdtPr>
        <w:sdtContent>
          <w:r w:rsidRPr="00D42B9C">
            <w:fldChar w:fldCharType="begin"/>
          </w:r>
          <w:r w:rsidRPr="00D42B9C">
            <w:instrText xml:space="preserve">CITATION SNI02 \p 2 \n  \l 1046 </w:instrText>
          </w:r>
          <w:r w:rsidRPr="00D42B9C">
            <w:fldChar w:fldCharType="separate"/>
          </w:r>
          <w:r w:rsidRPr="00D42B9C">
            <w:rPr>
              <w:noProof/>
            </w:rPr>
            <w:t>(Glossário de Indicadores, 2012, p. 2)</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(m/lig.)</w:t>
      </w:r>
    </w:p>
    <w:p w:rsidR="00B40DCC" w:rsidRPr="00D42B9C" w:rsidRDefault="00B40DCC" w:rsidP="00B40DCC">
      <w:pPr>
        <w:rPr>
          <w:sz w:val="20"/>
        </w:rPr>
      </w:pPr>
      <w:r w:rsidRPr="00D42B9C">
        <w:rPr>
          <w:sz w:val="20"/>
        </w:rPr>
        <w:t>(((AG005_R + AG005_A) / 2) * 1.000) / ((AG021_R + AG021_A) / 2)</w:t>
      </w:r>
    </w:p>
    <w:p w:rsidR="00B40DCC" w:rsidRPr="00D42B9C" w:rsidRDefault="00B40DCC" w:rsidP="00B40DCC">
      <w:pPr>
        <w:rPr>
          <w:sz w:val="20"/>
        </w:rPr>
      </w:pPr>
      <w:r w:rsidRPr="00D42B9C">
        <w:rPr>
          <w:sz w:val="20"/>
        </w:rPr>
        <w:t>Esgoto:</w:t>
      </w:r>
      <w:r w:rsidRPr="00D42B9C">
        <w:t xml:space="preserve"> </w:t>
      </w:r>
      <w:r w:rsidRPr="00D42B9C">
        <w:rPr>
          <w:sz w:val="20"/>
        </w:rPr>
        <w:t>(m/lig.)</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(m/lig.)</w:t>
      </w:r>
    </w:p>
    <w:p w:rsidR="00B40DCC" w:rsidRPr="00D42B9C" w:rsidRDefault="00B40DCC" w:rsidP="00B40DCC">
      <w:pPr>
        <w:rPr>
          <w:sz w:val="20"/>
        </w:rPr>
      </w:pPr>
      <w:r w:rsidRPr="00D42B9C">
        <w:rPr>
          <w:sz w:val="20"/>
        </w:rPr>
        <w:t>(((AG005_R + AG005_A) / 2) * 1.000) / ((AG021_R + AG021_A) /2)</w:t>
      </w:r>
    </w:p>
    <w:p w:rsidR="00B40DCC" w:rsidRPr="00D42B9C" w:rsidRDefault="00B40DCC" w:rsidP="00B37A3B">
      <w:pPr>
        <w:pStyle w:val="Ttulo6"/>
        <w:rPr>
          <w:color w:val="auto"/>
        </w:rPr>
      </w:pPr>
      <w:bookmarkStart w:id="5766" w:name="_Toc361861451"/>
      <w:r w:rsidRPr="00D42B9C">
        <w:rPr>
          <w:color w:val="auto"/>
        </w:rPr>
        <w:t>Extensão da rede de esgoto por ligação (IN021)</w:t>
      </w:r>
      <w:bookmarkEnd w:id="5766"/>
    </w:p>
    <w:p w:rsidR="00B40DCC" w:rsidRPr="00D42B9C" w:rsidRDefault="00B40DCC" w:rsidP="00B40DCC">
      <w:pPr>
        <w:autoSpaceDE w:val="0"/>
        <w:autoSpaceDN w:val="0"/>
        <w:adjustRightInd w:val="0"/>
      </w:pPr>
      <w:r w:rsidRPr="00D42B9C">
        <w:t xml:space="preserve">No documento </w:t>
      </w:r>
      <w:sdt>
        <w:sdtPr>
          <w:id w:val="-235174610"/>
          <w:citation/>
        </w:sdtPr>
        <w:sdtContent>
          <w:r w:rsidRPr="00D42B9C">
            <w:fldChar w:fldCharType="begin"/>
          </w:r>
          <w:r w:rsidRPr="00D42B9C">
            <w:instrText xml:space="preserve">CITATION SNI02 \p 11 \n  \l 1046 </w:instrText>
          </w:r>
          <w:r w:rsidRPr="00D42B9C">
            <w:fldChar w:fldCharType="separate"/>
          </w:r>
          <w:r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(m/lig.)</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w:t>
      </w:r>
      <w:r w:rsidRPr="00D42B9C">
        <w:t xml:space="preserve"> </w:t>
      </w:r>
      <w:r w:rsidRPr="00D42B9C">
        <w:rPr>
          <w:sz w:val="20"/>
        </w:rPr>
        <w:t>(m/lig.)</w:t>
      </w:r>
    </w:p>
    <w:p w:rsidR="00B40DCC" w:rsidRPr="00D42B9C" w:rsidRDefault="00B40DCC" w:rsidP="00B40DCC">
      <w:pPr>
        <w:rPr>
          <w:sz w:val="20"/>
        </w:rPr>
      </w:pPr>
      <w:r w:rsidRPr="00D42B9C">
        <w:rPr>
          <w:sz w:val="20"/>
        </w:rPr>
        <w:t>(1.000 * ((ES004_R + ES004_A) /2)) / ((ES009_R + ES009_A) /2)</w:t>
      </w:r>
    </w:p>
    <w:p w:rsidR="00B40DCC" w:rsidRPr="00D42B9C" w:rsidRDefault="00B40DCC" w:rsidP="00B40DCC">
      <w:pPr>
        <w:rPr>
          <w:sz w:val="20"/>
        </w:rPr>
      </w:pPr>
      <w:r w:rsidRPr="00D42B9C">
        <w:rPr>
          <w:sz w:val="20"/>
        </w:rPr>
        <w:t>Água e Esgoto:</w:t>
      </w:r>
      <w:r w:rsidRPr="00D42B9C">
        <w:t xml:space="preserve"> </w:t>
      </w:r>
      <w:r w:rsidRPr="00D42B9C">
        <w:rPr>
          <w:sz w:val="20"/>
        </w:rPr>
        <w:t>(m/lig.)</w:t>
      </w:r>
    </w:p>
    <w:p w:rsidR="00B40DCC" w:rsidRPr="00D42B9C" w:rsidRDefault="00B40DCC" w:rsidP="00B40DCC">
      <w:pPr>
        <w:rPr>
          <w:sz w:val="20"/>
        </w:rPr>
      </w:pPr>
      <w:r w:rsidRPr="00D42B9C">
        <w:rPr>
          <w:sz w:val="20"/>
        </w:rPr>
        <w:t>(1.000 * ((ES004_R + ES004_A) /2)) / ((ES009_R + ES009_A) /2)</w:t>
      </w:r>
    </w:p>
    <w:p w:rsidR="00B37A3B" w:rsidRPr="00D42B9C" w:rsidRDefault="00B37A3B">
      <w:pPr>
        <w:ind w:firstLine="0"/>
        <w:jc w:val="left"/>
        <w:rPr>
          <w:b/>
          <w:bCs/>
          <w:szCs w:val="22"/>
        </w:rPr>
      </w:pPr>
      <w:bookmarkStart w:id="5767" w:name="_Toc361861452"/>
      <w:r w:rsidRPr="00D42B9C">
        <w:br w:type="page"/>
      </w:r>
    </w:p>
    <w:p w:rsidR="00B40DCC" w:rsidRPr="00D42B9C" w:rsidRDefault="00B40DCC" w:rsidP="00B37A3B">
      <w:pPr>
        <w:pStyle w:val="Ttulo6"/>
        <w:rPr>
          <w:color w:val="auto"/>
        </w:rPr>
      </w:pPr>
      <w:r w:rsidRPr="00D42B9C">
        <w:rPr>
          <w:color w:val="auto"/>
        </w:rPr>
        <w:lastRenderedPageBreak/>
        <w:t xml:space="preserve">Consumo médio </w:t>
      </w:r>
      <w:proofErr w:type="spellStart"/>
      <w:r w:rsidRPr="00D42B9C">
        <w:rPr>
          <w:color w:val="auto"/>
        </w:rPr>
        <w:t>percapita</w:t>
      </w:r>
      <w:proofErr w:type="spellEnd"/>
      <w:r w:rsidRPr="00D42B9C">
        <w:rPr>
          <w:color w:val="auto"/>
        </w:rPr>
        <w:t xml:space="preserve"> de água (IN022)</w:t>
      </w:r>
      <w:bookmarkEnd w:id="5767"/>
    </w:p>
    <w:p w:rsidR="00B40DCC" w:rsidRPr="00D42B9C" w:rsidRDefault="00B40DCC" w:rsidP="00B40DCC">
      <w:pPr>
        <w:autoSpaceDE w:val="0"/>
        <w:autoSpaceDN w:val="0"/>
        <w:adjustRightInd w:val="0"/>
      </w:pPr>
      <w:r w:rsidRPr="00D42B9C">
        <w:t xml:space="preserve">No documento </w:t>
      </w:r>
      <w:sdt>
        <w:sdtPr>
          <w:id w:val="-1860507189"/>
          <w:citation/>
        </w:sdtPr>
        <w:sdtContent>
          <w:r w:rsidRPr="00D42B9C">
            <w:fldChar w:fldCharType="begin"/>
          </w:r>
          <w:r w:rsidRPr="00D42B9C">
            <w:instrText xml:space="preserve">CITATION SNI02 \p 2 \n  \l 1046 </w:instrText>
          </w:r>
          <w:r w:rsidRPr="00D42B9C">
            <w:fldChar w:fldCharType="separate"/>
          </w:r>
          <w:r w:rsidRPr="00D42B9C">
            <w:rPr>
              <w:noProof/>
            </w:rPr>
            <w:t>(Glossário de Indicadores, 2012, p. 2)</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(l/hab./dia)</w:t>
      </w:r>
    </w:p>
    <w:p w:rsidR="00B40DCC" w:rsidRPr="00D42B9C" w:rsidRDefault="00B40DCC" w:rsidP="00B40DCC">
      <w:pPr>
        <w:rPr>
          <w:sz w:val="20"/>
        </w:rPr>
      </w:pPr>
      <w:r w:rsidRPr="00D42B9C">
        <w:rPr>
          <w:sz w:val="20"/>
        </w:rPr>
        <w:t>((AG010_R - AG019_R)) / (((AG001_R + AG001_A) /2) * 1.000.000) /365</w:t>
      </w:r>
    </w:p>
    <w:p w:rsidR="00B40DCC" w:rsidRPr="00D42B9C" w:rsidRDefault="00B40DCC" w:rsidP="00B40DCC">
      <w:pPr>
        <w:rPr>
          <w:sz w:val="20"/>
        </w:rPr>
      </w:pPr>
      <w:r w:rsidRPr="00D42B9C">
        <w:rPr>
          <w:sz w:val="20"/>
        </w:rPr>
        <w:t>Esgoto:</w:t>
      </w:r>
      <w:r w:rsidRPr="00D42B9C">
        <w:t xml:space="preserve"> </w:t>
      </w:r>
      <w:r w:rsidRPr="00D42B9C">
        <w:rPr>
          <w:sz w:val="20"/>
        </w:rPr>
        <w:t>(l/hab./dia)</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(l/hab./dia)</w:t>
      </w:r>
    </w:p>
    <w:p w:rsidR="00B40DCC" w:rsidRPr="00D42B9C" w:rsidRDefault="00B40DCC" w:rsidP="00B40DCC">
      <w:pPr>
        <w:rPr>
          <w:sz w:val="20"/>
        </w:rPr>
      </w:pPr>
      <w:r w:rsidRPr="00D42B9C">
        <w:rPr>
          <w:sz w:val="20"/>
        </w:rPr>
        <w:t>((AG010_R - AG019_R)) / (((AG001_R + AG001_A) /2) * 1.000.000) /365</w:t>
      </w:r>
    </w:p>
    <w:p w:rsidR="00B40DCC" w:rsidRPr="00D42B9C" w:rsidRDefault="00B40DCC" w:rsidP="00B37A3B">
      <w:pPr>
        <w:pStyle w:val="Ttulo6"/>
        <w:rPr>
          <w:color w:val="auto"/>
        </w:rPr>
      </w:pPr>
      <w:bookmarkStart w:id="5768" w:name="_Toc361861453"/>
      <w:r w:rsidRPr="00D42B9C">
        <w:rPr>
          <w:color w:val="auto"/>
        </w:rPr>
        <w:t>Índice de atendimento urbano de água (IN023)</w:t>
      </w:r>
      <w:bookmarkEnd w:id="5768"/>
    </w:p>
    <w:p w:rsidR="00B40DCC" w:rsidRPr="00D42B9C" w:rsidRDefault="00B40DCC" w:rsidP="00B40DCC">
      <w:pPr>
        <w:autoSpaceDE w:val="0"/>
        <w:autoSpaceDN w:val="0"/>
        <w:adjustRightInd w:val="0"/>
      </w:pPr>
      <w:r w:rsidRPr="00D42B9C">
        <w:t xml:space="preserve">No documento </w:t>
      </w:r>
      <w:sdt>
        <w:sdtPr>
          <w:id w:val="939254571"/>
          <w:citation/>
        </w:sdtPr>
        <w:sdtContent>
          <w:r w:rsidRPr="00D42B9C">
            <w:fldChar w:fldCharType="begin"/>
          </w:r>
          <w:r w:rsidRPr="00D42B9C">
            <w:instrText xml:space="preserve">CITATION SNI02 \p 2 \n  \l 1046 </w:instrText>
          </w:r>
          <w:r w:rsidRPr="00D42B9C">
            <w:fldChar w:fldCharType="separate"/>
          </w:r>
          <w:r w:rsidRPr="00D42B9C">
            <w:rPr>
              <w:noProof/>
            </w:rPr>
            <w:t>(Glossário de Indicadores, 2012, p. 2)</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AG026_R / (G06A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AG026_R / (G06A * 100)</w:t>
      </w:r>
    </w:p>
    <w:p w:rsidR="00B40DCC" w:rsidRPr="00D42B9C" w:rsidRDefault="00B40DCC" w:rsidP="00B37A3B">
      <w:pPr>
        <w:pStyle w:val="Ttulo6"/>
        <w:rPr>
          <w:color w:val="auto"/>
        </w:rPr>
      </w:pPr>
      <w:bookmarkStart w:id="5769" w:name="_Toc361861454"/>
      <w:r w:rsidRPr="00D42B9C">
        <w:rPr>
          <w:color w:val="auto"/>
        </w:rPr>
        <w:t>Índice de atendimento urbano de esgoto referido aos municípios atendidos com água (IN024)</w:t>
      </w:r>
      <w:bookmarkEnd w:id="5769"/>
    </w:p>
    <w:p w:rsidR="00B40DCC" w:rsidRPr="00D42B9C" w:rsidRDefault="00B40DCC" w:rsidP="00B40DCC">
      <w:pPr>
        <w:autoSpaceDE w:val="0"/>
        <w:autoSpaceDN w:val="0"/>
        <w:adjustRightInd w:val="0"/>
      </w:pPr>
      <w:r w:rsidRPr="00D42B9C">
        <w:t xml:space="preserve">No documento </w:t>
      </w:r>
      <w:sdt>
        <w:sdtPr>
          <w:id w:val="-1241942782"/>
          <w:citation/>
        </w:sdtPr>
        <w:sdtContent>
          <w:r w:rsidRPr="00D42B9C">
            <w:fldChar w:fldCharType="begin"/>
          </w:r>
          <w:r w:rsidRPr="00D42B9C">
            <w:instrText xml:space="preserve">CITATION SNI02 \p 11 \n  \l 1046 </w:instrText>
          </w:r>
          <w:r w:rsidRPr="00D42B9C">
            <w:fldChar w:fldCharType="separate"/>
          </w:r>
          <w:r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ES026_R / (G06A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ES026_R / (G06A * 100)</w:t>
      </w:r>
    </w:p>
    <w:p w:rsidR="00B40DCC" w:rsidRPr="00D42B9C" w:rsidRDefault="00B40DCC" w:rsidP="00B37A3B">
      <w:pPr>
        <w:pStyle w:val="Ttulo6"/>
        <w:rPr>
          <w:color w:val="auto"/>
        </w:rPr>
      </w:pPr>
      <w:bookmarkStart w:id="5770" w:name="_Toc361861455"/>
      <w:r w:rsidRPr="00D42B9C">
        <w:rPr>
          <w:color w:val="auto"/>
        </w:rPr>
        <w:t>Volume de água disponibilizado por economia (IN025)</w:t>
      </w:r>
      <w:bookmarkEnd w:id="5770"/>
    </w:p>
    <w:p w:rsidR="00B40DCC" w:rsidRPr="00D42B9C" w:rsidRDefault="00B40DCC" w:rsidP="00B40DCC">
      <w:pPr>
        <w:autoSpaceDE w:val="0"/>
        <w:autoSpaceDN w:val="0"/>
        <w:adjustRightInd w:val="0"/>
      </w:pPr>
      <w:r w:rsidRPr="00D42B9C">
        <w:t xml:space="preserve">No documento </w:t>
      </w:r>
      <w:sdt>
        <w:sdtPr>
          <w:id w:val="263191342"/>
          <w:citation/>
        </w:sdtPr>
        <w:sdtContent>
          <w:r w:rsidRPr="00D42B9C">
            <w:fldChar w:fldCharType="begin"/>
          </w:r>
          <w:r w:rsidRPr="00D42B9C">
            <w:instrText xml:space="preserve">CITATION SNI02 \p 2 \n  \l 1046 </w:instrText>
          </w:r>
          <w:r w:rsidRPr="00D42B9C">
            <w:fldChar w:fldCharType="separate"/>
          </w:r>
          <w:r w:rsidRPr="00D42B9C">
            <w:rPr>
              <w:noProof/>
            </w:rPr>
            <w:t>(Glossário de Indicadores, 2012, p. 2)</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(m³/mês/econ.)</w:t>
      </w:r>
    </w:p>
    <w:p w:rsidR="00B40DCC" w:rsidRPr="00D42B9C" w:rsidRDefault="00B40DCC" w:rsidP="00B40DCC">
      <w:pPr>
        <w:rPr>
          <w:sz w:val="20"/>
        </w:rPr>
      </w:pPr>
      <w:r w:rsidRPr="00D42B9C">
        <w:rPr>
          <w:sz w:val="20"/>
        </w:rPr>
        <w:t>(AG006_R + AG018_R - AG019_R) / ((AG003_R + AG003_A) / 2) *1.000 / 12</w:t>
      </w:r>
    </w:p>
    <w:p w:rsidR="00B40DCC" w:rsidRPr="00D42B9C" w:rsidRDefault="00B40DCC" w:rsidP="00B40DCC">
      <w:pPr>
        <w:rPr>
          <w:sz w:val="20"/>
        </w:rPr>
      </w:pPr>
      <w:r w:rsidRPr="00D42B9C">
        <w:rPr>
          <w:sz w:val="20"/>
        </w:rPr>
        <w:t>Esgoto:</w:t>
      </w:r>
      <w:r w:rsidRPr="00D42B9C">
        <w:t xml:space="preserve"> </w:t>
      </w:r>
      <w:r w:rsidRPr="00D42B9C">
        <w:rPr>
          <w:sz w:val="20"/>
        </w:rPr>
        <w:t>(m³/mês/econ.)</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(m³/mês/econ.)</w:t>
      </w:r>
    </w:p>
    <w:p w:rsidR="00B40DCC" w:rsidRPr="00D42B9C" w:rsidRDefault="00B40DCC" w:rsidP="00B40DCC">
      <w:pPr>
        <w:rPr>
          <w:sz w:val="20"/>
        </w:rPr>
      </w:pPr>
      <w:r w:rsidRPr="00D42B9C">
        <w:rPr>
          <w:sz w:val="20"/>
        </w:rPr>
        <w:t>(AG006_R + AG018_R - AG019_R) / ((AG003_R + AG003_A) / 2) *1.000 / 12</w:t>
      </w:r>
    </w:p>
    <w:p w:rsidR="00B40DCC" w:rsidRPr="00D42B9C" w:rsidRDefault="00B40DCC" w:rsidP="00B37A3B">
      <w:pPr>
        <w:pStyle w:val="Ttulo6"/>
        <w:rPr>
          <w:color w:val="auto"/>
        </w:rPr>
      </w:pPr>
      <w:bookmarkStart w:id="5771" w:name="_Toc361861456"/>
      <w:r w:rsidRPr="00D42B9C">
        <w:rPr>
          <w:color w:val="auto"/>
        </w:rPr>
        <w:t>Despesa de exploração por m</w:t>
      </w:r>
      <w:r w:rsidRPr="00D42B9C">
        <w:rPr>
          <w:color w:val="auto"/>
          <w:vertAlign w:val="superscript"/>
        </w:rPr>
        <w:t>3</w:t>
      </w:r>
      <w:r w:rsidRPr="00D42B9C">
        <w:rPr>
          <w:color w:val="auto"/>
        </w:rPr>
        <w:t xml:space="preserve"> faturado (IN026)</w:t>
      </w:r>
      <w:bookmarkEnd w:id="5771"/>
    </w:p>
    <w:p w:rsidR="00B40DCC" w:rsidRPr="00D42B9C" w:rsidRDefault="00B40DCC" w:rsidP="00B40DCC">
      <w:pPr>
        <w:autoSpaceDE w:val="0"/>
        <w:autoSpaceDN w:val="0"/>
        <w:adjustRightInd w:val="0"/>
      </w:pPr>
      <w:r w:rsidRPr="00D42B9C">
        <w:t xml:space="preserve">No documento </w:t>
      </w:r>
      <w:sdt>
        <w:sdtPr>
          <w:id w:val="-102273020"/>
          <w:citation/>
        </w:sdtPr>
        <w:sdtContent>
          <w:r w:rsidRPr="00D42B9C">
            <w:fldChar w:fldCharType="begin"/>
          </w:r>
          <w:r w:rsidRPr="00D42B9C">
            <w:instrText xml:space="preserve">CITATION SNI02 \p 6 \n  \l 1046 </w:instrText>
          </w:r>
          <w:r w:rsidRPr="00D42B9C">
            <w:fldChar w:fldCharType="separate"/>
          </w:r>
          <w:r w:rsidRPr="00D42B9C">
            <w:rPr>
              <w:noProof/>
            </w:rPr>
            <w:t>(Glossário de Indicadores, 2012, p. 6)</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(R$/m³)</w:t>
      </w:r>
    </w:p>
    <w:p w:rsidR="00B40DCC" w:rsidRPr="00D42B9C" w:rsidRDefault="00B40DCC" w:rsidP="00B40DCC">
      <w:pPr>
        <w:rPr>
          <w:sz w:val="20"/>
        </w:rPr>
      </w:pPr>
      <w:r w:rsidRPr="00D42B9C">
        <w:rPr>
          <w:sz w:val="20"/>
        </w:rPr>
        <w:t>(FN015_R / (AG011_R * 1.000)</w:t>
      </w:r>
    </w:p>
    <w:p w:rsidR="00B40DCC" w:rsidRPr="00D42B9C" w:rsidRDefault="00B40DCC" w:rsidP="00B40DCC">
      <w:pPr>
        <w:rPr>
          <w:sz w:val="20"/>
        </w:rPr>
      </w:pPr>
      <w:r w:rsidRPr="00D42B9C">
        <w:rPr>
          <w:sz w:val="20"/>
        </w:rPr>
        <w:t>Esgoto:</w:t>
      </w:r>
      <w:r w:rsidRPr="00D42B9C">
        <w:t xml:space="preserve"> </w:t>
      </w:r>
      <w:r w:rsidRPr="00D42B9C">
        <w:rPr>
          <w:sz w:val="20"/>
        </w:rPr>
        <w:t>(R$/m³)</w:t>
      </w:r>
    </w:p>
    <w:p w:rsidR="00B40DCC" w:rsidRPr="00D42B9C" w:rsidRDefault="00B40DCC" w:rsidP="00B40DCC">
      <w:pPr>
        <w:rPr>
          <w:sz w:val="20"/>
        </w:rPr>
      </w:pPr>
      <w:r w:rsidRPr="00D42B9C">
        <w:rPr>
          <w:sz w:val="20"/>
        </w:rPr>
        <w:t>(FN015_R / (ES007_R * 1.000)</w:t>
      </w:r>
    </w:p>
    <w:p w:rsidR="00B40DCC" w:rsidRPr="00D42B9C" w:rsidRDefault="00B40DCC" w:rsidP="00B40DCC">
      <w:pPr>
        <w:rPr>
          <w:sz w:val="20"/>
        </w:rPr>
      </w:pPr>
      <w:r w:rsidRPr="00D42B9C">
        <w:rPr>
          <w:sz w:val="20"/>
        </w:rPr>
        <w:t>Água e Esgoto:</w:t>
      </w:r>
      <w:r w:rsidRPr="00D42B9C">
        <w:t xml:space="preserve"> </w:t>
      </w:r>
      <w:r w:rsidRPr="00D42B9C">
        <w:rPr>
          <w:sz w:val="20"/>
        </w:rPr>
        <w:t>(R$/m³)</w:t>
      </w:r>
    </w:p>
    <w:p w:rsidR="00B40DCC" w:rsidRPr="00D42B9C" w:rsidRDefault="00B40DCC" w:rsidP="00B40DCC">
      <w:pPr>
        <w:rPr>
          <w:sz w:val="20"/>
        </w:rPr>
      </w:pPr>
      <w:r w:rsidRPr="00D42B9C">
        <w:rPr>
          <w:sz w:val="20"/>
        </w:rPr>
        <w:t>FN015_R / ((AG011_R + ES007_R) * 1.000)</w:t>
      </w:r>
    </w:p>
    <w:p w:rsidR="00B37A3B" w:rsidRPr="00D42B9C" w:rsidRDefault="00B37A3B">
      <w:pPr>
        <w:ind w:firstLine="0"/>
        <w:jc w:val="left"/>
        <w:rPr>
          <w:b/>
          <w:bCs/>
          <w:szCs w:val="22"/>
        </w:rPr>
      </w:pPr>
      <w:bookmarkStart w:id="5772" w:name="_Toc361861457"/>
      <w:r w:rsidRPr="00D42B9C">
        <w:br w:type="page"/>
      </w:r>
    </w:p>
    <w:p w:rsidR="00B40DCC" w:rsidRPr="00D42B9C" w:rsidRDefault="00B40DCC" w:rsidP="00B37A3B">
      <w:pPr>
        <w:pStyle w:val="Ttulo6"/>
        <w:rPr>
          <w:color w:val="auto"/>
        </w:rPr>
      </w:pPr>
      <w:r w:rsidRPr="00D42B9C">
        <w:rPr>
          <w:color w:val="auto"/>
        </w:rPr>
        <w:lastRenderedPageBreak/>
        <w:t>Despesa de exploração por economia (IN027)</w:t>
      </w:r>
      <w:bookmarkEnd w:id="5772"/>
    </w:p>
    <w:p w:rsidR="00B40DCC" w:rsidRPr="00D42B9C" w:rsidRDefault="00B40DCC" w:rsidP="00B40DCC">
      <w:pPr>
        <w:autoSpaceDE w:val="0"/>
        <w:autoSpaceDN w:val="0"/>
        <w:adjustRightInd w:val="0"/>
      </w:pPr>
      <w:r w:rsidRPr="00D42B9C">
        <w:t xml:space="preserve">No documento </w:t>
      </w:r>
      <w:sdt>
        <w:sdtPr>
          <w:id w:val="847531848"/>
          <w:citation/>
        </w:sdtPr>
        <w:sdtContent>
          <w:r w:rsidRPr="00D42B9C">
            <w:fldChar w:fldCharType="begin"/>
          </w:r>
          <w:r w:rsidRPr="00D42B9C">
            <w:instrText xml:space="preserve">CITATION SNI02 \p 6 \n  \l 1046 </w:instrText>
          </w:r>
          <w:r w:rsidRPr="00D42B9C">
            <w:fldChar w:fldCharType="separate"/>
          </w:r>
          <w:r w:rsidRPr="00D42B9C">
            <w:rPr>
              <w:noProof/>
            </w:rPr>
            <w:t>(Glossário de Indicadores, 2012, p. 6)</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(R$/ano/econ.)</w:t>
      </w:r>
    </w:p>
    <w:p w:rsidR="00B40DCC" w:rsidRPr="00D42B9C" w:rsidRDefault="00B40DCC" w:rsidP="00B40DCC">
      <w:pPr>
        <w:rPr>
          <w:sz w:val="20"/>
        </w:rPr>
      </w:pPr>
      <w:r w:rsidRPr="00D42B9C">
        <w:rPr>
          <w:sz w:val="20"/>
        </w:rPr>
        <w:t>FN015_R / ((AG003_R + AG003_A) / 2)</w:t>
      </w:r>
    </w:p>
    <w:p w:rsidR="00B40DCC" w:rsidRPr="00D42B9C" w:rsidRDefault="00B40DCC" w:rsidP="00B40DCC">
      <w:pPr>
        <w:rPr>
          <w:sz w:val="20"/>
        </w:rPr>
      </w:pPr>
      <w:r w:rsidRPr="00D42B9C">
        <w:rPr>
          <w:sz w:val="20"/>
        </w:rPr>
        <w:t>Esgoto:</w:t>
      </w:r>
      <w:r w:rsidRPr="00D42B9C">
        <w:t xml:space="preserve"> </w:t>
      </w:r>
      <w:r w:rsidRPr="00D42B9C">
        <w:rPr>
          <w:sz w:val="20"/>
        </w:rPr>
        <w:t>(R$/ano/econ.)</w:t>
      </w:r>
    </w:p>
    <w:p w:rsidR="00B40DCC" w:rsidRPr="00D42B9C" w:rsidRDefault="00B40DCC" w:rsidP="00B40DCC">
      <w:pPr>
        <w:rPr>
          <w:sz w:val="20"/>
        </w:rPr>
      </w:pPr>
      <w:r w:rsidRPr="00D42B9C">
        <w:rPr>
          <w:sz w:val="20"/>
        </w:rPr>
        <w:t>FN015_R / ((ES003_R + ES003_A) / 2)</w:t>
      </w:r>
    </w:p>
    <w:p w:rsidR="00B40DCC" w:rsidRPr="00D42B9C" w:rsidRDefault="00B40DCC" w:rsidP="00B40DCC">
      <w:pPr>
        <w:rPr>
          <w:sz w:val="20"/>
        </w:rPr>
      </w:pPr>
      <w:r w:rsidRPr="00D42B9C">
        <w:rPr>
          <w:sz w:val="20"/>
        </w:rPr>
        <w:t>Água e Esgoto:</w:t>
      </w:r>
      <w:r w:rsidRPr="00D42B9C">
        <w:t xml:space="preserve"> </w:t>
      </w:r>
      <w:r w:rsidRPr="00D42B9C">
        <w:rPr>
          <w:sz w:val="20"/>
        </w:rPr>
        <w:t>(R$/ano/econ.)</w:t>
      </w:r>
    </w:p>
    <w:p w:rsidR="00B40DCC" w:rsidRPr="00D42B9C" w:rsidRDefault="00B40DCC" w:rsidP="00B40DCC">
      <w:pPr>
        <w:rPr>
          <w:sz w:val="20"/>
        </w:rPr>
      </w:pPr>
      <w:r w:rsidRPr="00D42B9C">
        <w:rPr>
          <w:sz w:val="20"/>
        </w:rPr>
        <w:t>FN015_R / ((AG003_R + AG003_A) /2 + ((ES003_R + ES003_A) / 2)</w:t>
      </w:r>
    </w:p>
    <w:p w:rsidR="00B40DCC" w:rsidRPr="00D42B9C" w:rsidRDefault="00B40DCC" w:rsidP="00B37A3B">
      <w:pPr>
        <w:pStyle w:val="Ttulo6"/>
        <w:rPr>
          <w:color w:val="auto"/>
        </w:rPr>
      </w:pPr>
      <w:bookmarkStart w:id="5773" w:name="_Toc361861458"/>
      <w:r w:rsidRPr="00D42B9C">
        <w:rPr>
          <w:color w:val="auto"/>
        </w:rPr>
        <w:t>Índice de faturamento de água (IN028)</w:t>
      </w:r>
      <w:bookmarkEnd w:id="5773"/>
    </w:p>
    <w:p w:rsidR="00B40DCC" w:rsidRPr="00D42B9C" w:rsidRDefault="00B40DCC" w:rsidP="00B40DCC">
      <w:pPr>
        <w:autoSpaceDE w:val="0"/>
        <w:autoSpaceDN w:val="0"/>
        <w:adjustRightInd w:val="0"/>
      </w:pPr>
      <w:r w:rsidRPr="00D42B9C">
        <w:t xml:space="preserve">No documento </w:t>
      </w:r>
      <w:sdt>
        <w:sdtPr>
          <w:id w:val="644324384"/>
          <w:citation/>
        </w:sdtPr>
        <w:sdtContent>
          <w:r w:rsidRPr="00D42B9C">
            <w:fldChar w:fldCharType="begin"/>
          </w:r>
          <w:r w:rsidRPr="00D42B9C">
            <w:instrText xml:space="preserve">CITATION SNI02 \p 3 \n  \l 1046 </w:instrText>
          </w:r>
          <w:r w:rsidRPr="00D42B9C">
            <w:fldChar w:fldCharType="separate"/>
          </w:r>
          <w:r w:rsidRPr="00D42B9C">
            <w:rPr>
              <w:noProof/>
            </w:rPr>
            <w:t>(Glossário de Indicadores, 2012, p. 3)</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AG011_R / (AG006_R + AG018_R - AG024_R)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AG011_R / (AG006_R + AG018_R - AG024_R) * 100</w:t>
      </w:r>
    </w:p>
    <w:p w:rsidR="00B40DCC" w:rsidRPr="00D42B9C" w:rsidRDefault="00B40DCC" w:rsidP="00B37A3B">
      <w:pPr>
        <w:pStyle w:val="Ttulo6"/>
        <w:rPr>
          <w:color w:val="auto"/>
        </w:rPr>
      </w:pPr>
      <w:bookmarkStart w:id="5774" w:name="_Toc361861459"/>
      <w:r w:rsidRPr="00D42B9C">
        <w:rPr>
          <w:color w:val="auto"/>
        </w:rPr>
        <w:t>Índice de evasão de receitas (IN029)</w:t>
      </w:r>
      <w:bookmarkEnd w:id="5774"/>
    </w:p>
    <w:p w:rsidR="00B40DCC" w:rsidRPr="00D42B9C" w:rsidRDefault="00B40DCC" w:rsidP="00B40DCC">
      <w:pPr>
        <w:autoSpaceDE w:val="0"/>
        <w:autoSpaceDN w:val="0"/>
        <w:adjustRightInd w:val="0"/>
      </w:pPr>
      <w:r w:rsidRPr="00D42B9C">
        <w:t xml:space="preserve">No documento </w:t>
      </w:r>
      <w:sdt>
        <w:sdtPr>
          <w:id w:val="-1928342196"/>
          <w:citation/>
        </w:sdtPr>
        <w:sdtContent>
          <w:r w:rsidRPr="00D42B9C">
            <w:fldChar w:fldCharType="begin"/>
          </w:r>
          <w:r w:rsidRPr="00D42B9C">
            <w:instrText xml:space="preserve">CITATION SNI02 \p 7 \n  \l 1046 </w:instrText>
          </w:r>
          <w:r w:rsidRPr="00D42B9C">
            <w:fldChar w:fldCharType="separate"/>
          </w:r>
          <w:r w:rsidRPr="00D42B9C">
            <w:rPr>
              <w:noProof/>
            </w:rPr>
            <w:t>(Glossário de Indicadores, 2012, p. 7)</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(FN005_R - FN006_R) / FN005_R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(FN005_R - FN006_R) / FN005_R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(FN005_R - FN006_R) / FN005_R * 100</w:t>
      </w:r>
    </w:p>
    <w:p w:rsidR="00B40DCC" w:rsidRPr="00D42B9C" w:rsidRDefault="00B40DCC" w:rsidP="00B37A3B">
      <w:pPr>
        <w:pStyle w:val="Ttulo6"/>
        <w:rPr>
          <w:color w:val="auto"/>
        </w:rPr>
      </w:pPr>
      <w:bookmarkStart w:id="5775" w:name="_Toc361861460"/>
      <w:r w:rsidRPr="00D42B9C">
        <w:rPr>
          <w:color w:val="auto"/>
        </w:rPr>
        <w:t>Margem da despesa de exploração (IN030)</w:t>
      </w:r>
      <w:bookmarkEnd w:id="5775"/>
    </w:p>
    <w:p w:rsidR="00B40DCC" w:rsidRPr="00D42B9C" w:rsidRDefault="00B40DCC" w:rsidP="00B40DCC">
      <w:pPr>
        <w:autoSpaceDE w:val="0"/>
        <w:autoSpaceDN w:val="0"/>
        <w:adjustRightInd w:val="0"/>
      </w:pPr>
      <w:r w:rsidRPr="00D42B9C">
        <w:t xml:space="preserve">No documento </w:t>
      </w:r>
      <w:sdt>
        <w:sdtPr>
          <w:id w:val="-1223984016"/>
          <w:citation/>
        </w:sdtPr>
        <w:sdtContent>
          <w:r w:rsidRPr="00D42B9C">
            <w:fldChar w:fldCharType="begin"/>
          </w:r>
          <w:r w:rsidRPr="00D42B9C">
            <w:instrText xml:space="preserve">CITATION SNI02 \p 7 \n  \l 1046 </w:instrText>
          </w:r>
          <w:r w:rsidRPr="00D42B9C">
            <w:fldChar w:fldCharType="separate"/>
          </w:r>
          <w:r w:rsidRPr="00D42B9C">
            <w:rPr>
              <w:noProof/>
            </w:rPr>
            <w:t>(Glossário de Indicadores, 2012, p. 7)</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(FN015_R / (FN002_R + FN007_R))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(FN015_R / (FN003_R + FN038))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(FN015_R / (FN002_R + FN003_R + FN007_R + FN038_R)) * 100</w:t>
      </w:r>
    </w:p>
    <w:p w:rsidR="00B40DCC" w:rsidRPr="00D42B9C" w:rsidRDefault="00B40DCC" w:rsidP="00B37A3B">
      <w:pPr>
        <w:pStyle w:val="Ttulo6"/>
        <w:rPr>
          <w:color w:val="auto"/>
        </w:rPr>
      </w:pPr>
      <w:bookmarkStart w:id="5776" w:name="_Toc361861461"/>
      <w:r w:rsidRPr="00D42B9C">
        <w:rPr>
          <w:color w:val="auto"/>
        </w:rPr>
        <w:t>Margem da despesa com pessoal próprio (IN031)</w:t>
      </w:r>
      <w:bookmarkEnd w:id="5776"/>
    </w:p>
    <w:p w:rsidR="00B40DCC" w:rsidRPr="00D42B9C" w:rsidRDefault="00B40DCC" w:rsidP="00B40DCC">
      <w:pPr>
        <w:autoSpaceDE w:val="0"/>
        <w:autoSpaceDN w:val="0"/>
        <w:adjustRightInd w:val="0"/>
      </w:pPr>
      <w:r w:rsidRPr="00D42B9C">
        <w:t xml:space="preserve">No documento </w:t>
      </w:r>
      <w:sdt>
        <w:sdtPr>
          <w:id w:val="-1845927771"/>
          <w:citation/>
        </w:sdtPr>
        <w:sdtContent>
          <w:r w:rsidRPr="00D42B9C">
            <w:fldChar w:fldCharType="begin"/>
          </w:r>
          <w:r w:rsidRPr="00D42B9C">
            <w:instrText xml:space="preserve">CITATION SNI02 \p 7 \n  \l 1046 </w:instrText>
          </w:r>
          <w:r w:rsidRPr="00D42B9C">
            <w:fldChar w:fldCharType="separate"/>
          </w:r>
          <w:r w:rsidRPr="00D42B9C">
            <w:rPr>
              <w:noProof/>
            </w:rPr>
            <w:t>(Glossário de Indicadores, 2012, p. 7)</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(FN010_R / ((FN002_R + FN007_R))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(FN010_R / (FN003_R + FN038))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(FN010_R / (FN002_R + FN003_R + FN007_R + FN038_R)) * 100</w:t>
      </w:r>
    </w:p>
    <w:p w:rsidR="00590E3A" w:rsidRPr="00D42B9C" w:rsidRDefault="00590E3A">
      <w:pPr>
        <w:ind w:firstLine="0"/>
        <w:jc w:val="left"/>
        <w:rPr>
          <w:b/>
          <w:bCs/>
        </w:rPr>
      </w:pPr>
      <w:bookmarkStart w:id="5777" w:name="_Toc361861462"/>
      <w:r w:rsidRPr="00D42B9C">
        <w:br w:type="page"/>
      </w:r>
    </w:p>
    <w:p w:rsidR="00B40DCC" w:rsidRPr="00D42B9C" w:rsidRDefault="00B40DCC" w:rsidP="00B37A3B">
      <w:pPr>
        <w:pStyle w:val="Ttulo6"/>
        <w:rPr>
          <w:color w:val="auto"/>
        </w:rPr>
      </w:pPr>
      <w:r w:rsidRPr="00D42B9C">
        <w:rPr>
          <w:color w:val="auto"/>
        </w:rPr>
        <w:lastRenderedPageBreak/>
        <w:t>Margem da despesa com pessoal total (equivalente) (IN032)</w:t>
      </w:r>
      <w:bookmarkEnd w:id="5777"/>
    </w:p>
    <w:p w:rsidR="00B40DCC" w:rsidRPr="00D42B9C" w:rsidRDefault="00B40DCC" w:rsidP="00B40DCC">
      <w:pPr>
        <w:autoSpaceDE w:val="0"/>
        <w:autoSpaceDN w:val="0"/>
        <w:adjustRightInd w:val="0"/>
      </w:pPr>
      <w:r w:rsidRPr="00D42B9C">
        <w:t xml:space="preserve">No documento </w:t>
      </w:r>
      <w:sdt>
        <w:sdtPr>
          <w:id w:val="1280225578"/>
          <w:citation/>
        </w:sdtPr>
        <w:sdtContent>
          <w:r w:rsidRPr="00D42B9C">
            <w:fldChar w:fldCharType="begin"/>
          </w:r>
          <w:r w:rsidRPr="00D42B9C">
            <w:instrText xml:space="preserve">CITATION SNI02 \p 7 \n  \l 1046 </w:instrText>
          </w:r>
          <w:r w:rsidRPr="00D42B9C">
            <w:fldChar w:fldCharType="separate"/>
          </w:r>
          <w:r w:rsidRPr="00D42B9C">
            <w:rPr>
              <w:noProof/>
            </w:rPr>
            <w:t>(Glossário de Indicadores, 2012, p. 7)</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((FN010_R + FN014_R) / (FN002_R + FN007_R))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((FN010_R + FN014_R) / (FN003_R + FN038))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((FN010_R + FN014_R) / (FN002_R + FN003_R + FN007_R +FN038_R)) * 100</w:t>
      </w:r>
    </w:p>
    <w:p w:rsidR="00B40DCC" w:rsidRPr="00D42B9C" w:rsidRDefault="00B40DCC" w:rsidP="00B37A3B">
      <w:pPr>
        <w:pStyle w:val="Ttulo6"/>
        <w:rPr>
          <w:color w:val="auto"/>
        </w:rPr>
      </w:pPr>
      <w:bookmarkStart w:id="5778" w:name="_Toc361861463"/>
      <w:r w:rsidRPr="00D42B9C">
        <w:rPr>
          <w:color w:val="auto"/>
        </w:rPr>
        <w:t xml:space="preserve">Margem do serviço da </w:t>
      </w:r>
      <w:proofErr w:type="spellStart"/>
      <w:r w:rsidRPr="00D42B9C">
        <w:rPr>
          <w:color w:val="auto"/>
        </w:rPr>
        <w:t>divida</w:t>
      </w:r>
      <w:proofErr w:type="spellEnd"/>
      <w:r w:rsidRPr="00D42B9C">
        <w:rPr>
          <w:color w:val="auto"/>
        </w:rPr>
        <w:t xml:space="preserve"> (IN033)</w:t>
      </w:r>
      <w:bookmarkEnd w:id="5778"/>
    </w:p>
    <w:p w:rsidR="00B40DCC" w:rsidRPr="00D42B9C" w:rsidRDefault="00B40DCC" w:rsidP="00B40DCC">
      <w:pPr>
        <w:autoSpaceDE w:val="0"/>
        <w:autoSpaceDN w:val="0"/>
        <w:adjustRightInd w:val="0"/>
      </w:pPr>
      <w:r w:rsidRPr="00D42B9C">
        <w:t xml:space="preserve">No documento </w:t>
      </w:r>
      <w:sdt>
        <w:sdtPr>
          <w:id w:val="-639955051"/>
          <w:citation/>
        </w:sdtPr>
        <w:sdtContent>
          <w:r w:rsidRPr="00D42B9C">
            <w:fldChar w:fldCharType="begin"/>
          </w:r>
          <w:r w:rsidRPr="00D42B9C">
            <w:instrText xml:space="preserve">CITATION SNI02 \p 7 \n  \l 1046 </w:instrText>
          </w:r>
          <w:r w:rsidRPr="00D42B9C">
            <w:fldChar w:fldCharType="separate"/>
          </w:r>
          <w:r w:rsidRPr="00D42B9C">
            <w:rPr>
              <w:noProof/>
            </w:rPr>
            <w:t>(Glossário de Indicadores, 2012, p. 7)</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((FN016_R + FN034_R) / (FN002_R + FN007_R))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((FN016_R + FN034_R) / (FN003_R + FN038_R))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(FN016_R + FN034_R) / (FN002_R + FN003_R + FN007_R + FN038_R) * 100</w:t>
      </w:r>
    </w:p>
    <w:p w:rsidR="00B40DCC" w:rsidRPr="00D42B9C" w:rsidRDefault="00B40DCC" w:rsidP="00B37A3B">
      <w:pPr>
        <w:pStyle w:val="Ttulo6"/>
        <w:rPr>
          <w:color w:val="auto"/>
        </w:rPr>
      </w:pPr>
      <w:bookmarkStart w:id="5779" w:name="_Toc361861464"/>
      <w:r w:rsidRPr="00D42B9C">
        <w:rPr>
          <w:color w:val="auto"/>
        </w:rPr>
        <w:t>Margem das outras despesas de exploração (IN034)</w:t>
      </w:r>
      <w:bookmarkEnd w:id="5779"/>
    </w:p>
    <w:p w:rsidR="00B40DCC" w:rsidRPr="00D42B9C" w:rsidRDefault="00B40DCC" w:rsidP="00B40DCC">
      <w:pPr>
        <w:autoSpaceDE w:val="0"/>
        <w:autoSpaceDN w:val="0"/>
        <w:adjustRightInd w:val="0"/>
      </w:pPr>
      <w:r w:rsidRPr="00D42B9C">
        <w:t xml:space="preserve">No documento </w:t>
      </w:r>
      <w:sdt>
        <w:sdtPr>
          <w:id w:val="1834104328"/>
          <w:citation/>
        </w:sdtPr>
        <w:sdtContent>
          <w:r w:rsidRPr="00D42B9C">
            <w:fldChar w:fldCharType="begin"/>
          </w:r>
          <w:r w:rsidRPr="00D42B9C">
            <w:instrText xml:space="preserve">CITATION SNI02 \p 8 \n  \l 1046 </w:instrText>
          </w:r>
          <w:r w:rsidRPr="00D42B9C">
            <w:fldChar w:fldCharType="separate"/>
          </w:r>
          <w:r w:rsidRPr="00D42B9C">
            <w:rPr>
              <w:noProof/>
            </w:rPr>
            <w:t>(Glossário de Indicadores, 2012, p. 8)</w:t>
          </w:r>
          <w:r w:rsidRPr="00D42B9C">
            <w:fldChar w:fldCharType="end"/>
          </w:r>
        </w:sdtContent>
      </w:sdt>
      <w:r w:rsidRPr="00D42B9C">
        <w:t xml:space="preserve"> descreve o método para obtenção do indicador.</w:t>
      </w:r>
    </w:p>
    <w:p w:rsidR="00B40DCC" w:rsidRPr="00D42B9C" w:rsidRDefault="00B40DCC" w:rsidP="00B40DCC">
      <w:pPr>
        <w:rPr>
          <w:sz w:val="16"/>
          <w:szCs w:val="16"/>
        </w:rPr>
      </w:pPr>
      <w:r w:rsidRPr="00D42B9C">
        <w:rPr>
          <w:sz w:val="16"/>
          <w:szCs w:val="16"/>
        </w:rPr>
        <w:t>Água: (%)</w:t>
      </w:r>
    </w:p>
    <w:p w:rsidR="00B40DCC" w:rsidRPr="00D42B9C" w:rsidRDefault="00B40DCC" w:rsidP="00B40DCC">
      <w:pPr>
        <w:rPr>
          <w:sz w:val="16"/>
          <w:szCs w:val="16"/>
        </w:rPr>
      </w:pPr>
      <w:r w:rsidRPr="00D42B9C">
        <w:rPr>
          <w:sz w:val="16"/>
          <w:szCs w:val="16"/>
        </w:rPr>
        <w:t>((FN015_R - (FN010_R + FN011_R + FN013_R + FN014_R + FN021 + FN020)) / (FN002_R + FN007)) * 100</w:t>
      </w:r>
    </w:p>
    <w:p w:rsidR="00B40DCC" w:rsidRPr="00D42B9C" w:rsidRDefault="00B40DCC" w:rsidP="00B40DCC">
      <w:pPr>
        <w:rPr>
          <w:sz w:val="16"/>
          <w:szCs w:val="16"/>
        </w:rPr>
      </w:pPr>
      <w:r w:rsidRPr="00D42B9C">
        <w:rPr>
          <w:sz w:val="16"/>
          <w:szCs w:val="16"/>
        </w:rPr>
        <w:t>Esgoto: (%)</w:t>
      </w:r>
    </w:p>
    <w:p w:rsidR="00B40DCC" w:rsidRPr="00D42B9C" w:rsidRDefault="00B40DCC" w:rsidP="00B40DCC">
      <w:pPr>
        <w:rPr>
          <w:sz w:val="16"/>
          <w:szCs w:val="16"/>
        </w:rPr>
      </w:pPr>
      <w:r w:rsidRPr="00D42B9C">
        <w:rPr>
          <w:sz w:val="16"/>
          <w:szCs w:val="16"/>
        </w:rPr>
        <w:t>((FN015_R - (FN010_R + FN011_R + FN013_R + FN014_R + FN021 + FN039)) / (FN003_R + FN038)) * 100</w:t>
      </w:r>
    </w:p>
    <w:p w:rsidR="00B40DCC" w:rsidRPr="00D42B9C" w:rsidRDefault="00B40DCC" w:rsidP="00B40DCC">
      <w:pPr>
        <w:rPr>
          <w:sz w:val="16"/>
          <w:szCs w:val="16"/>
        </w:rPr>
      </w:pPr>
      <w:r w:rsidRPr="00D42B9C">
        <w:rPr>
          <w:sz w:val="16"/>
          <w:szCs w:val="16"/>
        </w:rPr>
        <w:t>Água e Esgoto: (%)</w:t>
      </w:r>
    </w:p>
    <w:p w:rsidR="00B40DCC" w:rsidRPr="00D42B9C" w:rsidRDefault="00B40DCC" w:rsidP="00B40DCC">
      <w:pPr>
        <w:rPr>
          <w:sz w:val="12"/>
          <w:szCs w:val="12"/>
        </w:rPr>
      </w:pPr>
      <w:r w:rsidRPr="00D42B9C">
        <w:rPr>
          <w:sz w:val="12"/>
          <w:szCs w:val="12"/>
        </w:rPr>
        <w:t>((FN015_R - (FN010_R + FN011_R + FN013_R + FN014_R + FN021_R + FN020_R + FN039_R)) / (FN002_R + FN003_R + FN007_R + FN038_R)) * 100</w:t>
      </w:r>
    </w:p>
    <w:p w:rsidR="00B40DCC" w:rsidRPr="00D42B9C" w:rsidRDefault="00B40DCC" w:rsidP="00B37A3B">
      <w:pPr>
        <w:pStyle w:val="Ttulo6"/>
        <w:rPr>
          <w:color w:val="auto"/>
        </w:rPr>
      </w:pPr>
      <w:bookmarkStart w:id="5780" w:name="_Toc361861465"/>
      <w:r w:rsidRPr="00D42B9C">
        <w:rPr>
          <w:color w:val="auto"/>
        </w:rPr>
        <w:t>Participação da despesa com pessoal próprio nas despesas de exploração (IN035)</w:t>
      </w:r>
      <w:bookmarkEnd w:id="5780"/>
    </w:p>
    <w:p w:rsidR="00B40DCC" w:rsidRPr="00D42B9C" w:rsidRDefault="00B40DCC" w:rsidP="00B40DCC">
      <w:pPr>
        <w:autoSpaceDE w:val="0"/>
        <w:autoSpaceDN w:val="0"/>
        <w:adjustRightInd w:val="0"/>
      </w:pPr>
      <w:r w:rsidRPr="00D42B9C">
        <w:t xml:space="preserve">No documento </w:t>
      </w:r>
      <w:sdt>
        <w:sdtPr>
          <w:id w:val="63692319"/>
          <w:citation/>
        </w:sdtPr>
        <w:sdtContent>
          <w:r w:rsidRPr="00D42B9C">
            <w:fldChar w:fldCharType="begin"/>
          </w:r>
          <w:r w:rsidRPr="00D42B9C">
            <w:instrText xml:space="preserve">CITATION SNI02 \p 8 \n  \l 1046 </w:instrText>
          </w:r>
          <w:r w:rsidRPr="00D42B9C">
            <w:fldChar w:fldCharType="separate"/>
          </w:r>
          <w:r w:rsidRPr="00D42B9C">
            <w:rPr>
              <w:noProof/>
            </w:rPr>
            <w:t>(Glossário de Indicadores, 2012, p. 8)</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(FN010_R / FN015_R)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(FN010_R / FN015_R)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(FN010_R / FN015_R) * 100</w:t>
      </w:r>
    </w:p>
    <w:p w:rsidR="00B40DCC" w:rsidRPr="00D42B9C" w:rsidRDefault="00B40DCC" w:rsidP="00B37A3B">
      <w:pPr>
        <w:pStyle w:val="Ttulo6"/>
        <w:rPr>
          <w:color w:val="auto"/>
        </w:rPr>
      </w:pPr>
      <w:bookmarkStart w:id="5781" w:name="_Toc361861466"/>
      <w:r w:rsidRPr="00D42B9C">
        <w:rPr>
          <w:color w:val="auto"/>
        </w:rPr>
        <w:t>Participação da despesa com pessoal total (equivalente) nas despesas de exploração (IN036)</w:t>
      </w:r>
      <w:bookmarkEnd w:id="5781"/>
    </w:p>
    <w:p w:rsidR="00B40DCC" w:rsidRPr="00D42B9C" w:rsidRDefault="00B40DCC" w:rsidP="00B40DCC">
      <w:pPr>
        <w:autoSpaceDE w:val="0"/>
        <w:autoSpaceDN w:val="0"/>
        <w:adjustRightInd w:val="0"/>
      </w:pPr>
      <w:r w:rsidRPr="00D42B9C">
        <w:t xml:space="preserve">No documento </w:t>
      </w:r>
      <w:sdt>
        <w:sdtPr>
          <w:id w:val="-1958942089"/>
          <w:citation/>
        </w:sdtPr>
        <w:sdtContent>
          <w:r w:rsidRPr="00D42B9C">
            <w:fldChar w:fldCharType="begin"/>
          </w:r>
          <w:r w:rsidRPr="00D42B9C">
            <w:instrText xml:space="preserve">CITATION SNI02 \p 8 \n  \l 1046 </w:instrText>
          </w:r>
          <w:r w:rsidRPr="00D42B9C">
            <w:fldChar w:fldCharType="separate"/>
          </w:r>
          <w:r w:rsidRPr="00D42B9C">
            <w:rPr>
              <w:noProof/>
            </w:rPr>
            <w:t>(Glossário de Indicadores, 2012, p. 8)</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((FN010_R + FN014_R) / FN015_R)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((FN010_R + FN014_R) / FN015_R)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((FN010_R + FN014_R) / FN015_R) * 100</w:t>
      </w:r>
    </w:p>
    <w:p w:rsidR="00B40DCC" w:rsidRPr="00D42B9C" w:rsidRDefault="00B40DCC" w:rsidP="00B37A3B">
      <w:pPr>
        <w:pStyle w:val="Ttulo6"/>
        <w:rPr>
          <w:color w:val="auto"/>
        </w:rPr>
      </w:pPr>
      <w:bookmarkStart w:id="5782" w:name="_Toc361861467"/>
      <w:r w:rsidRPr="00D42B9C">
        <w:rPr>
          <w:color w:val="auto"/>
        </w:rPr>
        <w:lastRenderedPageBreak/>
        <w:t>Participação da despesa com energia elétrica nas despesas de exploração (IN037)</w:t>
      </w:r>
      <w:bookmarkEnd w:id="5782"/>
    </w:p>
    <w:p w:rsidR="00B40DCC" w:rsidRPr="00D42B9C" w:rsidRDefault="00B40DCC" w:rsidP="00B40DCC">
      <w:pPr>
        <w:autoSpaceDE w:val="0"/>
        <w:autoSpaceDN w:val="0"/>
        <w:adjustRightInd w:val="0"/>
      </w:pPr>
      <w:r w:rsidRPr="00D42B9C">
        <w:t xml:space="preserve">No documento </w:t>
      </w:r>
      <w:sdt>
        <w:sdtPr>
          <w:id w:val="-1850013285"/>
          <w:citation/>
        </w:sdtPr>
        <w:sdtContent>
          <w:r w:rsidRPr="00D42B9C">
            <w:fldChar w:fldCharType="begin"/>
          </w:r>
          <w:r w:rsidRPr="00D42B9C">
            <w:instrText xml:space="preserve">CITATION SNI02 \p 8 \n  \l 1046 </w:instrText>
          </w:r>
          <w:r w:rsidRPr="00D42B9C">
            <w:fldChar w:fldCharType="separate"/>
          </w:r>
          <w:r w:rsidRPr="00D42B9C">
            <w:rPr>
              <w:noProof/>
            </w:rPr>
            <w:t>(Glossário de Indicadores, 2012, p. 8)</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(FN013_R / FN015_R)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(FN013_R / FN015_R)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(FN013_R / FN015_R) * 100</w:t>
      </w:r>
    </w:p>
    <w:p w:rsidR="00B40DCC" w:rsidRPr="00D42B9C" w:rsidRDefault="00B40DCC" w:rsidP="00B37A3B">
      <w:pPr>
        <w:pStyle w:val="Ttulo6"/>
        <w:rPr>
          <w:color w:val="auto"/>
        </w:rPr>
      </w:pPr>
      <w:bookmarkStart w:id="5783" w:name="_Toc361861468"/>
      <w:r w:rsidRPr="00D42B9C">
        <w:rPr>
          <w:color w:val="auto"/>
        </w:rPr>
        <w:t>Participação da despesa com produtos químicos nas despesas de exploração (IN038)</w:t>
      </w:r>
      <w:bookmarkEnd w:id="5783"/>
    </w:p>
    <w:p w:rsidR="00B40DCC" w:rsidRPr="00D42B9C" w:rsidRDefault="00B40DCC" w:rsidP="00B40DCC">
      <w:pPr>
        <w:autoSpaceDE w:val="0"/>
        <w:autoSpaceDN w:val="0"/>
        <w:adjustRightInd w:val="0"/>
      </w:pPr>
      <w:r w:rsidRPr="00D42B9C">
        <w:t xml:space="preserve">No documento </w:t>
      </w:r>
      <w:sdt>
        <w:sdtPr>
          <w:id w:val="212776575"/>
          <w:citation/>
        </w:sdtPr>
        <w:sdtContent>
          <w:r w:rsidRPr="00D42B9C">
            <w:fldChar w:fldCharType="begin"/>
          </w:r>
          <w:r w:rsidRPr="00D42B9C">
            <w:instrText xml:space="preserve">CITATION SNI02 \p 8 \n  \l 1046 </w:instrText>
          </w:r>
          <w:r w:rsidRPr="00D42B9C">
            <w:fldChar w:fldCharType="separate"/>
          </w:r>
          <w:r w:rsidRPr="00D42B9C">
            <w:rPr>
              <w:noProof/>
            </w:rPr>
            <w:t>(Glossário de Indicadores, 2012, p. 8)</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(FN011_R / FN015_R)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(FN011_R / FN015_R)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(FN011_R / FN015_R) * 100</w:t>
      </w:r>
    </w:p>
    <w:p w:rsidR="00B40DCC" w:rsidRPr="00D42B9C" w:rsidRDefault="00B40DCC" w:rsidP="00B37A3B">
      <w:pPr>
        <w:pStyle w:val="Ttulo6"/>
        <w:rPr>
          <w:color w:val="auto"/>
        </w:rPr>
      </w:pPr>
      <w:bookmarkStart w:id="5784" w:name="_Toc361861469"/>
      <w:r w:rsidRPr="00D42B9C">
        <w:rPr>
          <w:color w:val="auto"/>
        </w:rPr>
        <w:t>Participação das outras despesas na despesa de exploração (IN039)</w:t>
      </w:r>
      <w:bookmarkEnd w:id="5784"/>
    </w:p>
    <w:p w:rsidR="00B40DCC" w:rsidRPr="00D42B9C" w:rsidRDefault="00B40DCC" w:rsidP="00B40DCC">
      <w:pPr>
        <w:autoSpaceDE w:val="0"/>
        <w:autoSpaceDN w:val="0"/>
        <w:adjustRightInd w:val="0"/>
      </w:pPr>
      <w:r w:rsidRPr="00D42B9C">
        <w:t xml:space="preserve">No documento </w:t>
      </w:r>
      <w:sdt>
        <w:sdtPr>
          <w:id w:val="1917045737"/>
          <w:citation/>
        </w:sdtPr>
        <w:sdtContent>
          <w:r w:rsidRPr="00D42B9C">
            <w:fldChar w:fldCharType="begin"/>
          </w:r>
          <w:r w:rsidRPr="00D42B9C">
            <w:instrText xml:space="preserve">CITATION SNI02 \p 9 \n  \l 1046 </w:instrText>
          </w:r>
          <w:r w:rsidRPr="00D42B9C">
            <w:fldChar w:fldCharType="separate"/>
          </w:r>
          <w:r w:rsidRPr="00D42B9C">
            <w:rPr>
              <w:noProof/>
            </w:rPr>
            <w:t>(Glossário de Indicadores, 2012, p. 9)</w:t>
          </w:r>
          <w:r w:rsidRPr="00D42B9C">
            <w:fldChar w:fldCharType="end"/>
          </w:r>
        </w:sdtContent>
      </w:sdt>
      <w:r w:rsidRPr="00D42B9C">
        <w:t xml:space="preserve"> descreve o método para obtenção do indicador.</w:t>
      </w:r>
    </w:p>
    <w:p w:rsidR="00B40DCC" w:rsidRPr="00D42B9C" w:rsidRDefault="00B40DCC" w:rsidP="00B40DCC">
      <w:pPr>
        <w:rPr>
          <w:sz w:val="16"/>
          <w:szCs w:val="16"/>
        </w:rPr>
      </w:pPr>
      <w:r w:rsidRPr="00D42B9C">
        <w:rPr>
          <w:sz w:val="16"/>
          <w:szCs w:val="16"/>
        </w:rPr>
        <w:t>Água: (%)</w:t>
      </w:r>
    </w:p>
    <w:p w:rsidR="00B40DCC" w:rsidRPr="00D42B9C" w:rsidRDefault="00B40DCC" w:rsidP="00B40DCC">
      <w:pPr>
        <w:rPr>
          <w:sz w:val="16"/>
          <w:szCs w:val="16"/>
        </w:rPr>
      </w:pPr>
      <w:r w:rsidRPr="00D42B9C">
        <w:rPr>
          <w:sz w:val="16"/>
          <w:szCs w:val="16"/>
        </w:rPr>
        <w:t>((FN015_R - (FN010_R + FN011_R + FN013_R + FN014_R + FN021_R + FN020_R)) / FN015_R) * 100</w:t>
      </w:r>
    </w:p>
    <w:p w:rsidR="00B40DCC" w:rsidRPr="00D42B9C" w:rsidRDefault="00B40DCC" w:rsidP="00B40DCC">
      <w:pPr>
        <w:rPr>
          <w:sz w:val="16"/>
          <w:szCs w:val="16"/>
        </w:rPr>
      </w:pPr>
      <w:r w:rsidRPr="00D42B9C">
        <w:rPr>
          <w:sz w:val="16"/>
          <w:szCs w:val="16"/>
        </w:rPr>
        <w:t>Esgoto: (%)</w:t>
      </w:r>
    </w:p>
    <w:p w:rsidR="00B40DCC" w:rsidRPr="00D42B9C" w:rsidRDefault="00B40DCC" w:rsidP="00B40DCC">
      <w:pPr>
        <w:rPr>
          <w:sz w:val="16"/>
          <w:szCs w:val="16"/>
        </w:rPr>
      </w:pPr>
      <w:r w:rsidRPr="00D42B9C">
        <w:rPr>
          <w:sz w:val="16"/>
          <w:szCs w:val="16"/>
        </w:rPr>
        <w:t>((FN015_R - (FN010_R + FN011_R + FN013_R + FN014_R + FN021_R + FN039_R)) / FN015_R) * 100</w:t>
      </w:r>
    </w:p>
    <w:p w:rsidR="00B40DCC" w:rsidRPr="00D42B9C" w:rsidRDefault="00B40DCC" w:rsidP="00B40DCC">
      <w:pPr>
        <w:rPr>
          <w:sz w:val="16"/>
          <w:szCs w:val="16"/>
        </w:rPr>
      </w:pPr>
      <w:r w:rsidRPr="00D42B9C">
        <w:rPr>
          <w:sz w:val="16"/>
          <w:szCs w:val="16"/>
        </w:rPr>
        <w:t>Água e Esgoto: (%)</w:t>
      </w:r>
    </w:p>
    <w:p w:rsidR="00B40DCC" w:rsidRPr="00D42B9C" w:rsidRDefault="00B40DCC" w:rsidP="00B40DCC">
      <w:pPr>
        <w:rPr>
          <w:sz w:val="16"/>
          <w:szCs w:val="16"/>
        </w:rPr>
      </w:pPr>
      <w:r w:rsidRPr="00D42B9C">
        <w:rPr>
          <w:sz w:val="16"/>
          <w:szCs w:val="16"/>
        </w:rPr>
        <w:t>((FN015_R - (FN010_R + FN011_R + FN013_R + FN014_R + FN021_R + FN020_R + FN039_R)) / FN015_R) * 100</w:t>
      </w:r>
    </w:p>
    <w:p w:rsidR="00B40DCC" w:rsidRPr="00D42B9C" w:rsidRDefault="00B40DCC" w:rsidP="00B37A3B">
      <w:pPr>
        <w:pStyle w:val="Ttulo6"/>
        <w:rPr>
          <w:color w:val="auto"/>
        </w:rPr>
      </w:pPr>
      <w:bookmarkStart w:id="5785" w:name="_Toc361861470"/>
      <w:r w:rsidRPr="00D42B9C">
        <w:rPr>
          <w:color w:val="auto"/>
        </w:rPr>
        <w:t>Participação da receita operacional direta de água na receita operacional total (IN040)</w:t>
      </w:r>
      <w:bookmarkEnd w:id="5785"/>
    </w:p>
    <w:p w:rsidR="00B40DCC" w:rsidRPr="00D42B9C" w:rsidRDefault="00B40DCC" w:rsidP="00B40DCC">
      <w:pPr>
        <w:autoSpaceDE w:val="0"/>
        <w:autoSpaceDN w:val="0"/>
        <w:adjustRightInd w:val="0"/>
      </w:pPr>
      <w:r w:rsidRPr="00D42B9C">
        <w:t xml:space="preserve">No documento </w:t>
      </w:r>
      <w:sdt>
        <w:sdtPr>
          <w:id w:val="554821882"/>
          <w:citation/>
        </w:sdtPr>
        <w:sdtContent>
          <w:r w:rsidRPr="00D42B9C">
            <w:fldChar w:fldCharType="begin"/>
          </w:r>
          <w:r w:rsidRPr="00D42B9C">
            <w:instrText xml:space="preserve">CITATION SNI02 \p 9 \n  \l 1046 </w:instrText>
          </w:r>
          <w:r w:rsidRPr="00D42B9C">
            <w:fldChar w:fldCharType="separate"/>
          </w:r>
          <w:r w:rsidRPr="00D42B9C">
            <w:rPr>
              <w:noProof/>
            </w:rPr>
            <w:t>(Glossário de Indicadores, 2012, p. 9)</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((FN002_R + FN007_R) / FN005_R)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((FN002_R + FN007_R) / FN005_R) * 100</w:t>
      </w:r>
    </w:p>
    <w:p w:rsidR="00B40DCC" w:rsidRPr="00D42B9C" w:rsidRDefault="00B40DCC" w:rsidP="00B40DCC">
      <w:r w:rsidRPr="00D42B9C">
        <w:br w:type="page"/>
      </w:r>
    </w:p>
    <w:p w:rsidR="00B40DCC" w:rsidRPr="00D42B9C" w:rsidRDefault="00B40DCC" w:rsidP="00B37A3B">
      <w:pPr>
        <w:pStyle w:val="Ttulo6"/>
        <w:rPr>
          <w:color w:val="auto"/>
        </w:rPr>
      </w:pPr>
      <w:bookmarkStart w:id="5786" w:name="_Toc361861471"/>
      <w:r w:rsidRPr="00D42B9C">
        <w:rPr>
          <w:color w:val="auto"/>
        </w:rPr>
        <w:lastRenderedPageBreak/>
        <w:t>Participação da receita operacional direta de esgoto na receita operacional total (IN041)</w:t>
      </w:r>
      <w:bookmarkEnd w:id="5786"/>
    </w:p>
    <w:p w:rsidR="00B40DCC" w:rsidRPr="00D42B9C" w:rsidRDefault="00B40DCC" w:rsidP="00B40DCC">
      <w:pPr>
        <w:autoSpaceDE w:val="0"/>
        <w:autoSpaceDN w:val="0"/>
        <w:adjustRightInd w:val="0"/>
      </w:pPr>
      <w:r w:rsidRPr="00D42B9C">
        <w:t xml:space="preserve">No documento </w:t>
      </w:r>
      <w:sdt>
        <w:sdtPr>
          <w:id w:val="-1484842535"/>
          <w:citation/>
        </w:sdtPr>
        <w:sdtContent>
          <w:r w:rsidRPr="00D42B9C">
            <w:fldChar w:fldCharType="begin"/>
          </w:r>
          <w:r w:rsidRPr="00D42B9C">
            <w:instrText xml:space="preserve">CITATION SNI02 \p 9 \n  \l 1046 </w:instrText>
          </w:r>
          <w:r w:rsidRPr="00D42B9C">
            <w:fldChar w:fldCharType="separate"/>
          </w:r>
          <w:r w:rsidRPr="00D42B9C">
            <w:rPr>
              <w:noProof/>
            </w:rPr>
            <w:t>(Glossário de Indicadores, 2012, p. 9)</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((FN003_R + FN038_R) / FN005_R)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((FN003_R + FN038_R) / FN005_R) * 100</w:t>
      </w:r>
    </w:p>
    <w:p w:rsidR="00B40DCC" w:rsidRPr="00D42B9C" w:rsidRDefault="00B40DCC" w:rsidP="00B37A3B">
      <w:pPr>
        <w:pStyle w:val="Ttulo6"/>
        <w:rPr>
          <w:color w:val="auto"/>
        </w:rPr>
      </w:pPr>
      <w:bookmarkStart w:id="5787" w:name="_Toc361861472"/>
      <w:r w:rsidRPr="00D42B9C">
        <w:rPr>
          <w:color w:val="auto"/>
        </w:rPr>
        <w:t>Participação da receita operacional indireta na receita operacional total (IN042)</w:t>
      </w:r>
      <w:bookmarkEnd w:id="5787"/>
    </w:p>
    <w:p w:rsidR="00B40DCC" w:rsidRPr="00D42B9C" w:rsidRDefault="00B40DCC" w:rsidP="00B40DCC">
      <w:pPr>
        <w:autoSpaceDE w:val="0"/>
        <w:autoSpaceDN w:val="0"/>
        <w:adjustRightInd w:val="0"/>
      </w:pPr>
      <w:r w:rsidRPr="00D42B9C">
        <w:t xml:space="preserve">No documento </w:t>
      </w:r>
      <w:sdt>
        <w:sdtPr>
          <w:id w:val="-796755930"/>
          <w:citation/>
        </w:sdtPr>
        <w:sdtContent>
          <w:r w:rsidRPr="00D42B9C">
            <w:fldChar w:fldCharType="begin"/>
          </w:r>
          <w:r w:rsidRPr="00D42B9C">
            <w:instrText xml:space="preserve">CITATION SNI02 \p 9 \n  \l 1046 </w:instrText>
          </w:r>
          <w:r w:rsidRPr="00D42B9C">
            <w:fldChar w:fldCharType="separate"/>
          </w:r>
          <w:r w:rsidRPr="00D42B9C">
            <w:rPr>
              <w:noProof/>
            </w:rPr>
            <w:t>(Glossário de Indicadores, 2012, p. 9)</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(((FN005_R - (FN002_R + FN007_R)) / FN005_R)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(((FN005_R - (FN003_R + FN038_R)) / FN005_R) * 100</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((FN005_R - (FN002_R + FN003_R + FN007_R + FN038_R)) / FN005_R) * 100</w:t>
      </w:r>
    </w:p>
    <w:p w:rsidR="00B40DCC" w:rsidRPr="00D42B9C" w:rsidRDefault="00B40DCC" w:rsidP="00B37A3B">
      <w:pPr>
        <w:pStyle w:val="Ttulo6"/>
        <w:rPr>
          <w:color w:val="auto"/>
        </w:rPr>
      </w:pPr>
      <w:bookmarkStart w:id="5788" w:name="_Toc361861473"/>
      <w:r w:rsidRPr="00D42B9C">
        <w:rPr>
          <w:color w:val="auto"/>
        </w:rPr>
        <w:t>Participação das economias residenciais de água no total das economias de água (IN043)</w:t>
      </w:r>
      <w:bookmarkEnd w:id="5788"/>
    </w:p>
    <w:p w:rsidR="00B40DCC" w:rsidRPr="00D42B9C" w:rsidRDefault="00B40DCC" w:rsidP="00B40DCC">
      <w:pPr>
        <w:autoSpaceDE w:val="0"/>
        <w:autoSpaceDN w:val="0"/>
        <w:adjustRightInd w:val="0"/>
      </w:pPr>
      <w:r w:rsidRPr="00D42B9C">
        <w:t xml:space="preserve">No documento </w:t>
      </w:r>
      <w:sdt>
        <w:sdtPr>
          <w:id w:val="-941910822"/>
          <w:citation/>
        </w:sdtPr>
        <w:sdtContent>
          <w:r w:rsidRPr="00D42B9C">
            <w:fldChar w:fldCharType="begin"/>
          </w:r>
          <w:r w:rsidRPr="00D42B9C">
            <w:instrText xml:space="preserve">CITATION SNI02 \p 3 \n  \l 1046 </w:instrText>
          </w:r>
          <w:r w:rsidRPr="00D42B9C">
            <w:fldChar w:fldCharType="separate"/>
          </w:r>
          <w:r w:rsidRPr="00D42B9C">
            <w:rPr>
              <w:noProof/>
            </w:rPr>
            <w:t>(Glossário de Indicadores, 2012, p. 3)</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((AG013_R + AG013_A) / 2) / ((AG003_R + AG003_A) / 2)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((AG013_R + AG013_A) / 2) / ((AG003_R + AG003_A) / 2) * 100</w:t>
      </w:r>
    </w:p>
    <w:p w:rsidR="00B40DCC" w:rsidRPr="00D42B9C" w:rsidRDefault="00B40DCC" w:rsidP="00B37A3B">
      <w:pPr>
        <w:pStyle w:val="Ttulo6"/>
        <w:rPr>
          <w:color w:val="auto"/>
        </w:rPr>
      </w:pPr>
      <w:bookmarkStart w:id="5789" w:name="_Toc361861474"/>
      <w:r w:rsidRPr="00D42B9C">
        <w:rPr>
          <w:color w:val="auto"/>
        </w:rPr>
        <w:t>Índice de micromedição relativo ao consumo (IN044)</w:t>
      </w:r>
      <w:bookmarkEnd w:id="5789"/>
    </w:p>
    <w:p w:rsidR="00B40DCC" w:rsidRPr="00D42B9C" w:rsidRDefault="00B40DCC" w:rsidP="00B40DCC">
      <w:pPr>
        <w:autoSpaceDE w:val="0"/>
        <w:autoSpaceDN w:val="0"/>
        <w:adjustRightInd w:val="0"/>
      </w:pPr>
      <w:r w:rsidRPr="00D42B9C">
        <w:t xml:space="preserve">No documento </w:t>
      </w:r>
      <w:sdt>
        <w:sdtPr>
          <w:id w:val="881827136"/>
          <w:citation/>
        </w:sdtPr>
        <w:sdtContent>
          <w:r w:rsidRPr="00D42B9C">
            <w:fldChar w:fldCharType="begin"/>
          </w:r>
          <w:r w:rsidRPr="00D42B9C">
            <w:instrText xml:space="preserve">CITATION SNI02 \p 3 \n  \l 1046 </w:instrText>
          </w:r>
          <w:r w:rsidRPr="00D42B9C">
            <w:fldChar w:fldCharType="separate"/>
          </w:r>
          <w:r w:rsidRPr="00D42B9C">
            <w:rPr>
              <w:noProof/>
            </w:rPr>
            <w:t>(Glossário de Indicadores, 2012, p. 3)</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w:t>
      </w:r>
      <w:r w:rsidRPr="00D42B9C">
        <w:t xml:space="preserve"> </w:t>
      </w:r>
      <w:r w:rsidRPr="00D42B9C">
        <w:rPr>
          <w:sz w:val="20"/>
        </w:rPr>
        <w:t>(%)</w:t>
      </w:r>
    </w:p>
    <w:p w:rsidR="00B40DCC" w:rsidRPr="00D42B9C" w:rsidRDefault="00B40DCC" w:rsidP="00B40DCC">
      <w:pPr>
        <w:rPr>
          <w:sz w:val="20"/>
        </w:rPr>
      </w:pPr>
      <w:r w:rsidRPr="00D42B9C">
        <w:rPr>
          <w:sz w:val="20"/>
        </w:rPr>
        <w:t>(AG008_R / (AG010_R - AG019_R)) * 100</w:t>
      </w:r>
    </w:p>
    <w:p w:rsidR="00B40DCC" w:rsidRPr="00D42B9C" w:rsidRDefault="00B40DCC" w:rsidP="00B40DCC">
      <w:pPr>
        <w:rPr>
          <w:sz w:val="20"/>
        </w:rPr>
      </w:pPr>
      <w:r w:rsidRPr="00D42B9C">
        <w:rPr>
          <w:sz w:val="20"/>
        </w:rPr>
        <w:t>Esgoto:</w:t>
      </w:r>
      <w:r w:rsidRPr="00D42B9C">
        <w:t xml:space="preserve"> </w:t>
      </w:r>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w:t>
      </w:r>
      <w:r w:rsidRPr="00D42B9C">
        <w:t xml:space="preserve"> </w:t>
      </w:r>
      <w:r w:rsidRPr="00D42B9C">
        <w:rPr>
          <w:sz w:val="20"/>
        </w:rPr>
        <w:t>(%)</w:t>
      </w:r>
    </w:p>
    <w:p w:rsidR="00B40DCC" w:rsidRPr="00D42B9C" w:rsidRDefault="00B40DCC" w:rsidP="00B40DCC">
      <w:pPr>
        <w:rPr>
          <w:sz w:val="20"/>
        </w:rPr>
      </w:pPr>
      <w:r w:rsidRPr="00D42B9C">
        <w:rPr>
          <w:sz w:val="20"/>
        </w:rPr>
        <w:t>(AG008_R / (AG010_R - AG019_R)) * 100</w:t>
      </w:r>
    </w:p>
    <w:p w:rsidR="00B40DCC" w:rsidRPr="00D42B9C" w:rsidRDefault="00B40DCC" w:rsidP="00B37A3B">
      <w:pPr>
        <w:pStyle w:val="Ttulo6"/>
        <w:rPr>
          <w:color w:val="auto"/>
        </w:rPr>
      </w:pPr>
      <w:bookmarkStart w:id="5790" w:name="_Toc361861475"/>
      <w:r w:rsidRPr="00D42B9C">
        <w:rPr>
          <w:color w:val="auto"/>
        </w:rPr>
        <w:t>Índice de produtividade: empregados próprios por 1000 ligações de água (IN045)</w:t>
      </w:r>
      <w:bookmarkEnd w:id="5790"/>
    </w:p>
    <w:p w:rsidR="00B40DCC" w:rsidRPr="00D42B9C" w:rsidRDefault="00B40DCC" w:rsidP="00B40DCC">
      <w:pPr>
        <w:autoSpaceDE w:val="0"/>
        <w:autoSpaceDN w:val="0"/>
        <w:adjustRightInd w:val="0"/>
      </w:pPr>
      <w:r w:rsidRPr="00D42B9C">
        <w:t xml:space="preserve">No documento </w:t>
      </w:r>
      <w:sdt>
        <w:sdtPr>
          <w:id w:val="1342129415"/>
          <w:citation/>
        </w:sdtPr>
        <w:sdtContent>
          <w:r w:rsidRPr="00D42B9C">
            <w:fldChar w:fldCharType="begin"/>
          </w:r>
          <w:r w:rsidRPr="00D42B9C">
            <w:instrText xml:space="preserve">CITATION SNI02 \p 9 \n  \l 1046 </w:instrText>
          </w:r>
          <w:r w:rsidRPr="00D42B9C">
            <w:fldChar w:fldCharType="separate"/>
          </w:r>
          <w:r w:rsidRPr="00D42B9C">
            <w:rPr>
              <w:noProof/>
            </w:rPr>
            <w:t>(Glossário de Indicadores, 2012, p. 9)</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(((FN026_R + FN026_A) / 2) / ((AG002_R + AG002_A) / 2)) * 1.000</w:t>
      </w:r>
    </w:p>
    <w:p w:rsidR="00B40DCC" w:rsidRPr="00D42B9C" w:rsidRDefault="00B40DCC" w:rsidP="00B40DCC">
      <w:pPr>
        <w:rPr>
          <w:sz w:val="20"/>
        </w:rPr>
      </w:pPr>
      <w:r w:rsidRPr="00D42B9C">
        <w:rPr>
          <w:sz w:val="20"/>
        </w:rPr>
        <w:t>Esgoto: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(((FN026_R + FN026_A) / 2) / ((AG002_R + AG002_A) / 2)) * 1.000</w:t>
      </w:r>
    </w:p>
    <w:p w:rsidR="00B40DCC" w:rsidRPr="00D42B9C" w:rsidRDefault="00B40DCC" w:rsidP="00B37A3B">
      <w:pPr>
        <w:pStyle w:val="Ttulo6"/>
        <w:rPr>
          <w:color w:val="auto"/>
        </w:rPr>
      </w:pPr>
      <w:bookmarkStart w:id="5791" w:name="_Toc361861476"/>
      <w:r w:rsidRPr="00D42B9C">
        <w:rPr>
          <w:color w:val="auto"/>
        </w:rPr>
        <w:lastRenderedPageBreak/>
        <w:t>Índice de tratamento dos esgotos gerados (IN046)</w:t>
      </w:r>
      <w:bookmarkEnd w:id="5791"/>
    </w:p>
    <w:p w:rsidR="00B40DCC" w:rsidRPr="00D42B9C" w:rsidRDefault="00B40DCC" w:rsidP="00B40DCC">
      <w:pPr>
        <w:autoSpaceDE w:val="0"/>
        <w:autoSpaceDN w:val="0"/>
        <w:adjustRightInd w:val="0"/>
      </w:pPr>
      <w:r w:rsidRPr="00D42B9C">
        <w:t xml:space="preserve">No documento </w:t>
      </w:r>
      <w:sdt>
        <w:sdtPr>
          <w:id w:val="1659565891"/>
          <w:citation/>
        </w:sdtPr>
        <w:sdtContent>
          <w:r w:rsidRPr="00D42B9C">
            <w:fldChar w:fldCharType="begin"/>
          </w:r>
          <w:r w:rsidRPr="00D42B9C">
            <w:instrText xml:space="preserve">CITATION SNI02 \p 11 \n  \l 1046 </w:instrText>
          </w:r>
          <w:r w:rsidRPr="00D42B9C">
            <w:fldChar w:fldCharType="separate"/>
          </w:r>
          <w:r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(ES006_R / (AG010_R - AG019_R)) * 100</w:t>
      </w:r>
    </w:p>
    <w:p w:rsidR="00B40DCC" w:rsidRPr="00D42B9C" w:rsidRDefault="00B40DCC" w:rsidP="00B37A3B">
      <w:pPr>
        <w:pStyle w:val="Ttulo6"/>
        <w:rPr>
          <w:color w:val="auto"/>
        </w:rPr>
      </w:pPr>
      <w:bookmarkStart w:id="5792" w:name="_Toc361861477"/>
      <w:r w:rsidRPr="00D42B9C">
        <w:rPr>
          <w:color w:val="auto"/>
        </w:rPr>
        <w:t>Índice de atendimento urbano de esgoto referido aos municípios atendidos com esgoto (IN047)</w:t>
      </w:r>
      <w:bookmarkEnd w:id="5792"/>
    </w:p>
    <w:p w:rsidR="00B40DCC" w:rsidRPr="00D42B9C" w:rsidRDefault="00B40DCC" w:rsidP="00B40DCC">
      <w:pPr>
        <w:autoSpaceDE w:val="0"/>
        <w:autoSpaceDN w:val="0"/>
        <w:adjustRightInd w:val="0"/>
      </w:pPr>
      <w:r w:rsidRPr="00D42B9C">
        <w:t xml:space="preserve">No documento </w:t>
      </w:r>
      <w:sdt>
        <w:sdtPr>
          <w:id w:val="-900904993"/>
          <w:citation/>
        </w:sdtPr>
        <w:sdtContent>
          <w:r w:rsidRPr="00D42B9C">
            <w:fldChar w:fldCharType="begin"/>
          </w:r>
          <w:r w:rsidRPr="00D42B9C">
            <w:instrText xml:space="preserve">CITATION SNI02 \p 11 \n  \l 1046 </w:instrText>
          </w:r>
          <w:r w:rsidRPr="00D42B9C">
            <w:fldChar w:fldCharType="separate"/>
          </w:r>
          <w:r w:rsidRPr="00D42B9C">
            <w:rPr>
              <w:noProof/>
            </w:rPr>
            <w:t>(Glossário de Indicadores, 2012, p. 11)</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(ES026_R / G06B_R)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(ES026_R / G06B_R) * 100</w:t>
      </w:r>
    </w:p>
    <w:p w:rsidR="00B40DCC" w:rsidRPr="00D42B9C" w:rsidRDefault="00B40DCC" w:rsidP="00B37A3B">
      <w:pPr>
        <w:pStyle w:val="Ttulo6"/>
        <w:rPr>
          <w:color w:val="auto"/>
        </w:rPr>
      </w:pPr>
      <w:bookmarkStart w:id="5793" w:name="_Toc361861478"/>
      <w:r w:rsidRPr="00D42B9C">
        <w:rPr>
          <w:color w:val="auto"/>
        </w:rPr>
        <w:t>Índice de produtividade: empregados próprios por 1000 ligações de água + esgoto (IN048)</w:t>
      </w:r>
      <w:bookmarkEnd w:id="5793"/>
    </w:p>
    <w:p w:rsidR="00B40DCC" w:rsidRPr="00D42B9C" w:rsidRDefault="00B40DCC" w:rsidP="00B40DCC">
      <w:pPr>
        <w:autoSpaceDE w:val="0"/>
        <w:autoSpaceDN w:val="0"/>
        <w:adjustRightInd w:val="0"/>
      </w:pPr>
      <w:r w:rsidRPr="00D42B9C">
        <w:t xml:space="preserve">No documento </w:t>
      </w:r>
      <w:sdt>
        <w:sdtPr>
          <w:id w:val="1993522081"/>
          <w:citation/>
        </w:sdtPr>
        <w:sdtContent>
          <w:r w:rsidRPr="00D42B9C">
            <w:fldChar w:fldCharType="begin"/>
          </w:r>
          <w:r w:rsidRPr="00D42B9C">
            <w:instrText xml:space="preserve">CITATION SNI02 \p 10 \n  \l 1046 </w:instrText>
          </w:r>
          <w:r w:rsidRPr="00D42B9C">
            <w:fldChar w:fldCharType="separate"/>
          </w:r>
          <w:r w:rsidRPr="00D42B9C">
            <w:rPr>
              <w:noProof/>
            </w:rPr>
            <w:t>(Glossário de Indicadores, 2012, p. 10)</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(((FN026_R + FN026_A) / 2) / ((AG002_R + AG002_A) / 2)) * 1.000</w:t>
      </w:r>
    </w:p>
    <w:p w:rsidR="00B40DCC" w:rsidRPr="00D42B9C" w:rsidRDefault="00B40DCC" w:rsidP="00B40DCC">
      <w:pPr>
        <w:rPr>
          <w:sz w:val="20"/>
        </w:rPr>
      </w:pPr>
      <w:r w:rsidRPr="00D42B9C">
        <w:rPr>
          <w:sz w:val="20"/>
        </w:rPr>
        <w:t>Esgoto: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(((FN026_R + FN026_A) / 2) / ((ES002_R + ES002_A) / 2)) * 1.000</w:t>
      </w:r>
    </w:p>
    <w:p w:rsidR="00B40DCC" w:rsidRPr="00D42B9C" w:rsidRDefault="00B40DCC" w:rsidP="00B40DCC">
      <w:pPr>
        <w:rPr>
          <w:sz w:val="20"/>
        </w:rPr>
      </w:pPr>
      <w:r w:rsidRPr="00D42B9C">
        <w:rPr>
          <w:sz w:val="20"/>
        </w:rPr>
        <w:t>Água e Esgoto: (</w:t>
      </w:r>
      <w:proofErr w:type="spellStart"/>
      <w:proofErr w:type="gramStart"/>
      <w:r w:rsidRPr="00D42B9C">
        <w:rPr>
          <w:sz w:val="20"/>
        </w:rPr>
        <w:t>empreg</w:t>
      </w:r>
      <w:proofErr w:type="spellEnd"/>
      <w:r w:rsidRPr="00D42B9C">
        <w:rPr>
          <w:sz w:val="20"/>
        </w:rPr>
        <w:t>./</w:t>
      </w:r>
      <w:proofErr w:type="gramEnd"/>
      <w:r w:rsidRPr="00D42B9C">
        <w:rPr>
          <w:sz w:val="20"/>
        </w:rPr>
        <w:t>mil lig.)</w:t>
      </w:r>
    </w:p>
    <w:p w:rsidR="00B40DCC" w:rsidRPr="00D42B9C" w:rsidRDefault="00B40DCC" w:rsidP="00B40DCC">
      <w:pPr>
        <w:rPr>
          <w:sz w:val="20"/>
        </w:rPr>
      </w:pPr>
      <w:r w:rsidRPr="00D42B9C">
        <w:rPr>
          <w:sz w:val="20"/>
        </w:rPr>
        <w:t>(((FN026_R + FN026_A) / 2) / (((AG002_R + AG002_A) / 2) + ((ES002_R + ES002_A) / 2))) * 1.000</w:t>
      </w:r>
    </w:p>
    <w:p w:rsidR="00B40DCC" w:rsidRPr="00D42B9C" w:rsidRDefault="00B40DCC" w:rsidP="00B37A3B">
      <w:pPr>
        <w:pStyle w:val="Ttulo6"/>
        <w:rPr>
          <w:color w:val="auto"/>
        </w:rPr>
      </w:pPr>
      <w:bookmarkStart w:id="5794" w:name="_Toc361861479"/>
      <w:r w:rsidRPr="00D42B9C">
        <w:rPr>
          <w:color w:val="auto"/>
        </w:rPr>
        <w:t>Índice de perdas na distribuição (IN049)</w:t>
      </w:r>
      <w:bookmarkEnd w:id="5794"/>
    </w:p>
    <w:p w:rsidR="00B40DCC" w:rsidRPr="00D42B9C" w:rsidRDefault="00B40DCC" w:rsidP="00B40DCC">
      <w:pPr>
        <w:autoSpaceDE w:val="0"/>
        <w:autoSpaceDN w:val="0"/>
        <w:adjustRightInd w:val="0"/>
      </w:pPr>
      <w:r w:rsidRPr="00D42B9C">
        <w:t xml:space="preserve">No documento </w:t>
      </w:r>
      <w:sdt>
        <w:sdtPr>
          <w:id w:val="605701041"/>
          <w:citation/>
        </w:sdtPr>
        <w:sdtContent>
          <w:r w:rsidRPr="00D42B9C">
            <w:fldChar w:fldCharType="begin"/>
          </w:r>
          <w:r w:rsidRPr="00D42B9C">
            <w:instrText xml:space="preserve">CITATION SNI02 \p 3 \n  \l 1046 </w:instrText>
          </w:r>
          <w:r w:rsidRPr="00D42B9C">
            <w:fldChar w:fldCharType="separate"/>
          </w:r>
          <w:r w:rsidRPr="00D42B9C">
            <w:rPr>
              <w:noProof/>
            </w:rPr>
            <w:t>(Glossário de Indicadores, 2012, p. 3)</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(((AG006_R + AG018_R - AG024_R) - AG010) / (AG006_R + AG018_R - AG024_R))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(((AG006_R + AG018_R - AG024_R) - AG010) / (AG006_R + AG018_R - AG024_R)) * 100</w:t>
      </w:r>
    </w:p>
    <w:p w:rsidR="00B40DCC" w:rsidRPr="00D42B9C" w:rsidRDefault="00B40DCC" w:rsidP="00B40DCC">
      <w:r w:rsidRPr="00D42B9C">
        <w:br w:type="page"/>
      </w:r>
    </w:p>
    <w:p w:rsidR="00B40DCC" w:rsidRPr="00D42B9C" w:rsidRDefault="00B40DCC" w:rsidP="00B37A3B">
      <w:pPr>
        <w:pStyle w:val="Ttulo6"/>
        <w:rPr>
          <w:color w:val="auto"/>
        </w:rPr>
      </w:pPr>
      <w:bookmarkStart w:id="5795" w:name="_Toc361861480"/>
      <w:r w:rsidRPr="00D42B9C">
        <w:rPr>
          <w:color w:val="auto"/>
        </w:rPr>
        <w:lastRenderedPageBreak/>
        <w:t>Índice bruto de perdas lineares (IN050)</w:t>
      </w:r>
      <w:bookmarkEnd w:id="5795"/>
    </w:p>
    <w:p w:rsidR="00B40DCC" w:rsidRPr="00D42B9C" w:rsidRDefault="00B40DCC" w:rsidP="00B40DCC">
      <w:pPr>
        <w:autoSpaceDE w:val="0"/>
        <w:autoSpaceDN w:val="0"/>
        <w:adjustRightInd w:val="0"/>
      </w:pPr>
      <w:r w:rsidRPr="00D42B9C">
        <w:t xml:space="preserve">No documento </w:t>
      </w:r>
      <w:sdt>
        <w:sdtPr>
          <w:id w:val="772750540"/>
          <w:citation/>
        </w:sdtPr>
        <w:sdtContent>
          <w:r w:rsidRPr="00D42B9C">
            <w:fldChar w:fldCharType="begin"/>
          </w:r>
          <w:r w:rsidRPr="00D42B9C">
            <w:instrText xml:space="preserve">CITATION SNI02 \p 3 \n  \l 1046 </w:instrText>
          </w:r>
          <w:r w:rsidRPr="00D42B9C">
            <w:fldChar w:fldCharType="separate"/>
          </w:r>
          <w:r w:rsidRPr="00D42B9C">
            <w:rPr>
              <w:noProof/>
            </w:rPr>
            <w:t>(Glossário de Indicadores, 2012, p. 3)</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(m³/dia/Km)</w:t>
      </w:r>
    </w:p>
    <w:p w:rsidR="00B40DCC" w:rsidRPr="00D42B9C" w:rsidRDefault="00B40DCC" w:rsidP="00B40DCC">
      <w:pPr>
        <w:rPr>
          <w:sz w:val="20"/>
        </w:rPr>
      </w:pPr>
      <w:r w:rsidRPr="00D42B9C">
        <w:rPr>
          <w:sz w:val="20"/>
        </w:rPr>
        <w:t>((AG006_R + AG018_R - AG024_R - AG010_R) / ((AG005_R + AG005_A) / 2)) * (1.000 / 365)</w:t>
      </w:r>
    </w:p>
    <w:p w:rsidR="00B40DCC" w:rsidRPr="00D42B9C" w:rsidRDefault="00B40DCC" w:rsidP="00B40DCC">
      <w:pPr>
        <w:rPr>
          <w:sz w:val="20"/>
        </w:rPr>
      </w:pPr>
      <w:r w:rsidRPr="00D42B9C">
        <w:rPr>
          <w:sz w:val="20"/>
        </w:rPr>
        <w:t>Esgoto: (m³/dia/Km)</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(m³/dia/Km)</w:t>
      </w:r>
    </w:p>
    <w:p w:rsidR="00B40DCC" w:rsidRPr="00D42B9C" w:rsidRDefault="00B40DCC" w:rsidP="00B40DCC">
      <w:pPr>
        <w:rPr>
          <w:sz w:val="20"/>
        </w:rPr>
      </w:pPr>
      <w:r w:rsidRPr="00D42B9C">
        <w:rPr>
          <w:sz w:val="20"/>
        </w:rPr>
        <w:t>((AG006_R + AG018_R - AG024_R - AG010_R) / ((AG005_R + AG005_A) / 2)) * (1.000 / 365)</w:t>
      </w:r>
    </w:p>
    <w:p w:rsidR="00B40DCC" w:rsidRPr="00D42B9C" w:rsidRDefault="00B40DCC" w:rsidP="00B37A3B">
      <w:pPr>
        <w:pStyle w:val="Ttulo6"/>
        <w:rPr>
          <w:color w:val="auto"/>
        </w:rPr>
      </w:pPr>
      <w:bookmarkStart w:id="5796" w:name="_Toc361861481"/>
      <w:r w:rsidRPr="00D42B9C">
        <w:rPr>
          <w:color w:val="auto"/>
        </w:rPr>
        <w:t>Índice de perdas por ligação (IN051)</w:t>
      </w:r>
      <w:bookmarkEnd w:id="5796"/>
    </w:p>
    <w:p w:rsidR="00B40DCC" w:rsidRPr="00D42B9C" w:rsidRDefault="00B40DCC" w:rsidP="00B40DCC">
      <w:pPr>
        <w:autoSpaceDE w:val="0"/>
        <w:autoSpaceDN w:val="0"/>
        <w:adjustRightInd w:val="0"/>
      </w:pPr>
      <w:r w:rsidRPr="00D42B9C">
        <w:t xml:space="preserve">No documento </w:t>
      </w:r>
      <w:sdt>
        <w:sdtPr>
          <w:id w:val="616796904"/>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sdtContent>
      </w:sdt>
      <w:r w:rsidRPr="00D42B9C">
        <w:t xml:space="preserve"> descreve o método para obtenção do indicador.</w:t>
      </w:r>
    </w:p>
    <w:p w:rsidR="00B40DCC" w:rsidRPr="00D42B9C" w:rsidRDefault="00B40DCC" w:rsidP="00B40DCC">
      <w:pPr>
        <w:rPr>
          <w:sz w:val="16"/>
          <w:szCs w:val="16"/>
        </w:rPr>
      </w:pPr>
      <w:r w:rsidRPr="00D42B9C">
        <w:rPr>
          <w:sz w:val="16"/>
          <w:szCs w:val="16"/>
        </w:rPr>
        <w:t>Água: (l/dia/lig.)</w:t>
      </w:r>
    </w:p>
    <w:p w:rsidR="00B40DCC" w:rsidRPr="00D42B9C" w:rsidRDefault="00B40DCC" w:rsidP="00B40DCC">
      <w:pPr>
        <w:rPr>
          <w:sz w:val="16"/>
          <w:szCs w:val="16"/>
        </w:rPr>
      </w:pPr>
      <w:r w:rsidRPr="00D42B9C">
        <w:rPr>
          <w:sz w:val="16"/>
          <w:szCs w:val="16"/>
        </w:rPr>
        <w:t xml:space="preserve">(((AG006_R + AG018_R - AG024_R - AG010_R) * 1.000) / ((AG002_R + AG002_A) / 2)) * (1.000 / 365) </w:t>
      </w:r>
    </w:p>
    <w:p w:rsidR="00B40DCC" w:rsidRPr="00D42B9C" w:rsidRDefault="00B40DCC" w:rsidP="00B40DCC">
      <w:pPr>
        <w:rPr>
          <w:sz w:val="16"/>
          <w:szCs w:val="16"/>
        </w:rPr>
      </w:pPr>
      <w:r w:rsidRPr="00D42B9C">
        <w:rPr>
          <w:sz w:val="16"/>
          <w:szCs w:val="16"/>
        </w:rPr>
        <w:t>Esgoto: (l/dia/lig.)</w:t>
      </w:r>
    </w:p>
    <w:p w:rsidR="00B40DCC" w:rsidRPr="00D42B9C" w:rsidRDefault="00B40DCC" w:rsidP="00B40DCC">
      <w:pPr>
        <w:rPr>
          <w:sz w:val="16"/>
          <w:szCs w:val="16"/>
        </w:rPr>
      </w:pPr>
      <w:r w:rsidRPr="00D42B9C">
        <w:rPr>
          <w:sz w:val="16"/>
          <w:szCs w:val="16"/>
        </w:rPr>
        <w:t>-</w:t>
      </w:r>
    </w:p>
    <w:p w:rsidR="00B40DCC" w:rsidRPr="00D42B9C" w:rsidRDefault="00B40DCC" w:rsidP="00B40DCC">
      <w:pPr>
        <w:rPr>
          <w:sz w:val="16"/>
          <w:szCs w:val="16"/>
        </w:rPr>
      </w:pPr>
      <w:r w:rsidRPr="00D42B9C">
        <w:rPr>
          <w:sz w:val="16"/>
          <w:szCs w:val="16"/>
        </w:rPr>
        <w:t>Água e Esgoto: (l/dia/lig.)</w:t>
      </w:r>
    </w:p>
    <w:p w:rsidR="00B40DCC" w:rsidRPr="00D42B9C" w:rsidRDefault="00B40DCC" w:rsidP="00B40DCC">
      <w:pPr>
        <w:rPr>
          <w:sz w:val="16"/>
          <w:szCs w:val="16"/>
        </w:rPr>
      </w:pPr>
      <w:r w:rsidRPr="00D42B9C">
        <w:rPr>
          <w:sz w:val="16"/>
          <w:szCs w:val="16"/>
        </w:rPr>
        <w:t>(((AG006_R + AG018_R - AG024_R - AG010_R) * 1.000) / ((AG002_R + AG002_A) / 2)) * (1.000 / 365)</w:t>
      </w:r>
    </w:p>
    <w:p w:rsidR="00B40DCC" w:rsidRPr="00D42B9C" w:rsidRDefault="00B40DCC" w:rsidP="00B37A3B">
      <w:pPr>
        <w:pStyle w:val="Ttulo6"/>
        <w:rPr>
          <w:color w:val="auto"/>
        </w:rPr>
      </w:pPr>
      <w:bookmarkStart w:id="5797" w:name="_Toc361861482"/>
      <w:r w:rsidRPr="00D42B9C">
        <w:rPr>
          <w:color w:val="auto"/>
        </w:rPr>
        <w:t>Índice de consumo de água (IN052)</w:t>
      </w:r>
      <w:bookmarkEnd w:id="5797"/>
    </w:p>
    <w:p w:rsidR="00B40DCC" w:rsidRPr="00D42B9C" w:rsidRDefault="00B40DCC" w:rsidP="00B40DCC">
      <w:pPr>
        <w:autoSpaceDE w:val="0"/>
        <w:autoSpaceDN w:val="0"/>
        <w:adjustRightInd w:val="0"/>
      </w:pPr>
      <w:r w:rsidRPr="00D42B9C">
        <w:t xml:space="preserve">No documento </w:t>
      </w:r>
      <w:sdt>
        <w:sdtPr>
          <w:id w:val="261806293"/>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(AG010_R / (AG006_R + AG018_R - AG024_R))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(AG010_R / (AG006_R + AG018_R - AG024_R)) * 100</w:t>
      </w:r>
    </w:p>
    <w:p w:rsidR="00B40DCC" w:rsidRPr="00D42B9C" w:rsidRDefault="00B40DCC" w:rsidP="00B37A3B">
      <w:pPr>
        <w:pStyle w:val="Ttulo6"/>
        <w:rPr>
          <w:color w:val="auto"/>
        </w:rPr>
      </w:pPr>
      <w:bookmarkStart w:id="5798" w:name="_Toc361861483"/>
      <w:r w:rsidRPr="00D42B9C">
        <w:rPr>
          <w:color w:val="auto"/>
        </w:rPr>
        <w:t>Consumo médio de água por economia (IN053)</w:t>
      </w:r>
      <w:bookmarkEnd w:id="5798"/>
    </w:p>
    <w:p w:rsidR="00B40DCC" w:rsidRPr="00D42B9C" w:rsidRDefault="00B40DCC" w:rsidP="00B40DCC">
      <w:pPr>
        <w:autoSpaceDE w:val="0"/>
        <w:autoSpaceDN w:val="0"/>
        <w:adjustRightInd w:val="0"/>
      </w:pPr>
      <w:r w:rsidRPr="00D42B9C">
        <w:t xml:space="preserve">No documento </w:t>
      </w:r>
      <w:sdt>
        <w:sdtPr>
          <w:id w:val="197587904"/>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((AG010_R - AG019_R) / ((AG003_R + AG003_A) / 2)) * (1.000 / 12)</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((AG010_R - AG019_R) / ((AG003_R + AG003_A) / 2)) * (1.000 / 12)</w:t>
      </w:r>
    </w:p>
    <w:p w:rsidR="00B40DCC" w:rsidRPr="00D42B9C" w:rsidRDefault="00B40DCC" w:rsidP="00B37A3B">
      <w:pPr>
        <w:pStyle w:val="Ttulo6"/>
        <w:rPr>
          <w:color w:val="auto"/>
        </w:rPr>
      </w:pPr>
      <w:bookmarkStart w:id="5799" w:name="_Toc361861484"/>
      <w:r w:rsidRPr="00D42B9C">
        <w:rPr>
          <w:color w:val="auto"/>
        </w:rPr>
        <w:t xml:space="preserve">Dias de faturamento comprometidos com contas a </w:t>
      </w:r>
      <w:proofErr w:type="spellStart"/>
      <w:r w:rsidRPr="00D42B9C">
        <w:rPr>
          <w:color w:val="auto"/>
        </w:rPr>
        <w:t>recebe</w:t>
      </w:r>
      <w:proofErr w:type="spellEnd"/>
      <w:r w:rsidRPr="00D42B9C">
        <w:rPr>
          <w:color w:val="auto"/>
        </w:rPr>
        <w:t xml:space="preserve"> (IN054)</w:t>
      </w:r>
      <w:bookmarkEnd w:id="5799"/>
    </w:p>
    <w:p w:rsidR="00B40DCC" w:rsidRPr="00D42B9C" w:rsidRDefault="00B40DCC" w:rsidP="00B40DCC">
      <w:pPr>
        <w:autoSpaceDE w:val="0"/>
        <w:autoSpaceDN w:val="0"/>
        <w:adjustRightInd w:val="0"/>
      </w:pPr>
      <w:r w:rsidRPr="00D42B9C">
        <w:t xml:space="preserve">No documento </w:t>
      </w:r>
      <w:sdt>
        <w:sdtPr>
          <w:id w:val="361872024"/>
          <w:citation/>
        </w:sdtPr>
        <w:sdtContent>
          <w:r w:rsidRPr="00D42B9C">
            <w:fldChar w:fldCharType="begin"/>
          </w:r>
          <w:r w:rsidRPr="00D42B9C">
            <w:instrText xml:space="preserve">CITATION SNI02 \p 10 \n  \l 1046 </w:instrText>
          </w:r>
          <w:r w:rsidRPr="00D42B9C">
            <w:fldChar w:fldCharType="separate"/>
          </w:r>
          <w:r w:rsidRPr="00D42B9C">
            <w:rPr>
              <w:noProof/>
            </w:rPr>
            <w:t>(Glossário de Indicadores, 2012, p. 10)</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(dias)</w:t>
      </w:r>
    </w:p>
    <w:p w:rsidR="00B40DCC" w:rsidRPr="00D42B9C" w:rsidRDefault="00B40DCC" w:rsidP="00B40DCC">
      <w:pPr>
        <w:rPr>
          <w:sz w:val="20"/>
        </w:rPr>
      </w:pPr>
      <w:r w:rsidRPr="00D42B9C">
        <w:rPr>
          <w:sz w:val="20"/>
        </w:rPr>
        <w:t>(FN008_R / (FN002_R + FN007_R)) * 360</w:t>
      </w:r>
    </w:p>
    <w:p w:rsidR="00B40DCC" w:rsidRPr="00D42B9C" w:rsidRDefault="00B40DCC" w:rsidP="00B40DCC">
      <w:pPr>
        <w:rPr>
          <w:sz w:val="20"/>
        </w:rPr>
      </w:pPr>
      <w:r w:rsidRPr="00D42B9C">
        <w:rPr>
          <w:sz w:val="20"/>
        </w:rPr>
        <w:t>Esgoto: (dias)</w:t>
      </w:r>
    </w:p>
    <w:p w:rsidR="00B40DCC" w:rsidRPr="00D42B9C" w:rsidRDefault="00B40DCC" w:rsidP="00B40DCC">
      <w:pPr>
        <w:rPr>
          <w:sz w:val="20"/>
        </w:rPr>
      </w:pPr>
      <w:r w:rsidRPr="00D42B9C">
        <w:rPr>
          <w:sz w:val="20"/>
        </w:rPr>
        <w:t>(FN008_R / (FN003_R + FN038_R)) * 360</w:t>
      </w:r>
    </w:p>
    <w:p w:rsidR="00B40DCC" w:rsidRPr="00D42B9C" w:rsidRDefault="00B40DCC" w:rsidP="00B40DCC">
      <w:pPr>
        <w:rPr>
          <w:sz w:val="20"/>
        </w:rPr>
      </w:pPr>
      <w:r w:rsidRPr="00D42B9C">
        <w:rPr>
          <w:sz w:val="20"/>
        </w:rPr>
        <w:t>Água e Esgoto: (dias)</w:t>
      </w:r>
    </w:p>
    <w:p w:rsidR="00B40DCC" w:rsidRPr="00D42B9C" w:rsidRDefault="00B40DCC" w:rsidP="00B40DCC">
      <w:pPr>
        <w:rPr>
          <w:sz w:val="20"/>
        </w:rPr>
      </w:pPr>
      <w:r w:rsidRPr="00D42B9C">
        <w:rPr>
          <w:sz w:val="20"/>
        </w:rPr>
        <w:t>(FN008_R / (FN002_R + FN003_R + FN007_R + FN038_R)) * 360</w:t>
      </w:r>
    </w:p>
    <w:p w:rsidR="00B37A3B" w:rsidRPr="00D42B9C" w:rsidRDefault="00B37A3B">
      <w:pPr>
        <w:ind w:firstLine="0"/>
        <w:jc w:val="left"/>
        <w:rPr>
          <w:b/>
          <w:bCs/>
          <w:szCs w:val="22"/>
        </w:rPr>
      </w:pPr>
      <w:bookmarkStart w:id="5800" w:name="_Toc361861485"/>
      <w:r w:rsidRPr="00D42B9C">
        <w:br w:type="page"/>
      </w:r>
    </w:p>
    <w:p w:rsidR="00B40DCC" w:rsidRPr="00D42B9C" w:rsidRDefault="00B40DCC" w:rsidP="00B37A3B">
      <w:pPr>
        <w:pStyle w:val="Ttulo6"/>
        <w:rPr>
          <w:color w:val="auto"/>
        </w:rPr>
      </w:pPr>
      <w:r w:rsidRPr="00D42B9C">
        <w:rPr>
          <w:color w:val="auto"/>
        </w:rPr>
        <w:lastRenderedPageBreak/>
        <w:t>Índice de atendimento total de água (IN055)</w:t>
      </w:r>
      <w:bookmarkEnd w:id="5800"/>
    </w:p>
    <w:p w:rsidR="00B40DCC" w:rsidRPr="00D42B9C" w:rsidRDefault="00B40DCC" w:rsidP="00B40DCC">
      <w:pPr>
        <w:autoSpaceDE w:val="0"/>
        <w:autoSpaceDN w:val="0"/>
        <w:adjustRightInd w:val="0"/>
      </w:pPr>
      <w:r w:rsidRPr="00D42B9C">
        <w:t xml:space="preserve">No documento </w:t>
      </w:r>
      <w:sdt>
        <w:sdtPr>
          <w:id w:val="584346626"/>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sdtContent>
      </w:sdt>
      <w:r w:rsidRPr="00D42B9C">
        <w:t xml:space="preserve"> descreve o método para obtenção do indicador.</w:t>
      </w:r>
    </w:p>
    <w:p w:rsidR="00B40DCC" w:rsidRPr="00D42B9C" w:rsidRDefault="00B40DCC" w:rsidP="00B40DCC">
      <w:pPr>
        <w:rPr>
          <w:sz w:val="20"/>
        </w:rPr>
      </w:pPr>
      <w:r w:rsidRPr="00D42B9C">
        <w:rPr>
          <w:sz w:val="20"/>
        </w:rPr>
        <w:t>Água: (%)</w:t>
      </w:r>
      <w:r w:rsidRPr="00D42B9C">
        <w:rPr>
          <w:sz w:val="20"/>
        </w:rPr>
        <w:tab/>
      </w:r>
    </w:p>
    <w:p w:rsidR="00B40DCC" w:rsidRPr="00D42B9C" w:rsidRDefault="00B40DCC" w:rsidP="00B40DCC">
      <w:pPr>
        <w:rPr>
          <w:sz w:val="20"/>
        </w:rPr>
      </w:pPr>
      <w:r w:rsidRPr="00D42B9C">
        <w:rPr>
          <w:sz w:val="20"/>
        </w:rPr>
        <w:t>(AG001_R / G12A_R)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(AG001_R / G12A_R) * 100</w:t>
      </w:r>
    </w:p>
    <w:p w:rsidR="00B40DCC" w:rsidRPr="00D42B9C" w:rsidRDefault="00B40DCC" w:rsidP="00B37A3B">
      <w:pPr>
        <w:pStyle w:val="Ttulo6"/>
        <w:rPr>
          <w:color w:val="auto"/>
        </w:rPr>
      </w:pPr>
      <w:bookmarkStart w:id="5801" w:name="_Toc361861486"/>
      <w:r w:rsidRPr="00D42B9C">
        <w:rPr>
          <w:color w:val="auto"/>
        </w:rPr>
        <w:t>Índice de atendimento total de esgoto referido aos municípios atendidos com água (IN056)</w:t>
      </w:r>
      <w:bookmarkEnd w:id="5801"/>
    </w:p>
    <w:p w:rsidR="00B40DCC" w:rsidRPr="00D42B9C" w:rsidRDefault="00B40DCC" w:rsidP="00B40DCC">
      <w:pPr>
        <w:autoSpaceDE w:val="0"/>
        <w:autoSpaceDN w:val="0"/>
        <w:adjustRightInd w:val="0"/>
      </w:pPr>
      <w:r w:rsidRPr="00D42B9C">
        <w:t xml:space="preserve">No documento </w:t>
      </w:r>
      <w:sdt>
        <w:sdtPr>
          <w:id w:val="-1925093460"/>
          <w:citation/>
        </w:sdtPr>
        <w:sdtContent>
          <w:r w:rsidRPr="00D42B9C">
            <w:fldChar w:fldCharType="begin"/>
          </w:r>
          <w:r w:rsidRPr="00D42B9C">
            <w:instrText xml:space="preserve">CITATION SNI02 \p 12 \n  \l 1046 </w:instrText>
          </w:r>
          <w:r w:rsidRPr="00D42B9C">
            <w:fldChar w:fldCharType="separate"/>
          </w:r>
          <w:r w:rsidRPr="00D42B9C">
            <w:rPr>
              <w:noProof/>
            </w:rPr>
            <w:t>(Glossário de Indicadores, 2012, p. 12)</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(ES001_R / G12A_R)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(ES001_R / G12A_R) * 100</w:t>
      </w:r>
    </w:p>
    <w:p w:rsidR="00B40DCC" w:rsidRPr="00D42B9C" w:rsidRDefault="00B40DCC" w:rsidP="00B37A3B">
      <w:pPr>
        <w:pStyle w:val="Ttulo6"/>
        <w:rPr>
          <w:color w:val="auto"/>
        </w:rPr>
      </w:pPr>
      <w:bookmarkStart w:id="5802" w:name="_Toc361861487"/>
      <w:r w:rsidRPr="00D42B9C">
        <w:rPr>
          <w:color w:val="auto"/>
        </w:rPr>
        <w:t xml:space="preserve">Índice de </w:t>
      </w:r>
      <w:proofErr w:type="spellStart"/>
      <w:r w:rsidRPr="00D42B9C">
        <w:rPr>
          <w:color w:val="auto"/>
        </w:rPr>
        <w:t>fluoretação</w:t>
      </w:r>
      <w:proofErr w:type="spellEnd"/>
      <w:r w:rsidRPr="00D42B9C">
        <w:rPr>
          <w:color w:val="auto"/>
        </w:rPr>
        <w:t xml:space="preserve"> de água (IN057)</w:t>
      </w:r>
      <w:bookmarkEnd w:id="5802"/>
    </w:p>
    <w:p w:rsidR="00B40DCC" w:rsidRPr="00D42B9C" w:rsidRDefault="00B40DCC" w:rsidP="00B40DCC">
      <w:pPr>
        <w:autoSpaceDE w:val="0"/>
        <w:autoSpaceDN w:val="0"/>
        <w:adjustRightInd w:val="0"/>
      </w:pPr>
      <w:r w:rsidRPr="00D42B9C">
        <w:t xml:space="preserve">No documento </w:t>
      </w:r>
      <w:sdt>
        <w:sdtPr>
          <w:id w:val="-312253454"/>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(AG027_R / (AG006_R + AG018_R))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(AG027_R / (AG006_R + AG018_R)) * 100</w:t>
      </w:r>
    </w:p>
    <w:p w:rsidR="00B40DCC" w:rsidRPr="00D42B9C" w:rsidRDefault="00B40DCC" w:rsidP="00B37A3B">
      <w:pPr>
        <w:pStyle w:val="Ttulo6"/>
        <w:rPr>
          <w:color w:val="auto"/>
        </w:rPr>
      </w:pPr>
      <w:bookmarkStart w:id="5803" w:name="_Toc361861488"/>
      <w:r w:rsidRPr="00D42B9C">
        <w:rPr>
          <w:color w:val="auto"/>
        </w:rPr>
        <w:t>Índice de consumo de energia elétrica em sistemas de abastecimento de água (IN058)</w:t>
      </w:r>
      <w:bookmarkEnd w:id="5803"/>
    </w:p>
    <w:p w:rsidR="00B40DCC" w:rsidRPr="00D42B9C" w:rsidRDefault="00B40DCC" w:rsidP="00B40DCC">
      <w:pPr>
        <w:autoSpaceDE w:val="0"/>
        <w:autoSpaceDN w:val="0"/>
        <w:adjustRightInd w:val="0"/>
      </w:pPr>
      <w:r w:rsidRPr="00D42B9C">
        <w:t xml:space="preserve">No documento </w:t>
      </w:r>
      <w:sdt>
        <w:sdtPr>
          <w:id w:val="949750970"/>
          <w:citation/>
        </w:sdtPr>
        <w:sdtContent>
          <w:r w:rsidRPr="00D42B9C">
            <w:fldChar w:fldCharType="begin"/>
          </w:r>
          <w:r w:rsidRPr="00D42B9C">
            <w:instrText xml:space="preserve">CITATION SNI02 \p 4 \n  \l 1046 </w:instrText>
          </w:r>
          <w:r w:rsidRPr="00D42B9C">
            <w:fldChar w:fldCharType="separate"/>
          </w:r>
          <w:r w:rsidRPr="00D42B9C">
            <w:rPr>
              <w:noProof/>
            </w:rPr>
            <w:t>(Glossário de Indicadores, 2012, p. 4)</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(kWh/m³)</w:t>
      </w:r>
    </w:p>
    <w:p w:rsidR="00B40DCC" w:rsidRPr="00D42B9C" w:rsidRDefault="00B40DCC" w:rsidP="00B40DCC">
      <w:pPr>
        <w:rPr>
          <w:sz w:val="20"/>
        </w:rPr>
      </w:pPr>
      <w:r w:rsidRPr="00D42B9C">
        <w:rPr>
          <w:sz w:val="20"/>
        </w:rPr>
        <w:t>AG028_R / (AG006_R + AG018_R)</w:t>
      </w:r>
    </w:p>
    <w:p w:rsidR="00B40DCC" w:rsidRPr="00D42B9C" w:rsidRDefault="00B40DCC" w:rsidP="00B40DCC">
      <w:pPr>
        <w:rPr>
          <w:sz w:val="20"/>
        </w:rPr>
      </w:pPr>
      <w:r w:rsidRPr="00D42B9C">
        <w:rPr>
          <w:sz w:val="20"/>
        </w:rPr>
        <w:t>Esgoto: (kWh/m³)</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(kWh/m³)</w:t>
      </w:r>
    </w:p>
    <w:p w:rsidR="00B40DCC" w:rsidRPr="00D42B9C" w:rsidRDefault="00B40DCC" w:rsidP="00B40DCC">
      <w:pPr>
        <w:rPr>
          <w:sz w:val="20"/>
        </w:rPr>
      </w:pPr>
      <w:r w:rsidRPr="00D42B9C">
        <w:rPr>
          <w:sz w:val="20"/>
        </w:rPr>
        <w:t>AG028_R / (AG006_R + AG018_R)</w:t>
      </w:r>
    </w:p>
    <w:p w:rsidR="00B40DCC" w:rsidRPr="00D42B9C" w:rsidRDefault="00B40DCC" w:rsidP="00B37A3B">
      <w:pPr>
        <w:pStyle w:val="Ttulo6"/>
        <w:rPr>
          <w:color w:val="auto"/>
        </w:rPr>
      </w:pPr>
      <w:bookmarkStart w:id="5804" w:name="_Toc361861489"/>
      <w:r w:rsidRPr="00D42B9C">
        <w:rPr>
          <w:color w:val="auto"/>
        </w:rPr>
        <w:t>Índice de consumo de energia elétrica em sistemas de abastecimento de esgoto (IN059)</w:t>
      </w:r>
      <w:bookmarkEnd w:id="5804"/>
    </w:p>
    <w:p w:rsidR="00B40DCC" w:rsidRPr="00D42B9C" w:rsidRDefault="00B40DCC" w:rsidP="00B40DCC">
      <w:pPr>
        <w:autoSpaceDE w:val="0"/>
        <w:autoSpaceDN w:val="0"/>
        <w:adjustRightInd w:val="0"/>
      </w:pPr>
      <w:r w:rsidRPr="00D42B9C">
        <w:t xml:space="preserve">No documento </w:t>
      </w:r>
      <w:sdt>
        <w:sdtPr>
          <w:id w:val="345600184"/>
          <w:citation/>
        </w:sdtPr>
        <w:sdtContent>
          <w:r w:rsidRPr="00D42B9C">
            <w:fldChar w:fldCharType="begin"/>
          </w:r>
          <w:r w:rsidRPr="00D42B9C">
            <w:instrText xml:space="preserve">CITATION SNI02 \p 12 \n  \l 1046 </w:instrText>
          </w:r>
          <w:r w:rsidRPr="00D42B9C">
            <w:fldChar w:fldCharType="separate"/>
          </w:r>
          <w:r w:rsidRPr="00D42B9C">
            <w:rPr>
              <w:noProof/>
            </w:rPr>
            <w:t>(Glossário de Indicadores, 2012, p. 12)</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(kWh/m³)</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Esgoto: (kWh/m³)</w:t>
      </w:r>
    </w:p>
    <w:p w:rsidR="00B40DCC" w:rsidRPr="00D42B9C" w:rsidRDefault="00B40DCC" w:rsidP="00B40DCC">
      <w:pPr>
        <w:rPr>
          <w:sz w:val="20"/>
        </w:rPr>
      </w:pPr>
      <w:r w:rsidRPr="00D42B9C">
        <w:rPr>
          <w:sz w:val="20"/>
        </w:rPr>
        <w:t>ES028_R / ES005_R</w:t>
      </w:r>
    </w:p>
    <w:p w:rsidR="00B40DCC" w:rsidRPr="00D42B9C" w:rsidRDefault="00B40DCC" w:rsidP="00B40DCC">
      <w:pPr>
        <w:rPr>
          <w:sz w:val="20"/>
        </w:rPr>
      </w:pPr>
      <w:r w:rsidRPr="00D42B9C">
        <w:rPr>
          <w:sz w:val="20"/>
        </w:rPr>
        <w:t>Água e Esgoto: (kWh/m³)</w:t>
      </w:r>
    </w:p>
    <w:p w:rsidR="00B40DCC" w:rsidRPr="00D42B9C" w:rsidRDefault="00B40DCC" w:rsidP="00B40DCC">
      <w:pPr>
        <w:rPr>
          <w:sz w:val="20"/>
        </w:rPr>
      </w:pPr>
      <w:r w:rsidRPr="00D42B9C">
        <w:rPr>
          <w:sz w:val="20"/>
        </w:rPr>
        <w:t>ES028_R / ES005_R</w:t>
      </w:r>
    </w:p>
    <w:p w:rsidR="00B40DCC" w:rsidRPr="00D42B9C" w:rsidRDefault="00B40DCC" w:rsidP="00B37A3B">
      <w:pPr>
        <w:pStyle w:val="Ttulo6"/>
        <w:rPr>
          <w:color w:val="auto"/>
        </w:rPr>
      </w:pPr>
      <w:bookmarkStart w:id="5805" w:name="_Toc361861490"/>
      <w:r w:rsidRPr="00D42B9C">
        <w:rPr>
          <w:color w:val="auto"/>
        </w:rPr>
        <w:lastRenderedPageBreak/>
        <w:t>Índice de despesas por consumo de energia elétrica nos sistemas de água e esgotos (IN060)</w:t>
      </w:r>
      <w:bookmarkEnd w:id="5805"/>
    </w:p>
    <w:p w:rsidR="00B40DCC" w:rsidRPr="00D42B9C" w:rsidRDefault="00B40DCC" w:rsidP="00B40DCC">
      <w:pPr>
        <w:autoSpaceDE w:val="0"/>
        <w:autoSpaceDN w:val="0"/>
        <w:adjustRightInd w:val="0"/>
      </w:pPr>
      <w:r w:rsidRPr="00D42B9C">
        <w:t xml:space="preserve">No documento </w:t>
      </w:r>
      <w:sdt>
        <w:sdtPr>
          <w:id w:val="715317529"/>
          <w:citation/>
        </w:sdtPr>
        <w:sdtContent>
          <w:r w:rsidRPr="00D42B9C">
            <w:fldChar w:fldCharType="begin"/>
          </w:r>
          <w:r w:rsidRPr="00D42B9C">
            <w:instrText xml:space="preserve">CITATION SNI02 \p 10 \n  \l 1046 </w:instrText>
          </w:r>
          <w:r w:rsidRPr="00D42B9C">
            <w:fldChar w:fldCharType="separate"/>
          </w:r>
          <w:r w:rsidRPr="00D42B9C">
            <w:rPr>
              <w:noProof/>
            </w:rPr>
            <w:t>(Glossário de Indicadores, 2012, p. 10)</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(kWh/m³)</w:t>
      </w:r>
    </w:p>
    <w:p w:rsidR="00B40DCC" w:rsidRPr="00D42B9C" w:rsidRDefault="00B40DCC" w:rsidP="00B40DCC">
      <w:pPr>
        <w:rPr>
          <w:sz w:val="20"/>
        </w:rPr>
      </w:pPr>
      <w:r w:rsidRPr="00D42B9C">
        <w:rPr>
          <w:sz w:val="20"/>
        </w:rPr>
        <w:t>(FN013_R / AG028_R) / 1.000</w:t>
      </w:r>
    </w:p>
    <w:p w:rsidR="00B40DCC" w:rsidRPr="00D42B9C" w:rsidRDefault="00B40DCC" w:rsidP="00B40DCC">
      <w:pPr>
        <w:rPr>
          <w:sz w:val="20"/>
        </w:rPr>
      </w:pPr>
      <w:r w:rsidRPr="00D42B9C">
        <w:rPr>
          <w:sz w:val="20"/>
        </w:rPr>
        <w:t>Esgoto: (kWh/m³)</w:t>
      </w:r>
    </w:p>
    <w:p w:rsidR="00B40DCC" w:rsidRPr="00D42B9C" w:rsidRDefault="00B40DCC" w:rsidP="00B40DCC">
      <w:pPr>
        <w:rPr>
          <w:sz w:val="20"/>
        </w:rPr>
      </w:pPr>
      <w:r w:rsidRPr="00D42B9C">
        <w:rPr>
          <w:sz w:val="20"/>
        </w:rPr>
        <w:t>(FN013_R / ES028_R) / 1.000</w:t>
      </w:r>
    </w:p>
    <w:p w:rsidR="00B40DCC" w:rsidRPr="00D42B9C" w:rsidRDefault="00B40DCC" w:rsidP="00B40DCC">
      <w:pPr>
        <w:rPr>
          <w:sz w:val="20"/>
        </w:rPr>
      </w:pPr>
      <w:r w:rsidRPr="00D42B9C">
        <w:rPr>
          <w:sz w:val="20"/>
        </w:rPr>
        <w:t>Água e Esgoto: (kWh/m³)</w:t>
      </w:r>
    </w:p>
    <w:p w:rsidR="00B40DCC" w:rsidRPr="00D42B9C" w:rsidRDefault="00B40DCC" w:rsidP="00B40DCC">
      <w:pPr>
        <w:rPr>
          <w:sz w:val="20"/>
        </w:rPr>
      </w:pPr>
      <w:r w:rsidRPr="00D42B9C">
        <w:rPr>
          <w:sz w:val="20"/>
        </w:rPr>
        <w:t>(FN013_R / (AG028_R + ES028_R)) / 1.000</w:t>
      </w:r>
    </w:p>
    <w:p w:rsidR="00B40DCC" w:rsidRPr="00D42B9C" w:rsidRDefault="00B40DCC" w:rsidP="00B37A3B">
      <w:pPr>
        <w:pStyle w:val="Ttulo6"/>
        <w:rPr>
          <w:color w:val="auto"/>
        </w:rPr>
      </w:pPr>
      <w:bookmarkStart w:id="5806" w:name="_Toc361861491"/>
      <w:r w:rsidRPr="00D42B9C">
        <w:rPr>
          <w:color w:val="auto"/>
        </w:rPr>
        <w:t>Liquidez corrente (IN061)</w:t>
      </w:r>
      <w:bookmarkEnd w:id="5806"/>
    </w:p>
    <w:p w:rsidR="00B40DCC" w:rsidRPr="00D42B9C" w:rsidRDefault="00B40DCC" w:rsidP="00B40DCC">
      <w:pPr>
        <w:autoSpaceDE w:val="0"/>
        <w:autoSpaceDN w:val="0"/>
        <w:adjustRightInd w:val="0"/>
      </w:pPr>
      <w:r w:rsidRPr="00D42B9C">
        <w:t xml:space="preserve">No documento </w:t>
      </w:r>
      <w:sdt>
        <w:sdtPr>
          <w:id w:val="50284912"/>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BL001_R / BL005_R</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BL001_R / BL005_R</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BL001_R / BL005_R</w:t>
      </w:r>
    </w:p>
    <w:p w:rsidR="00B40DCC" w:rsidRPr="00D42B9C" w:rsidRDefault="00B40DCC" w:rsidP="00B37A3B">
      <w:pPr>
        <w:pStyle w:val="Ttulo6"/>
        <w:rPr>
          <w:color w:val="auto"/>
        </w:rPr>
      </w:pPr>
      <w:bookmarkStart w:id="5807" w:name="_Toc361861492"/>
      <w:r w:rsidRPr="00D42B9C">
        <w:rPr>
          <w:color w:val="auto"/>
        </w:rPr>
        <w:t>Liquidez geral (IN062)</w:t>
      </w:r>
      <w:bookmarkEnd w:id="5807"/>
    </w:p>
    <w:p w:rsidR="00B40DCC" w:rsidRPr="00D42B9C" w:rsidRDefault="00B40DCC" w:rsidP="00B40DCC">
      <w:pPr>
        <w:autoSpaceDE w:val="0"/>
        <w:autoSpaceDN w:val="0"/>
        <w:adjustRightInd w:val="0"/>
      </w:pPr>
      <w:r w:rsidRPr="00D42B9C">
        <w:t xml:space="preserve">No documento </w:t>
      </w:r>
      <w:sdt>
        <w:sdtPr>
          <w:id w:val="-1477363958"/>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(BL001_R + BL010_R) / (BL005_R + BL003_R)</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(BL001_R + BL010_R) / (BL005_R + BL003_R)</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(BL001_R + BL010_R) / (BL005_R + BL003_R)</w:t>
      </w:r>
    </w:p>
    <w:p w:rsidR="00B40DCC" w:rsidRPr="00D42B9C" w:rsidRDefault="00B40DCC" w:rsidP="00B37A3B">
      <w:pPr>
        <w:pStyle w:val="Ttulo6"/>
        <w:rPr>
          <w:color w:val="auto"/>
        </w:rPr>
      </w:pPr>
      <w:bookmarkStart w:id="5808" w:name="_Toc361861493"/>
      <w:r w:rsidRPr="00D42B9C">
        <w:rPr>
          <w:color w:val="auto"/>
        </w:rPr>
        <w:t>Margem operacional com depreciação (IN064)</w:t>
      </w:r>
      <w:bookmarkEnd w:id="5808"/>
    </w:p>
    <w:p w:rsidR="00B40DCC" w:rsidRPr="00D42B9C" w:rsidRDefault="00B40DCC" w:rsidP="00B40DCC">
      <w:pPr>
        <w:autoSpaceDE w:val="0"/>
        <w:autoSpaceDN w:val="0"/>
        <w:adjustRightInd w:val="0"/>
      </w:pPr>
      <w:r w:rsidRPr="00D42B9C">
        <w:t xml:space="preserve">No documento </w:t>
      </w:r>
      <w:sdt>
        <w:sdtPr>
          <w:id w:val="-1749876185"/>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(BL009_R / BL007_R)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(BL009_R / BL007_R)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(BL009_R / BL007_R) * 100</w:t>
      </w:r>
    </w:p>
    <w:p w:rsidR="00B40DCC" w:rsidRPr="00D42B9C" w:rsidRDefault="00B40DCC" w:rsidP="00B37A3B">
      <w:pPr>
        <w:pStyle w:val="Ttulo6"/>
        <w:rPr>
          <w:color w:val="auto"/>
        </w:rPr>
      </w:pPr>
      <w:bookmarkStart w:id="5809" w:name="_Toc361861494"/>
      <w:r w:rsidRPr="00D42B9C">
        <w:rPr>
          <w:color w:val="auto"/>
        </w:rPr>
        <w:t>Margem líquida com depreciação (IN065)</w:t>
      </w:r>
      <w:bookmarkEnd w:id="5809"/>
    </w:p>
    <w:p w:rsidR="00B40DCC" w:rsidRPr="00D42B9C" w:rsidRDefault="00B40DCC" w:rsidP="00B40DCC">
      <w:pPr>
        <w:autoSpaceDE w:val="0"/>
        <w:autoSpaceDN w:val="0"/>
        <w:adjustRightInd w:val="0"/>
      </w:pPr>
      <w:r w:rsidRPr="00D42B9C">
        <w:t xml:space="preserve">No documento </w:t>
      </w:r>
      <w:sdt>
        <w:sdtPr>
          <w:id w:val="2100978675"/>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(BL004_R / BL007_R)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(BL004_R / BL007_R)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(BL004_R / BL007_R) * 100</w:t>
      </w:r>
    </w:p>
    <w:p w:rsidR="00590E3A" w:rsidRPr="00D42B9C" w:rsidRDefault="00590E3A">
      <w:pPr>
        <w:ind w:firstLine="0"/>
        <w:jc w:val="left"/>
        <w:rPr>
          <w:b/>
          <w:bCs/>
        </w:rPr>
      </w:pPr>
      <w:bookmarkStart w:id="5810" w:name="_Toc361861495"/>
      <w:r w:rsidRPr="00D42B9C">
        <w:br w:type="page"/>
      </w:r>
    </w:p>
    <w:p w:rsidR="00B40DCC" w:rsidRPr="00D42B9C" w:rsidRDefault="00B40DCC" w:rsidP="00B37A3B">
      <w:pPr>
        <w:pStyle w:val="Ttulo6"/>
        <w:rPr>
          <w:color w:val="auto"/>
        </w:rPr>
      </w:pPr>
      <w:r w:rsidRPr="00D42B9C">
        <w:rPr>
          <w:color w:val="auto"/>
        </w:rPr>
        <w:lastRenderedPageBreak/>
        <w:t>Retorno sobre o patrimônio líquido (IN066)</w:t>
      </w:r>
      <w:bookmarkEnd w:id="5810"/>
    </w:p>
    <w:p w:rsidR="00B40DCC" w:rsidRPr="00D42B9C" w:rsidRDefault="00B40DCC" w:rsidP="00B40DCC">
      <w:pPr>
        <w:autoSpaceDE w:val="0"/>
        <w:autoSpaceDN w:val="0"/>
        <w:adjustRightInd w:val="0"/>
      </w:pPr>
      <w:r w:rsidRPr="00D42B9C">
        <w:t xml:space="preserve">No documento </w:t>
      </w:r>
      <w:sdt>
        <w:sdtPr>
          <w:id w:val="515506992"/>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(BL004_R / (BL006_R - BL004_R))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(BL004_R / (BL006_R - BL004_R))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(BL004_R / (BL006_R - BL004_R)) * 100</w:t>
      </w:r>
    </w:p>
    <w:p w:rsidR="00B40DCC" w:rsidRPr="00D42B9C" w:rsidRDefault="00B40DCC" w:rsidP="00B37A3B">
      <w:pPr>
        <w:pStyle w:val="Ttulo6"/>
        <w:rPr>
          <w:color w:val="auto"/>
        </w:rPr>
      </w:pPr>
      <w:bookmarkStart w:id="5811" w:name="_Toc361861496"/>
      <w:r w:rsidRPr="00D42B9C">
        <w:rPr>
          <w:color w:val="auto"/>
        </w:rPr>
        <w:t>Composição de exigibilidades (IN067)</w:t>
      </w:r>
      <w:bookmarkEnd w:id="5811"/>
    </w:p>
    <w:p w:rsidR="00B40DCC" w:rsidRPr="00D42B9C" w:rsidRDefault="00B40DCC" w:rsidP="00B40DCC">
      <w:pPr>
        <w:autoSpaceDE w:val="0"/>
        <w:autoSpaceDN w:val="0"/>
        <w:adjustRightInd w:val="0"/>
      </w:pPr>
      <w:r w:rsidRPr="00D42B9C">
        <w:t xml:space="preserve">No documento </w:t>
      </w:r>
      <w:sdt>
        <w:sdtPr>
          <w:id w:val="901261302"/>
          <w:citation/>
        </w:sdtPr>
        <w:sdtContent>
          <w:r w:rsidRPr="00D42B9C">
            <w:fldChar w:fldCharType="begin"/>
          </w:r>
          <w:r w:rsidRPr="00D42B9C">
            <w:instrText xml:space="preserve">CITATION SNI02 \p 13 \n  \l 1046 </w:instrText>
          </w:r>
          <w:r w:rsidRPr="00D42B9C">
            <w:fldChar w:fldCharType="separate"/>
          </w:r>
          <w:r w:rsidRPr="00D42B9C">
            <w:rPr>
              <w:noProof/>
            </w:rPr>
            <w:t>(Glossário de Indicadores, 2012, p. 13)</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(BL005_R / (BL005_R + BL003_R))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(BL005_R / (BL005_R + BL003_R))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(BL005_R / (BL005_R + BL003_R)) * 100</w:t>
      </w:r>
    </w:p>
    <w:p w:rsidR="00B40DCC" w:rsidRPr="00D42B9C" w:rsidRDefault="00B40DCC" w:rsidP="00B37A3B">
      <w:pPr>
        <w:pStyle w:val="Ttulo6"/>
        <w:rPr>
          <w:color w:val="auto"/>
        </w:rPr>
      </w:pPr>
      <w:bookmarkStart w:id="5812" w:name="_Toc361861497"/>
      <w:r w:rsidRPr="00D42B9C">
        <w:rPr>
          <w:color w:val="auto"/>
        </w:rPr>
        <w:t>Margem operacional sem depreciação (IN068)</w:t>
      </w:r>
      <w:bookmarkEnd w:id="5812"/>
    </w:p>
    <w:p w:rsidR="00B40DCC" w:rsidRPr="00D42B9C" w:rsidRDefault="00B40DCC" w:rsidP="00B40DCC">
      <w:pPr>
        <w:autoSpaceDE w:val="0"/>
        <w:autoSpaceDN w:val="0"/>
        <w:adjustRightInd w:val="0"/>
      </w:pPr>
      <w:r w:rsidRPr="00D42B9C">
        <w:t xml:space="preserve">No documento </w:t>
      </w:r>
      <w:sdt>
        <w:sdtPr>
          <w:id w:val="1858539921"/>
          <w:citation/>
        </w:sdtPr>
        <w:sdtContent>
          <w:r w:rsidRPr="00D42B9C">
            <w:fldChar w:fldCharType="begin"/>
          </w:r>
          <w:r w:rsidRPr="00D42B9C">
            <w:instrText xml:space="preserve">CITATION SNI02 \p 14 \n  \l 1046 </w:instrText>
          </w:r>
          <w:r w:rsidRPr="00D42B9C">
            <w:fldChar w:fldCharType="separate"/>
          </w:r>
          <w:r w:rsidRPr="00D42B9C">
            <w:rPr>
              <w:noProof/>
            </w:rPr>
            <w:t>(Glossário de Indicadores, 2012, p. 14)</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(BL012_R / BL007_R)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(BL012_R / BL007_R)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(BL012_R / BL007_R) * 100</w:t>
      </w:r>
    </w:p>
    <w:p w:rsidR="00B40DCC" w:rsidRPr="00D42B9C" w:rsidRDefault="00B40DCC" w:rsidP="00B37A3B">
      <w:pPr>
        <w:pStyle w:val="Ttulo6"/>
        <w:rPr>
          <w:color w:val="auto"/>
        </w:rPr>
      </w:pPr>
      <w:bookmarkStart w:id="5813" w:name="_Toc361861498"/>
      <w:r w:rsidRPr="00D42B9C">
        <w:rPr>
          <w:color w:val="auto"/>
        </w:rPr>
        <w:t>Margem líquida sem depreciação (IN069)</w:t>
      </w:r>
      <w:bookmarkEnd w:id="5813"/>
    </w:p>
    <w:p w:rsidR="00B40DCC" w:rsidRPr="00D42B9C" w:rsidRDefault="00B40DCC" w:rsidP="00B40DCC">
      <w:pPr>
        <w:autoSpaceDE w:val="0"/>
        <w:autoSpaceDN w:val="0"/>
        <w:adjustRightInd w:val="0"/>
      </w:pPr>
      <w:r w:rsidRPr="00D42B9C">
        <w:t xml:space="preserve">No documento </w:t>
      </w:r>
      <w:sdt>
        <w:sdtPr>
          <w:id w:val="-392972644"/>
          <w:citation/>
        </w:sdtPr>
        <w:sdtContent>
          <w:r w:rsidRPr="00D42B9C">
            <w:fldChar w:fldCharType="begin"/>
          </w:r>
          <w:r w:rsidRPr="00D42B9C">
            <w:instrText xml:space="preserve">CITATION SNI02 \p 14 \n  \l 1046 </w:instrText>
          </w:r>
          <w:r w:rsidRPr="00D42B9C">
            <w:fldChar w:fldCharType="separate"/>
          </w:r>
          <w:r w:rsidRPr="00D42B9C">
            <w:rPr>
              <w:noProof/>
            </w:rPr>
            <w:t>(Glossário de Indicadores, 2012, p. 14)</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(BL011_R / BL007_R)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(BL011_R / BL007_R) * 100</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(BL011_R / BL007_R) * 100</w:t>
      </w:r>
    </w:p>
    <w:p w:rsidR="00B40DCC" w:rsidRPr="00D42B9C" w:rsidRDefault="00B40DCC" w:rsidP="00B37A3B">
      <w:pPr>
        <w:pStyle w:val="Ttulo6"/>
        <w:rPr>
          <w:color w:val="auto"/>
        </w:rPr>
      </w:pPr>
      <w:bookmarkStart w:id="5814" w:name="_Toc361861499"/>
      <w:r w:rsidRPr="00D42B9C">
        <w:rPr>
          <w:color w:val="auto"/>
        </w:rPr>
        <w:t>Economias atingidas por paralisações (IN071)</w:t>
      </w:r>
      <w:bookmarkEnd w:id="5814"/>
    </w:p>
    <w:p w:rsidR="00B40DCC" w:rsidRPr="00D42B9C" w:rsidRDefault="00B40DCC" w:rsidP="00B40DCC">
      <w:pPr>
        <w:autoSpaceDE w:val="0"/>
        <w:autoSpaceDN w:val="0"/>
        <w:adjustRightInd w:val="0"/>
      </w:pPr>
      <w:r w:rsidRPr="00D42B9C">
        <w:t xml:space="preserve">No documento </w:t>
      </w:r>
      <w:sdt>
        <w:sdtPr>
          <w:id w:val="-1209410318"/>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QD004_R / QD002_R</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QD004_R / QD002_R</w:t>
      </w:r>
    </w:p>
    <w:p w:rsidR="001C0246" w:rsidRPr="00D42B9C" w:rsidRDefault="001C0246">
      <w:pPr>
        <w:ind w:firstLine="0"/>
        <w:jc w:val="left"/>
        <w:rPr>
          <w:b/>
          <w:bCs/>
        </w:rPr>
      </w:pPr>
      <w:bookmarkStart w:id="5815" w:name="_Toc361861500"/>
      <w:r w:rsidRPr="00D42B9C">
        <w:br w:type="page"/>
      </w:r>
    </w:p>
    <w:p w:rsidR="00B40DCC" w:rsidRPr="00D42B9C" w:rsidRDefault="00B40DCC" w:rsidP="00B37A3B">
      <w:pPr>
        <w:pStyle w:val="Ttulo6"/>
        <w:rPr>
          <w:color w:val="auto"/>
        </w:rPr>
      </w:pPr>
      <w:r w:rsidRPr="00D42B9C">
        <w:rPr>
          <w:color w:val="auto"/>
        </w:rPr>
        <w:lastRenderedPageBreak/>
        <w:t>Duração média das paralisações (IN072)</w:t>
      </w:r>
      <w:bookmarkEnd w:id="5815"/>
    </w:p>
    <w:p w:rsidR="00B40DCC" w:rsidRPr="00D42B9C" w:rsidRDefault="00B40DCC" w:rsidP="00B40DCC">
      <w:pPr>
        <w:autoSpaceDE w:val="0"/>
        <w:autoSpaceDN w:val="0"/>
        <w:adjustRightInd w:val="0"/>
      </w:pPr>
      <w:r w:rsidRPr="00D42B9C">
        <w:t xml:space="preserve">No documento </w:t>
      </w:r>
      <w:sdt>
        <w:sdtPr>
          <w:id w:val="-1439524445"/>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QD004_R / QD002_R</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QD004_R / QD002_R</w:t>
      </w:r>
    </w:p>
    <w:p w:rsidR="00B40DCC" w:rsidRPr="00D42B9C" w:rsidRDefault="00B40DCC" w:rsidP="00B37A3B">
      <w:pPr>
        <w:pStyle w:val="Ttulo6"/>
        <w:rPr>
          <w:color w:val="auto"/>
        </w:rPr>
      </w:pPr>
      <w:bookmarkStart w:id="5816" w:name="_Toc361861501"/>
      <w:r w:rsidRPr="00D42B9C">
        <w:rPr>
          <w:color w:val="auto"/>
        </w:rPr>
        <w:t>Economias atingidas por intermitências (IN073)</w:t>
      </w:r>
      <w:bookmarkEnd w:id="5816"/>
    </w:p>
    <w:p w:rsidR="00B40DCC" w:rsidRPr="00D42B9C" w:rsidRDefault="00B40DCC" w:rsidP="00B40DCC">
      <w:pPr>
        <w:autoSpaceDE w:val="0"/>
        <w:autoSpaceDN w:val="0"/>
        <w:adjustRightInd w:val="0"/>
      </w:pPr>
      <w:r w:rsidRPr="00D42B9C">
        <w:t xml:space="preserve">No documento </w:t>
      </w:r>
      <w:sdt>
        <w:sdtPr>
          <w:id w:val="-1538117756"/>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roofErr w:type="gramStart"/>
      <w:r w:rsidRPr="00D42B9C">
        <w:rPr>
          <w:sz w:val="20"/>
        </w:rPr>
        <w:t>econ./</w:t>
      </w:r>
      <w:proofErr w:type="spellStart"/>
      <w:proofErr w:type="gramEnd"/>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QD015_R / QD021_R</w:t>
      </w:r>
    </w:p>
    <w:p w:rsidR="00B40DCC" w:rsidRPr="00D42B9C" w:rsidRDefault="00B40DCC" w:rsidP="00B40DCC">
      <w:pPr>
        <w:rPr>
          <w:sz w:val="20"/>
        </w:rPr>
      </w:pPr>
      <w:r w:rsidRPr="00D42B9C">
        <w:rPr>
          <w:sz w:val="20"/>
        </w:rPr>
        <w:t>Esgoto: (</w:t>
      </w:r>
      <w:proofErr w:type="gramStart"/>
      <w:r w:rsidRPr="00D42B9C">
        <w:rPr>
          <w:sz w:val="20"/>
        </w:rPr>
        <w:t>econ./</w:t>
      </w:r>
      <w:proofErr w:type="spellStart"/>
      <w:proofErr w:type="gramEnd"/>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roofErr w:type="gramStart"/>
      <w:r w:rsidRPr="00D42B9C">
        <w:rPr>
          <w:sz w:val="20"/>
        </w:rPr>
        <w:t>econ./</w:t>
      </w:r>
      <w:proofErr w:type="spellStart"/>
      <w:proofErr w:type="gramEnd"/>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QD015_R / QD021_R</w:t>
      </w:r>
    </w:p>
    <w:p w:rsidR="00B40DCC" w:rsidRPr="00D42B9C" w:rsidRDefault="00B40DCC" w:rsidP="00B37A3B">
      <w:pPr>
        <w:pStyle w:val="Ttulo6"/>
        <w:rPr>
          <w:color w:val="auto"/>
        </w:rPr>
      </w:pPr>
      <w:bookmarkStart w:id="5817" w:name="_Toc361861502"/>
      <w:r w:rsidRPr="00D42B9C">
        <w:rPr>
          <w:color w:val="auto"/>
        </w:rPr>
        <w:t>Duração média das intermitências (IN074)</w:t>
      </w:r>
      <w:bookmarkEnd w:id="5817"/>
    </w:p>
    <w:p w:rsidR="00B40DCC" w:rsidRPr="00D42B9C" w:rsidRDefault="00B40DCC" w:rsidP="00B40DCC">
      <w:pPr>
        <w:autoSpaceDE w:val="0"/>
        <w:autoSpaceDN w:val="0"/>
        <w:adjustRightInd w:val="0"/>
      </w:pPr>
      <w:r w:rsidRPr="00D42B9C">
        <w:t xml:space="preserve">No documento </w:t>
      </w:r>
      <w:sdt>
        <w:sdtPr>
          <w:id w:val="-1133793900"/>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(horas/</w:t>
      </w:r>
      <w:proofErr w:type="spellStart"/>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QD022_R / QD021_R</w:t>
      </w:r>
    </w:p>
    <w:p w:rsidR="00B40DCC" w:rsidRPr="00D42B9C" w:rsidRDefault="00B40DCC" w:rsidP="00B40DCC">
      <w:pPr>
        <w:rPr>
          <w:sz w:val="20"/>
        </w:rPr>
      </w:pPr>
      <w:r w:rsidRPr="00D42B9C">
        <w:rPr>
          <w:sz w:val="20"/>
        </w:rPr>
        <w:t>Esgoto: (horas/</w:t>
      </w:r>
      <w:proofErr w:type="spellStart"/>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(horas/</w:t>
      </w:r>
      <w:proofErr w:type="spellStart"/>
      <w:r w:rsidRPr="00D42B9C">
        <w:rPr>
          <w:sz w:val="20"/>
        </w:rPr>
        <w:t>interrup</w:t>
      </w:r>
      <w:proofErr w:type="spellEnd"/>
      <w:r w:rsidRPr="00D42B9C">
        <w:rPr>
          <w:sz w:val="20"/>
        </w:rPr>
        <w:t>.)</w:t>
      </w:r>
    </w:p>
    <w:p w:rsidR="00B40DCC" w:rsidRPr="00D42B9C" w:rsidRDefault="00B40DCC" w:rsidP="00B40DCC">
      <w:pPr>
        <w:rPr>
          <w:sz w:val="20"/>
        </w:rPr>
      </w:pPr>
      <w:r w:rsidRPr="00D42B9C">
        <w:rPr>
          <w:sz w:val="20"/>
        </w:rPr>
        <w:t>QD022_R / QD021_R</w:t>
      </w:r>
    </w:p>
    <w:p w:rsidR="00B40DCC" w:rsidRPr="00D42B9C" w:rsidRDefault="00B40DCC" w:rsidP="00B37A3B">
      <w:pPr>
        <w:pStyle w:val="Ttulo6"/>
        <w:rPr>
          <w:color w:val="auto"/>
        </w:rPr>
      </w:pPr>
      <w:bookmarkStart w:id="5818" w:name="_Toc361861503"/>
      <w:r w:rsidRPr="00D42B9C">
        <w:rPr>
          <w:color w:val="auto"/>
        </w:rPr>
        <w:t>Incidência das análises de cloro residual fora do padrão (IN075)</w:t>
      </w:r>
      <w:bookmarkEnd w:id="5818"/>
    </w:p>
    <w:p w:rsidR="00B40DCC" w:rsidRPr="00D42B9C" w:rsidRDefault="00B40DCC" w:rsidP="00B40DCC">
      <w:pPr>
        <w:autoSpaceDE w:val="0"/>
        <w:autoSpaceDN w:val="0"/>
        <w:adjustRightInd w:val="0"/>
      </w:pPr>
      <w:r w:rsidRPr="00D42B9C">
        <w:t xml:space="preserve">No documento </w:t>
      </w:r>
      <w:sdt>
        <w:sdtPr>
          <w:id w:val="-186291541"/>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(QD007_R / QD006_R)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(QD007_R / QD006_R) * 100</w:t>
      </w:r>
    </w:p>
    <w:p w:rsidR="00B40DCC" w:rsidRPr="00D42B9C" w:rsidRDefault="00B40DCC" w:rsidP="00B37A3B">
      <w:pPr>
        <w:pStyle w:val="Ttulo6"/>
        <w:rPr>
          <w:color w:val="auto"/>
        </w:rPr>
      </w:pPr>
      <w:bookmarkStart w:id="5819" w:name="_Toc361861504"/>
      <w:r w:rsidRPr="00D42B9C">
        <w:rPr>
          <w:color w:val="auto"/>
        </w:rPr>
        <w:t>Incidência das análises de turbidez fora do padrão (IN076)</w:t>
      </w:r>
      <w:bookmarkEnd w:id="5819"/>
    </w:p>
    <w:p w:rsidR="00B40DCC" w:rsidRPr="00D42B9C" w:rsidRDefault="00B40DCC" w:rsidP="00B40DCC">
      <w:pPr>
        <w:autoSpaceDE w:val="0"/>
        <w:autoSpaceDN w:val="0"/>
        <w:adjustRightInd w:val="0"/>
      </w:pPr>
      <w:r w:rsidRPr="00D42B9C">
        <w:t xml:space="preserve">No documento </w:t>
      </w:r>
      <w:sdt>
        <w:sdtPr>
          <w:id w:val="-819650722"/>
          <w:citation/>
        </w:sdtPr>
        <w:sdtContent>
          <w:r w:rsidRPr="00D42B9C">
            <w:fldChar w:fldCharType="begin"/>
          </w:r>
          <w:r w:rsidRPr="00D42B9C">
            <w:instrText xml:space="preserve">CITATION SNI02 \p 15 \n  \l 1046 </w:instrText>
          </w:r>
          <w:r w:rsidRPr="00D42B9C">
            <w:fldChar w:fldCharType="separate"/>
          </w:r>
          <w:r w:rsidRPr="00D42B9C">
            <w:rPr>
              <w:noProof/>
            </w:rPr>
            <w:t>(Glossário de Indicadores, 2012, p. 15)</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(QD009_R / QD008_R)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(QD009_R / QD008_R) * 100</w:t>
      </w:r>
    </w:p>
    <w:p w:rsidR="001C0246" w:rsidRPr="00D42B9C" w:rsidRDefault="001C0246">
      <w:pPr>
        <w:ind w:firstLine="0"/>
        <w:jc w:val="left"/>
        <w:rPr>
          <w:b/>
          <w:bCs/>
        </w:rPr>
      </w:pPr>
      <w:bookmarkStart w:id="5820" w:name="_Toc361861505"/>
      <w:r w:rsidRPr="00D42B9C">
        <w:br w:type="page"/>
      </w:r>
    </w:p>
    <w:p w:rsidR="00B40DCC" w:rsidRPr="00D42B9C" w:rsidRDefault="00B40DCC" w:rsidP="00B37A3B">
      <w:pPr>
        <w:pStyle w:val="Ttulo6"/>
        <w:rPr>
          <w:color w:val="auto"/>
        </w:rPr>
      </w:pPr>
      <w:r w:rsidRPr="00D42B9C">
        <w:rPr>
          <w:color w:val="auto"/>
        </w:rPr>
        <w:lastRenderedPageBreak/>
        <w:t>Duração média dos reparos de extravasamentos de esgotos (IN077)</w:t>
      </w:r>
      <w:bookmarkEnd w:id="5820"/>
    </w:p>
    <w:p w:rsidR="00B40DCC" w:rsidRPr="00D42B9C" w:rsidRDefault="00B40DCC" w:rsidP="00B40DCC">
      <w:pPr>
        <w:autoSpaceDE w:val="0"/>
        <w:autoSpaceDN w:val="0"/>
        <w:adjustRightInd w:val="0"/>
      </w:pPr>
      <w:r w:rsidRPr="00D42B9C">
        <w:t xml:space="preserve">No documento </w:t>
      </w:r>
      <w:sdt>
        <w:sdtPr>
          <w:id w:val="-1670243437"/>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(horas/</w:t>
      </w:r>
      <w:proofErr w:type="spellStart"/>
      <w:r w:rsidRPr="00D42B9C">
        <w:rPr>
          <w:sz w:val="20"/>
        </w:rPr>
        <w:t>extrav</w:t>
      </w:r>
      <w:proofErr w:type="spellEnd"/>
      <w:r w:rsidRPr="00D42B9C">
        <w:rPr>
          <w:sz w:val="20"/>
        </w:rPr>
        <w:t>.)</w:t>
      </w:r>
    </w:p>
    <w:p w:rsidR="00B40DCC" w:rsidRPr="00D42B9C" w:rsidRDefault="00B40DCC" w:rsidP="00B40DCC">
      <w:pPr>
        <w:rPr>
          <w:sz w:val="20"/>
        </w:rPr>
      </w:pPr>
      <w:r w:rsidRPr="00D42B9C">
        <w:rPr>
          <w:sz w:val="20"/>
        </w:rPr>
        <w:t>QD012_R / QD011_R</w:t>
      </w:r>
    </w:p>
    <w:p w:rsidR="00B40DCC" w:rsidRPr="00D42B9C" w:rsidRDefault="00B40DCC" w:rsidP="00B40DCC">
      <w:pPr>
        <w:rPr>
          <w:sz w:val="20"/>
        </w:rPr>
      </w:pPr>
      <w:r w:rsidRPr="00D42B9C">
        <w:rPr>
          <w:sz w:val="20"/>
        </w:rPr>
        <w:t>Esgoto: (horas/</w:t>
      </w:r>
      <w:proofErr w:type="spellStart"/>
      <w:r w:rsidRPr="00D42B9C">
        <w:rPr>
          <w:sz w:val="20"/>
        </w:rPr>
        <w:t>extrav</w:t>
      </w:r>
      <w:proofErr w:type="spellEnd"/>
      <w:r w:rsidRPr="00D42B9C">
        <w:rPr>
          <w:sz w:val="20"/>
        </w:rPr>
        <w:t>.)</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(horas/</w:t>
      </w:r>
      <w:proofErr w:type="spellStart"/>
      <w:r w:rsidRPr="00D42B9C">
        <w:rPr>
          <w:sz w:val="20"/>
        </w:rPr>
        <w:t>extrav</w:t>
      </w:r>
      <w:proofErr w:type="spellEnd"/>
      <w:r w:rsidRPr="00D42B9C">
        <w:rPr>
          <w:sz w:val="20"/>
        </w:rPr>
        <w:t>.)</w:t>
      </w:r>
    </w:p>
    <w:p w:rsidR="00B40DCC" w:rsidRPr="00D42B9C" w:rsidRDefault="00B40DCC" w:rsidP="00B40DCC">
      <w:pPr>
        <w:rPr>
          <w:sz w:val="20"/>
        </w:rPr>
      </w:pPr>
      <w:r w:rsidRPr="00D42B9C">
        <w:rPr>
          <w:sz w:val="20"/>
        </w:rPr>
        <w:t>QD012_R / QD011_R</w:t>
      </w:r>
    </w:p>
    <w:p w:rsidR="00B40DCC" w:rsidRPr="00D42B9C" w:rsidRDefault="00B40DCC" w:rsidP="00B37A3B">
      <w:pPr>
        <w:pStyle w:val="Ttulo6"/>
        <w:rPr>
          <w:color w:val="auto"/>
        </w:rPr>
      </w:pPr>
      <w:bookmarkStart w:id="5821" w:name="_Toc361861506"/>
      <w:r w:rsidRPr="00D42B9C">
        <w:rPr>
          <w:color w:val="auto"/>
        </w:rPr>
        <w:t>Índice de conformidade da quantidade de amostras - cloro residual (IN079)</w:t>
      </w:r>
      <w:bookmarkEnd w:id="5821"/>
    </w:p>
    <w:p w:rsidR="00B40DCC" w:rsidRPr="00D42B9C" w:rsidRDefault="00B40DCC" w:rsidP="00B40DCC">
      <w:pPr>
        <w:autoSpaceDE w:val="0"/>
        <w:autoSpaceDN w:val="0"/>
        <w:adjustRightInd w:val="0"/>
      </w:pPr>
      <w:r w:rsidRPr="00D42B9C">
        <w:t xml:space="preserve">No documento </w:t>
      </w:r>
      <w:sdt>
        <w:sdtPr>
          <w:id w:val="608177286"/>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(QD006_R / QD020_R)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(QD006_R / QD020_R) * 100</w:t>
      </w:r>
    </w:p>
    <w:p w:rsidR="00B40DCC" w:rsidRPr="00D42B9C" w:rsidRDefault="00B40DCC" w:rsidP="00B37A3B">
      <w:pPr>
        <w:pStyle w:val="Ttulo6"/>
        <w:rPr>
          <w:color w:val="auto"/>
        </w:rPr>
      </w:pPr>
      <w:bookmarkStart w:id="5822" w:name="_Toc361861507"/>
      <w:r w:rsidRPr="00D42B9C">
        <w:rPr>
          <w:color w:val="auto"/>
        </w:rPr>
        <w:t>Índice de conformidade da quantidade de amostras - turbidez (IN080)</w:t>
      </w:r>
      <w:bookmarkEnd w:id="5822"/>
    </w:p>
    <w:p w:rsidR="00B40DCC" w:rsidRPr="00D42B9C" w:rsidRDefault="00B40DCC" w:rsidP="00B40DCC">
      <w:pPr>
        <w:autoSpaceDE w:val="0"/>
        <w:autoSpaceDN w:val="0"/>
        <w:adjustRightInd w:val="0"/>
      </w:pPr>
      <w:r w:rsidRPr="00D42B9C">
        <w:t xml:space="preserve">No documento </w:t>
      </w:r>
      <w:sdt>
        <w:sdtPr>
          <w:id w:val="194740425"/>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(QD008_R / QD019_R)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(QD008_R / QD019_R) * 100</w:t>
      </w:r>
    </w:p>
    <w:p w:rsidR="00B40DCC" w:rsidRPr="00D42B9C" w:rsidRDefault="00B40DCC" w:rsidP="00B37A3B">
      <w:pPr>
        <w:pStyle w:val="Ttulo6"/>
        <w:rPr>
          <w:color w:val="auto"/>
        </w:rPr>
      </w:pPr>
      <w:bookmarkStart w:id="5823" w:name="_Toc361861508"/>
      <w:r w:rsidRPr="00D42B9C">
        <w:rPr>
          <w:color w:val="auto"/>
        </w:rPr>
        <w:t>Extravasamentos de esgotos por extensão de rede (IN082)</w:t>
      </w:r>
      <w:bookmarkEnd w:id="5823"/>
    </w:p>
    <w:p w:rsidR="00B40DCC" w:rsidRPr="00D42B9C" w:rsidRDefault="00B40DCC" w:rsidP="00B40DCC">
      <w:pPr>
        <w:autoSpaceDE w:val="0"/>
        <w:autoSpaceDN w:val="0"/>
        <w:adjustRightInd w:val="0"/>
      </w:pPr>
      <w:r w:rsidRPr="00D42B9C">
        <w:t xml:space="preserve">No documento </w:t>
      </w:r>
      <w:sdt>
        <w:sdtPr>
          <w:id w:val="1954822770"/>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roofErr w:type="spellStart"/>
      <w:proofErr w:type="gramStart"/>
      <w:r w:rsidRPr="00D42B9C">
        <w:rPr>
          <w:sz w:val="20"/>
        </w:rPr>
        <w:t>extrav</w:t>
      </w:r>
      <w:proofErr w:type="spellEnd"/>
      <w:r w:rsidRPr="00D42B9C">
        <w:rPr>
          <w:sz w:val="20"/>
        </w:rPr>
        <w:t>./</w:t>
      </w:r>
      <w:proofErr w:type="gramEnd"/>
      <w:r w:rsidRPr="00D42B9C">
        <w:rPr>
          <w:sz w:val="20"/>
        </w:rPr>
        <w:t>Km)</w:t>
      </w:r>
    </w:p>
    <w:p w:rsidR="00B40DCC" w:rsidRPr="00D42B9C" w:rsidRDefault="00B40DCC" w:rsidP="00B40DCC">
      <w:pPr>
        <w:rPr>
          <w:sz w:val="20"/>
        </w:rPr>
      </w:pPr>
      <w:r w:rsidRPr="00D42B9C">
        <w:rPr>
          <w:sz w:val="20"/>
        </w:rPr>
        <w:t>QD011_R / ES004_R</w:t>
      </w:r>
    </w:p>
    <w:p w:rsidR="00B40DCC" w:rsidRPr="00D42B9C" w:rsidRDefault="00B40DCC" w:rsidP="00B40DCC">
      <w:pPr>
        <w:rPr>
          <w:sz w:val="20"/>
        </w:rPr>
      </w:pPr>
      <w:r w:rsidRPr="00D42B9C">
        <w:rPr>
          <w:sz w:val="20"/>
        </w:rPr>
        <w:t>Esgoto: (</w:t>
      </w:r>
      <w:proofErr w:type="spellStart"/>
      <w:proofErr w:type="gramStart"/>
      <w:r w:rsidRPr="00D42B9C">
        <w:rPr>
          <w:sz w:val="20"/>
        </w:rPr>
        <w:t>extrav</w:t>
      </w:r>
      <w:proofErr w:type="spellEnd"/>
      <w:r w:rsidRPr="00D42B9C">
        <w:rPr>
          <w:sz w:val="20"/>
        </w:rPr>
        <w:t>./</w:t>
      </w:r>
      <w:proofErr w:type="gramEnd"/>
      <w:r w:rsidRPr="00D42B9C">
        <w:rPr>
          <w:sz w:val="20"/>
        </w:rPr>
        <w:t>Km)</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roofErr w:type="spellStart"/>
      <w:proofErr w:type="gramStart"/>
      <w:r w:rsidRPr="00D42B9C">
        <w:rPr>
          <w:sz w:val="20"/>
        </w:rPr>
        <w:t>extrav</w:t>
      </w:r>
      <w:proofErr w:type="spellEnd"/>
      <w:r w:rsidRPr="00D42B9C">
        <w:rPr>
          <w:sz w:val="20"/>
        </w:rPr>
        <w:t>./</w:t>
      </w:r>
      <w:proofErr w:type="gramEnd"/>
      <w:r w:rsidRPr="00D42B9C">
        <w:rPr>
          <w:sz w:val="20"/>
        </w:rPr>
        <w:t>Km)</w:t>
      </w:r>
    </w:p>
    <w:p w:rsidR="00B40DCC" w:rsidRPr="00D42B9C" w:rsidRDefault="00B40DCC" w:rsidP="00B40DCC">
      <w:pPr>
        <w:rPr>
          <w:sz w:val="20"/>
        </w:rPr>
      </w:pPr>
      <w:r w:rsidRPr="00D42B9C">
        <w:rPr>
          <w:sz w:val="20"/>
        </w:rPr>
        <w:t>QD011_R / ES004_R</w:t>
      </w:r>
    </w:p>
    <w:p w:rsidR="00B40DCC" w:rsidRPr="00D42B9C" w:rsidRDefault="00B40DCC" w:rsidP="00B40DCC">
      <w:r w:rsidRPr="00D42B9C">
        <w:br w:type="page"/>
      </w:r>
    </w:p>
    <w:p w:rsidR="00B40DCC" w:rsidRPr="00D42B9C" w:rsidRDefault="00B40DCC" w:rsidP="00B37A3B">
      <w:pPr>
        <w:pStyle w:val="Ttulo6"/>
        <w:rPr>
          <w:color w:val="auto"/>
        </w:rPr>
      </w:pPr>
      <w:bookmarkStart w:id="5824" w:name="_Toc361861509"/>
      <w:r w:rsidRPr="00D42B9C">
        <w:rPr>
          <w:color w:val="auto"/>
        </w:rPr>
        <w:lastRenderedPageBreak/>
        <w:t>Duração média dos serviços executados (IN083)</w:t>
      </w:r>
      <w:bookmarkEnd w:id="5824"/>
    </w:p>
    <w:p w:rsidR="00B40DCC" w:rsidRPr="00D42B9C" w:rsidRDefault="00B40DCC" w:rsidP="00B40DCC">
      <w:pPr>
        <w:autoSpaceDE w:val="0"/>
        <w:autoSpaceDN w:val="0"/>
        <w:adjustRightInd w:val="0"/>
      </w:pPr>
      <w:r w:rsidRPr="00D42B9C">
        <w:t xml:space="preserve">No documento </w:t>
      </w:r>
      <w:sdt>
        <w:sdtPr>
          <w:id w:val="39716544"/>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(hora/serviço)</w:t>
      </w:r>
    </w:p>
    <w:p w:rsidR="00B40DCC" w:rsidRPr="00D42B9C" w:rsidRDefault="00B40DCC" w:rsidP="00B40DCC">
      <w:pPr>
        <w:rPr>
          <w:sz w:val="20"/>
        </w:rPr>
      </w:pPr>
      <w:r w:rsidRPr="00D42B9C">
        <w:rPr>
          <w:sz w:val="20"/>
        </w:rPr>
        <w:t>QD025_R / QD024_R</w:t>
      </w:r>
    </w:p>
    <w:p w:rsidR="00B40DCC" w:rsidRPr="00D42B9C" w:rsidRDefault="00B40DCC" w:rsidP="00B40DCC">
      <w:pPr>
        <w:rPr>
          <w:sz w:val="20"/>
        </w:rPr>
      </w:pPr>
      <w:r w:rsidRPr="00D42B9C">
        <w:rPr>
          <w:sz w:val="20"/>
        </w:rPr>
        <w:t>Esgoto: (hora/serviço)</w:t>
      </w:r>
    </w:p>
    <w:p w:rsidR="00B40DCC" w:rsidRPr="00D42B9C" w:rsidRDefault="00B40DCC" w:rsidP="00B40DCC">
      <w:pPr>
        <w:rPr>
          <w:sz w:val="20"/>
        </w:rPr>
      </w:pPr>
      <w:r w:rsidRPr="00D42B9C">
        <w:rPr>
          <w:sz w:val="20"/>
        </w:rPr>
        <w:t>QD025_R / QD024_R</w:t>
      </w:r>
    </w:p>
    <w:p w:rsidR="00B40DCC" w:rsidRPr="00D42B9C" w:rsidRDefault="00B40DCC" w:rsidP="00B40DCC">
      <w:pPr>
        <w:rPr>
          <w:sz w:val="20"/>
        </w:rPr>
      </w:pPr>
      <w:r w:rsidRPr="00D42B9C">
        <w:rPr>
          <w:sz w:val="20"/>
        </w:rPr>
        <w:t>Água e Esgoto: (hora/serviço)</w:t>
      </w:r>
    </w:p>
    <w:p w:rsidR="00B40DCC" w:rsidRPr="00D42B9C" w:rsidRDefault="00B40DCC" w:rsidP="00B40DCC">
      <w:pPr>
        <w:rPr>
          <w:sz w:val="20"/>
        </w:rPr>
      </w:pPr>
      <w:r w:rsidRPr="00D42B9C">
        <w:rPr>
          <w:sz w:val="20"/>
        </w:rPr>
        <w:t>QD025_R / QD024_R</w:t>
      </w:r>
    </w:p>
    <w:p w:rsidR="00B40DCC" w:rsidRPr="00D42B9C" w:rsidRDefault="00B40DCC" w:rsidP="00B37A3B">
      <w:pPr>
        <w:pStyle w:val="Ttulo6"/>
        <w:rPr>
          <w:color w:val="auto"/>
        </w:rPr>
      </w:pPr>
      <w:bookmarkStart w:id="5825" w:name="_Toc361861510"/>
      <w:r w:rsidRPr="00D42B9C">
        <w:rPr>
          <w:color w:val="auto"/>
        </w:rPr>
        <w:t>Incidência das análises de coliformes totais fora do padrão (IN084)</w:t>
      </w:r>
      <w:bookmarkEnd w:id="5825"/>
    </w:p>
    <w:p w:rsidR="00B40DCC" w:rsidRPr="00D42B9C" w:rsidRDefault="00B40DCC" w:rsidP="00B40DCC">
      <w:pPr>
        <w:autoSpaceDE w:val="0"/>
        <w:autoSpaceDN w:val="0"/>
        <w:adjustRightInd w:val="0"/>
      </w:pPr>
      <w:r w:rsidRPr="00D42B9C">
        <w:t xml:space="preserve">No documento </w:t>
      </w:r>
      <w:sdt>
        <w:sdtPr>
          <w:id w:val="1526290189"/>
          <w:citation/>
        </w:sdtPr>
        <w:sdtContent>
          <w:r w:rsidRPr="00D42B9C">
            <w:fldChar w:fldCharType="begin"/>
          </w:r>
          <w:r w:rsidRPr="00D42B9C">
            <w:instrText xml:space="preserve">CITATION SNI02 \p 16 \n  \l 1046 </w:instrText>
          </w:r>
          <w:r w:rsidRPr="00D42B9C">
            <w:fldChar w:fldCharType="separate"/>
          </w:r>
          <w:r w:rsidRPr="00D42B9C">
            <w:rPr>
              <w:noProof/>
            </w:rPr>
            <w:t>(Glossário de Indicadores, 2012, p. 16)</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(QD027 / QD026)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(QD027 / QD026) * 100</w:t>
      </w:r>
    </w:p>
    <w:p w:rsidR="00B40DCC" w:rsidRPr="00D42B9C" w:rsidRDefault="00B40DCC" w:rsidP="00B37A3B">
      <w:pPr>
        <w:pStyle w:val="Ttulo6"/>
        <w:rPr>
          <w:color w:val="auto"/>
        </w:rPr>
      </w:pPr>
      <w:bookmarkStart w:id="5826" w:name="_Toc361861511"/>
      <w:r w:rsidRPr="00D42B9C">
        <w:rPr>
          <w:color w:val="auto"/>
        </w:rPr>
        <w:t>Índice de conformidade da quantidade de amostras - coliformes totais (IN085)</w:t>
      </w:r>
      <w:bookmarkEnd w:id="5826"/>
    </w:p>
    <w:p w:rsidR="00B40DCC" w:rsidRPr="00D42B9C" w:rsidRDefault="00B40DCC" w:rsidP="00B40DCC">
      <w:pPr>
        <w:autoSpaceDE w:val="0"/>
        <w:autoSpaceDN w:val="0"/>
        <w:adjustRightInd w:val="0"/>
      </w:pPr>
      <w:r w:rsidRPr="00D42B9C">
        <w:t xml:space="preserve">No documento </w:t>
      </w:r>
      <w:sdt>
        <w:sdtPr>
          <w:id w:val="-390192060"/>
          <w:citation/>
        </w:sdtPr>
        <w:sdtContent>
          <w:r w:rsidRPr="00D42B9C">
            <w:fldChar w:fldCharType="begin"/>
          </w:r>
          <w:r w:rsidRPr="00D42B9C">
            <w:instrText xml:space="preserve">CITATION SNI02 \p 17 \n  \l 1046 </w:instrText>
          </w:r>
          <w:r w:rsidRPr="00D42B9C">
            <w:fldChar w:fldCharType="separate"/>
          </w:r>
          <w:r w:rsidRPr="00D42B9C">
            <w:rPr>
              <w:noProof/>
            </w:rPr>
            <w:t>(Glossário de Indicadores, 2012, p. 17)</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(QD026 / QD028)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w:t>
      </w:r>
    </w:p>
    <w:p w:rsidR="00B40DCC" w:rsidRPr="00D42B9C" w:rsidRDefault="00B40DCC" w:rsidP="00B40DCC">
      <w:pPr>
        <w:rPr>
          <w:sz w:val="20"/>
        </w:rPr>
      </w:pPr>
      <w:r w:rsidRPr="00D42B9C">
        <w:rPr>
          <w:sz w:val="20"/>
        </w:rPr>
        <w:t>Água e Esgoto: (%)</w:t>
      </w:r>
    </w:p>
    <w:p w:rsidR="00B40DCC" w:rsidRPr="00D42B9C" w:rsidRDefault="00B40DCC" w:rsidP="00B40DCC">
      <w:pPr>
        <w:rPr>
          <w:sz w:val="20"/>
        </w:rPr>
      </w:pPr>
      <w:r w:rsidRPr="00D42B9C">
        <w:rPr>
          <w:sz w:val="20"/>
        </w:rPr>
        <w:t>(QD026 / QD028) * 100</w:t>
      </w:r>
    </w:p>
    <w:p w:rsidR="00B40DCC" w:rsidRPr="00D42B9C" w:rsidRDefault="00B40DCC" w:rsidP="00B37A3B">
      <w:pPr>
        <w:pStyle w:val="Ttulo6"/>
        <w:rPr>
          <w:color w:val="auto"/>
        </w:rPr>
      </w:pPr>
      <w:bookmarkStart w:id="5827" w:name="_Toc361861512"/>
      <w:r w:rsidRPr="00D42B9C">
        <w:rPr>
          <w:color w:val="auto"/>
        </w:rPr>
        <w:t>Índice de suficiência de caixa (IN101)</w:t>
      </w:r>
      <w:bookmarkEnd w:id="5827"/>
    </w:p>
    <w:p w:rsidR="00B40DCC" w:rsidRPr="00D42B9C" w:rsidRDefault="00B40DCC" w:rsidP="00B40DCC">
      <w:pPr>
        <w:autoSpaceDE w:val="0"/>
        <w:autoSpaceDN w:val="0"/>
        <w:adjustRightInd w:val="0"/>
      </w:pPr>
      <w:r w:rsidRPr="00D42B9C">
        <w:t xml:space="preserve">No documento </w:t>
      </w:r>
      <w:sdt>
        <w:sdtPr>
          <w:id w:val="-2071031145"/>
          <w:citation/>
        </w:sdtPr>
        <w:sdtContent>
          <w:r w:rsidRPr="00D42B9C">
            <w:fldChar w:fldCharType="begin"/>
          </w:r>
          <w:r w:rsidRPr="00D42B9C">
            <w:instrText xml:space="preserve">CITATION SNI02 \p 10 \n  \l 1046 </w:instrText>
          </w:r>
          <w:r w:rsidRPr="00D42B9C">
            <w:fldChar w:fldCharType="separate"/>
          </w:r>
          <w:r w:rsidRPr="00D42B9C">
            <w:rPr>
              <w:noProof/>
            </w:rPr>
            <w:t>(Glossário de Indicadores, 2012, p. 10)</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(FN006_R / (FN015_R + FN034_R + FN016_R + FN022_R)) * 100</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(FN006_R / (FN015_R + FN034_R + FN016_R + FN022_R)) * 100</w:t>
      </w:r>
    </w:p>
    <w:p w:rsidR="00B40DCC" w:rsidRPr="00D42B9C" w:rsidRDefault="00B40DCC" w:rsidP="00B40DCC">
      <w:pPr>
        <w:rPr>
          <w:sz w:val="20"/>
        </w:rPr>
      </w:pPr>
      <w:r w:rsidRPr="00D42B9C">
        <w:rPr>
          <w:sz w:val="20"/>
        </w:rPr>
        <w:t>Água e Esgoto: (%)</w:t>
      </w:r>
    </w:p>
    <w:p w:rsidR="00B40DCC" w:rsidRPr="00D42B9C" w:rsidRDefault="00B40DCC" w:rsidP="00B40DCC">
      <w:r w:rsidRPr="00D42B9C">
        <w:rPr>
          <w:sz w:val="20"/>
        </w:rPr>
        <w:t>(FN006_R / (FN015_R + FN034_R + FN016_R + FN022_R)) * 100</w:t>
      </w:r>
    </w:p>
    <w:p w:rsidR="00B40DCC" w:rsidRPr="00D42B9C" w:rsidRDefault="00B40DCC" w:rsidP="00B37A3B">
      <w:pPr>
        <w:pStyle w:val="Ttulo6"/>
        <w:rPr>
          <w:color w:val="auto"/>
        </w:rPr>
      </w:pPr>
      <w:bookmarkStart w:id="5828" w:name="_Toc361861513"/>
      <w:r w:rsidRPr="00D42B9C">
        <w:rPr>
          <w:color w:val="auto"/>
        </w:rPr>
        <w:t>Índice de produtividade (IN102)</w:t>
      </w:r>
      <w:bookmarkEnd w:id="5828"/>
    </w:p>
    <w:p w:rsidR="00B40DCC" w:rsidRPr="00D42B9C" w:rsidRDefault="00B40DCC" w:rsidP="00B40DCC">
      <w:pPr>
        <w:autoSpaceDE w:val="0"/>
        <w:autoSpaceDN w:val="0"/>
        <w:adjustRightInd w:val="0"/>
      </w:pPr>
      <w:r w:rsidRPr="00D42B9C">
        <w:t xml:space="preserve">No documento </w:t>
      </w:r>
      <w:sdt>
        <w:sdtPr>
          <w:id w:val="867263131"/>
          <w:citation/>
        </w:sdtPr>
        <w:sdtContent>
          <w:r w:rsidRPr="00D42B9C">
            <w:fldChar w:fldCharType="begin"/>
          </w:r>
          <w:r w:rsidRPr="00D42B9C">
            <w:instrText xml:space="preserve">CITATION SNI02 \p 10 \n  \l 1046 </w:instrText>
          </w:r>
          <w:r w:rsidRPr="00D42B9C">
            <w:fldChar w:fldCharType="separate"/>
          </w:r>
          <w:r w:rsidRPr="00D42B9C">
            <w:rPr>
              <w:noProof/>
            </w:rPr>
            <w:t>(Glossário de Indicadores, 2012, p. 10)</w:t>
          </w:r>
          <w:r w:rsidRPr="00D42B9C">
            <w:fldChar w:fldCharType="end"/>
          </w:r>
          <w:proofErr w:type="gramStart"/>
        </w:sdtContent>
      </w:sdt>
      <w:r w:rsidRPr="00D42B9C">
        <w:t xml:space="preserve">  descreve</w:t>
      </w:r>
      <w:proofErr w:type="gramEnd"/>
      <w:r w:rsidRPr="00D42B9C">
        <w:t xml:space="preserve"> o método para obtenção do indicador.</w:t>
      </w:r>
    </w:p>
    <w:p w:rsidR="00B40DCC" w:rsidRPr="00D42B9C" w:rsidRDefault="00B40DCC" w:rsidP="00B40DCC">
      <w:pPr>
        <w:rPr>
          <w:sz w:val="20"/>
        </w:rPr>
      </w:pPr>
      <w:r w:rsidRPr="00D42B9C">
        <w:rPr>
          <w:sz w:val="20"/>
        </w:rPr>
        <w:t>Água: (%)</w:t>
      </w:r>
    </w:p>
    <w:p w:rsidR="00B40DCC" w:rsidRPr="00D42B9C" w:rsidRDefault="00B40DCC" w:rsidP="00B40DCC">
      <w:pPr>
        <w:rPr>
          <w:sz w:val="20"/>
        </w:rPr>
      </w:pPr>
      <w:r w:rsidRPr="00D42B9C">
        <w:rPr>
          <w:sz w:val="20"/>
        </w:rPr>
        <w:t>((AG002_R + AG002_A) / 2) / IN018</w:t>
      </w:r>
    </w:p>
    <w:p w:rsidR="00B40DCC" w:rsidRPr="00D42B9C" w:rsidRDefault="00B40DCC" w:rsidP="00B40DCC">
      <w:pPr>
        <w:rPr>
          <w:sz w:val="20"/>
        </w:rPr>
      </w:pPr>
      <w:r w:rsidRPr="00D42B9C">
        <w:rPr>
          <w:sz w:val="20"/>
        </w:rPr>
        <w:t>Esgoto: (%)</w:t>
      </w:r>
    </w:p>
    <w:p w:rsidR="00B40DCC" w:rsidRPr="00D42B9C" w:rsidRDefault="00B40DCC" w:rsidP="00B40DCC">
      <w:pPr>
        <w:rPr>
          <w:sz w:val="20"/>
        </w:rPr>
      </w:pPr>
      <w:r w:rsidRPr="00D42B9C">
        <w:rPr>
          <w:sz w:val="20"/>
        </w:rPr>
        <w:t xml:space="preserve">((ES002_R + ES002_A) / </w:t>
      </w:r>
      <w:proofErr w:type="gramStart"/>
      <w:r w:rsidRPr="00D42B9C">
        <w:rPr>
          <w:sz w:val="20"/>
        </w:rPr>
        <w:t>2 )</w:t>
      </w:r>
      <w:proofErr w:type="gramEnd"/>
      <w:r w:rsidRPr="00D42B9C">
        <w:rPr>
          <w:sz w:val="20"/>
        </w:rPr>
        <w:t xml:space="preserve"> / IN018</w:t>
      </w:r>
    </w:p>
    <w:p w:rsidR="00B40DCC" w:rsidRPr="00D42B9C" w:rsidRDefault="00B40DCC" w:rsidP="00B40DCC">
      <w:pPr>
        <w:rPr>
          <w:sz w:val="20"/>
        </w:rPr>
      </w:pPr>
      <w:r w:rsidRPr="00D42B9C">
        <w:rPr>
          <w:sz w:val="20"/>
        </w:rPr>
        <w:t>Água e Esgoto: (%)</w:t>
      </w:r>
    </w:p>
    <w:p w:rsidR="00B40DCC" w:rsidRPr="00D42B9C" w:rsidRDefault="00B40DCC" w:rsidP="00B40DCC">
      <w:r w:rsidRPr="00D42B9C">
        <w:rPr>
          <w:sz w:val="20"/>
        </w:rPr>
        <w:t>((AG002_R + AG002_A) / 2 + (ES002_R + ES002_A) / 2) / IN018</w:t>
      </w:r>
    </w:p>
    <w:p w:rsidR="00B40DCC" w:rsidRPr="00D42B9C" w:rsidRDefault="00B40DCC">
      <w:pPr>
        <w:ind w:firstLine="0"/>
        <w:jc w:val="left"/>
        <w:rPr>
          <w:b/>
          <w:szCs w:val="20"/>
        </w:rPr>
      </w:pPr>
      <w:r w:rsidRPr="00D42B9C">
        <w:br w:type="page"/>
      </w:r>
    </w:p>
    <w:p w:rsidR="00B420F5" w:rsidRPr="00D42B9C" w:rsidRDefault="00B420F5" w:rsidP="00725319">
      <w:pPr>
        <w:pStyle w:val="Ttulo3"/>
      </w:pPr>
      <w:bookmarkStart w:id="5829" w:name="_Toc361861514"/>
      <w:bookmarkStart w:id="5830" w:name="_Toc387884373"/>
      <w:r w:rsidRPr="00D42B9C">
        <w:lastRenderedPageBreak/>
        <w:t>Requisito Operacional – Funcional</w:t>
      </w:r>
      <w:bookmarkEnd w:id="5829"/>
      <w:bookmarkEnd w:id="5830"/>
    </w:p>
    <w:p w:rsidR="00B420F5" w:rsidRPr="00D42B9C" w:rsidRDefault="00B420F5" w:rsidP="001C425D">
      <w:pPr>
        <w:pStyle w:val="PargrafodaLista"/>
        <w:numPr>
          <w:ilvl w:val="0"/>
          <w:numId w:val="29"/>
        </w:numPr>
        <w:spacing w:before="120" w:after="120"/>
        <w:rPr>
          <w:sz w:val="20"/>
        </w:rPr>
      </w:pPr>
      <w:r w:rsidRPr="00D42B9C">
        <w:rPr>
          <w:sz w:val="20"/>
        </w:rPr>
        <w:t xml:space="preserve">Perdas no sistema de abastecimento; </w:t>
      </w:r>
    </w:p>
    <w:p w:rsidR="00B420F5" w:rsidRPr="00D42B9C" w:rsidRDefault="00B420F5" w:rsidP="001C425D">
      <w:pPr>
        <w:pStyle w:val="PargrafodaLista"/>
        <w:numPr>
          <w:ilvl w:val="0"/>
          <w:numId w:val="30"/>
        </w:numPr>
        <w:spacing w:before="120" w:after="120"/>
        <w:rPr>
          <w:sz w:val="20"/>
        </w:rPr>
      </w:pPr>
      <w:r w:rsidRPr="00D42B9C">
        <w:rPr>
          <w:sz w:val="20"/>
        </w:rPr>
        <w:t>Perdas reais;</w:t>
      </w:r>
      <w:r w:rsidRPr="00D42B9C">
        <w:rPr>
          <w:sz w:val="20"/>
        </w:rPr>
        <w:tab/>
      </w:r>
    </w:p>
    <w:p w:rsidR="00B420F5" w:rsidRPr="00D42B9C" w:rsidRDefault="00B420F5" w:rsidP="001C425D">
      <w:pPr>
        <w:pStyle w:val="PargrafodaLista"/>
        <w:numPr>
          <w:ilvl w:val="0"/>
          <w:numId w:val="30"/>
        </w:numPr>
        <w:spacing w:before="120" w:after="120"/>
        <w:rPr>
          <w:sz w:val="20"/>
        </w:rPr>
      </w:pPr>
      <w:r w:rsidRPr="00D42B9C">
        <w:rPr>
          <w:sz w:val="20"/>
        </w:rPr>
        <w:t>Perdas aparentes;</w:t>
      </w:r>
      <w:r w:rsidRPr="00D42B9C">
        <w:rPr>
          <w:sz w:val="20"/>
        </w:rPr>
        <w:tab/>
      </w:r>
    </w:p>
    <w:p w:rsidR="00B420F5" w:rsidRPr="00D42B9C" w:rsidRDefault="00B420F5" w:rsidP="001C425D">
      <w:pPr>
        <w:pStyle w:val="PargrafodaLista"/>
        <w:numPr>
          <w:ilvl w:val="0"/>
          <w:numId w:val="30"/>
        </w:numPr>
        <w:spacing w:before="120" w:after="120"/>
        <w:rPr>
          <w:sz w:val="20"/>
        </w:rPr>
      </w:pPr>
      <w:r w:rsidRPr="00D42B9C">
        <w:rPr>
          <w:sz w:val="20"/>
        </w:rPr>
        <w:t>Perdas reais inevitáveis;</w:t>
      </w:r>
    </w:p>
    <w:p w:rsidR="00B420F5" w:rsidRPr="00D42B9C" w:rsidRDefault="00B420F5" w:rsidP="001C425D">
      <w:pPr>
        <w:pStyle w:val="PargrafodaLista"/>
        <w:numPr>
          <w:ilvl w:val="0"/>
          <w:numId w:val="8"/>
        </w:numPr>
        <w:spacing w:before="120" w:after="120"/>
        <w:rPr>
          <w:sz w:val="20"/>
        </w:rPr>
      </w:pPr>
      <w:r w:rsidRPr="00D42B9C">
        <w:rPr>
          <w:sz w:val="20"/>
        </w:rPr>
        <w:t>Programa para o controle e redução de perdas;</w:t>
      </w:r>
    </w:p>
    <w:p w:rsidR="00B420F5" w:rsidRPr="00D42B9C" w:rsidRDefault="00B420F5" w:rsidP="001C425D">
      <w:pPr>
        <w:pStyle w:val="PargrafodaLista"/>
        <w:numPr>
          <w:ilvl w:val="0"/>
          <w:numId w:val="9"/>
        </w:numPr>
        <w:spacing w:before="120" w:after="120"/>
        <w:ind w:left="1077" w:hanging="357"/>
        <w:rPr>
          <w:sz w:val="20"/>
        </w:rPr>
      </w:pPr>
      <w:r w:rsidRPr="00D42B9C">
        <w:rPr>
          <w:sz w:val="20"/>
        </w:rPr>
        <w:t>Diagnósticos das perdas;</w:t>
      </w:r>
    </w:p>
    <w:p w:rsidR="00B420F5" w:rsidRPr="00D42B9C" w:rsidRDefault="00B420F5" w:rsidP="001C425D">
      <w:pPr>
        <w:pStyle w:val="PargrafodaLista"/>
        <w:numPr>
          <w:ilvl w:val="0"/>
          <w:numId w:val="9"/>
        </w:numPr>
        <w:spacing w:before="120" w:after="120"/>
        <w:ind w:left="1077" w:hanging="357"/>
        <w:rPr>
          <w:sz w:val="20"/>
        </w:rPr>
      </w:pPr>
      <w:r w:rsidRPr="00D42B9C">
        <w:rPr>
          <w:sz w:val="20"/>
        </w:rPr>
        <w:t>Indicador IWA;</w:t>
      </w:r>
    </w:p>
    <w:p w:rsidR="00B420F5" w:rsidRPr="00D42B9C" w:rsidRDefault="00B420F5" w:rsidP="001C425D">
      <w:pPr>
        <w:pStyle w:val="PargrafodaLista"/>
        <w:numPr>
          <w:ilvl w:val="0"/>
          <w:numId w:val="11"/>
        </w:numPr>
        <w:spacing w:before="120" w:after="120"/>
        <w:rPr>
          <w:sz w:val="20"/>
        </w:rPr>
      </w:pPr>
      <w:r w:rsidRPr="00D42B9C">
        <w:rPr>
          <w:sz w:val="20"/>
        </w:rPr>
        <w:t>Indicadores de recursos da água</w:t>
      </w:r>
    </w:p>
    <w:p w:rsidR="00B420F5" w:rsidRPr="00D42B9C" w:rsidRDefault="00B420F5" w:rsidP="001C425D">
      <w:pPr>
        <w:pStyle w:val="PargrafodaLista"/>
        <w:numPr>
          <w:ilvl w:val="0"/>
          <w:numId w:val="10"/>
        </w:numPr>
        <w:spacing w:before="120" w:after="120"/>
        <w:rPr>
          <w:sz w:val="16"/>
          <w:szCs w:val="16"/>
        </w:rPr>
      </w:pPr>
      <w:r w:rsidRPr="00D42B9C">
        <w:rPr>
          <w:sz w:val="16"/>
          <w:szCs w:val="16"/>
        </w:rPr>
        <w:t xml:space="preserve">Volume entrado no sistema; </w:t>
      </w:r>
    </w:p>
    <w:p w:rsidR="00B420F5" w:rsidRPr="00D42B9C" w:rsidRDefault="00B420F5" w:rsidP="001C425D">
      <w:pPr>
        <w:pStyle w:val="PargrafodaLista"/>
        <w:numPr>
          <w:ilvl w:val="0"/>
          <w:numId w:val="10"/>
        </w:numPr>
        <w:spacing w:before="120" w:after="120"/>
        <w:rPr>
          <w:sz w:val="16"/>
          <w:szCs w:val="16"/>
        </w:rPr>
      </w:pPr>
      <w:r w:rsidRPr="00D42B9C">
        <w:rPr>
          <w:sz w:val="16"/>
          <w:szCs w:val="16"/>
        </w:rPr>
        <w:t>Disponibilidade do recurso de água;</w:t>
      </w:r>
    </w:p>
    <w:p w:rsidR="00B420F5" w:rsidRPr="00D42B9C" w:rsidRDefault="00B420F5" w:rsidP="001C425D">
      <w:pPr>
        <w:pStyle w:val="PargrafodaLista"/>
        <w:numPr>
          <w:ilvl w:val="0"/>
          <w:numId w:val="10"/>
        </w:numPr>
        <w:spacing w:before="120" w:after="120"/>
        <w:rPr>
          <w:sz w:val="16"/>
          <w:szCs w:val="16"/>
        </w:rPr>
      </w:pPr>
      <w:r w:rsidRPr="00D42B9C">
        <w:rPr>
          <w:sz w:val="16"/>
          <w:szCs w:val="16"/>
        </w:rPr>
        <w:t>Água de reuso fornecido.</w:t>
      </w:r>
    </w:p>
    <w:p w:rsidR="00B420F5" w:rsidRPr="00D42B9C" w:rsidRDefault="00B420F5" w:rsidP="001C425D">
      <w:pPr>
        <w:pStyle w:val="PargrafodaLista"/>
        <w:numPr>
          <w:ilvl w:val="0"/>
          <w:numId w:val="11"/>
        </w:numPr>
        <w:spacing w:before="120" w:after="120"/>
        <w:rPr>
          <w:sz w:val="20"/>
        </w:rPr>
      </w:pPr>
      <w:r w:rsidRPr="00D42B9C">
        <w:rPr>
          <w:sz w:val="20"/>
        </w:rPr>
        <w:t>Indicadores financeiros</w:t>
      </w:r>
    </w:p>
    <w:p w:rsidR="00B420F5" w:rsidRPr="00D42B9C" w:rsidRDefault="00B420F5" w:rsidP="001C425D">
      <w:pPr>
        <w:pStyle w:val="PargrafodaLista"/>
        <w:numPr>
          <w:ilvl w:val="0"/>
          <w:numId w:val="12"/>
        </w:numPr>
        <w:spacing w:before="120" w:after="120"/>
        <w:rPr>
          <w:sz w:val="16"/>
          <w:szCs w:val="16"/>
        </w:rPr>
      </w:pPr>
      <w:r w:rsidRPr="00D42B9C">
        <w:rPr>
          <w:sz w:val="16"/>
          <w:szCs w:val="16"/>
        </w:rPr>
        <w:t>Índice de perdas (volume) não faturado;</w:t>
      </w:r>
    </w:p>
    <w:p w:rsidR="00B420F5" w:rsidRPr="00D42B9C" w:rsidRDefault="00B420F5" w:rsidP="001C425D">
      <w:pPr>
        <w:pStyle w:val="PargrafodaLista"/>
        <w:numPr>
          <w:ilvl w:val="0"/>
          <w:numId w:val="12"/>
        </w:numPr>
        <w:spacing w:before="120" w:after="120"/>
        <w:rPr>
          <w:sz w:val="20"/>
        </w:rPr>
      </w:pPr>
      <w:r w:rsidRPr="00D42B9C">
        <w:rPr>
          <w:sz w:val="16"/>
          <w:szCs w:val="16"/>
        </w:rPr>
        <w:t>Índice de Perda (volume) Faturado.</w:t>
      </w:r>
    </w:p>
    <w:p w:rsidR="00B420F5" w:rsidRPr="00D42B9C" w:rsidRDefault="00B420F5" w:rsidP="001C425D">
      <w:pPr>
        <w:pStyle w:val="PargrafodaLista"/>
        <w:numPr>
          <w:ilvl w:val="0"/>
          <w:numId w:val="11"/>
        </w:numPr>
        <w:spacing w:before="120" w:after="120"/>
        <w:rPr>
          <w:sz w:val="20"/>
        </w:rPr>
      </w:pPr>
      <w:r w:rsidRPr="00D42B9C">
        <w:rPr>
          <w:sz w:val="20"/>
        </w:rPr>
        <w:t>Indicadores Perda de água</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 de água por ramal;</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Perdas de água por extensão de rede;</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 aparente;</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 aparente entrado no sistema;</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 real por ramal;</w:t>
      </w:r>
    </w:p>
    <w:p w:rsidR="00B420F5" w:rsidRPr="00D42B9C" w:rsidRDefault="00B420F5" w:rsidP="001C425D">
      <w:pPr>
        <w:pStyle w:val="PargrafodaLista"/>
        <w:numPr>
          <w:ilvl w:val="0"/>
          <w:numId w:val="13"/>
        </w:numPr>
        <w:spacing w:before="120" w:after="120"/>
        <w:rPr>
          <w:sz w:val="16"/>
          <w:szCs w:val="16"/>
        </w:rPr>
      </w:pPr>
      <w:r w:rsidRPr="00D42B9C">
        <w:rPr>
          <w:sz w:val="16"/>
          <w:szCs w:val="16"/>
        </w:rPr>
        <w:t>Perda real entrado no sistema;</w:t>
      </w:r>
    </w:p>
    <w:p w:rsidR="00B420F5" w:rsidRPr="00D42B9C" w:rsidRDefault="00B420F5" w:rsidP="001C425D">
      <w:pPr>
        <w:pStyle w:val="PargrafodaLista"/>
        <w:numPr>
          <w:ilvl w:val="0"/>
          <w:numId w:val="13"/>
        </w:numPr>
        <w:spacing w:before="120" w:after="120"/>
        <w:rPr>
          <w:sz w:val="20"/>
        </w:rPr>
      </w:pPr>
      <w:r w:rsidRPr="00D42B9C">
        <w:rPr>
          <w:sz w:val="16"/>
          <w:szCs w:val="16"/>
        </w:rPr>
        <w:t>Índice perda na infraestrutura (ILI).</w:t>
      </w:r>
    </w:p>
    <w:p w:rsidR="00B420F5" w:rsidRPr="00D42B9C" w:rsidRDefault="00B420F5" w:rsidP="001C425D">
      <w:pPr>
        <w:pStyle w:val="PargrafodaLista"/>
        <w:numPr>
          <w:ilvl w:val="0"/>
          <w:numId w:val="11"/>
        </w:numPr>
        <w:spacing w:before="120" w:after="120"/>
        <w:rPr>
          <w:sz w:val="20"/>
        </w:rPr>
      </w:pPr>
      <w:r w:rsidRPr="00D42B9C">
        <w:rPr>
          <w:sz w:val="20"/>
        </w:rPr>
        <w:t>Variáveis</w:t>
      </w:r>
    </w:p>
    <w:p w:rsidR="00B420F5" w:rsidRPr="00D42B9C" w:rsidRDefault="00B420F5" w:rsidP="001C425D">
      <w:pPr>
        <w:pStyle w:val="PargrafodaLista"/>
        <w:numPr>
          <w:ilvl w:val="0"/>
          <w:numId w:val="31"/>
        </w:numPr>
        <w:spacing w:before="120" w:after="120"/>
        <w:ind w:left="1077" w:hanging="357"/>
        <w:rPr>
          <w:sz w:val="20"/>
        </w:rPr>
      </w:pPr>
      <w:r w:rsidRPr="00D42B9C">
        <w:rPr>
          <w:sz w:val="20"/>
        </w:rPr>
        <w:t>PDCA.</w:t>
      </w:r>
    </w:p>
    <w:p w:rsidR="00B420F5" w:rsidRPr="00D42B9C" w:rsidRDefault="00B420F5" w:rsidP="00B420F5"/>
    <w:p w:rsidR="00B420F5" w:rsidRPr="00D42B9C" w:rsidRDefault="00B420F5" w:rsidP="00B420F5">
      <w:pPr>
        <w:rPr>
          <w:b/>
        </w:rPr>
      </w:pPr>
    </w:p>
    <w:p w:rsidR="00B420F5" w:rsidRPr="00D42B9C" w:rsidRDefault="00B420F5" w:rsidP="001C425D">
      <w:pPr>
        <w:pStyle w:val="PargrafodaLista"/>
        <w:numPr>
          <w:ilvl w:val="0"/>
          <w:numId w:val="26"/>
        </w:numPr>
        <w:spacing w:before="120" w:after="120"/>
        <w:rPr>
          <w:sz w:val="20"/>
        </w:rPr>
      </w:pPr>
      <w:r w:rsidRPr="00D42B9C">
        <w:rPr>
          <w:sz w:val="20"/>
        </w:rPr>
        <w:br w:type="page"/>
      </w:r>
    </w:p>
    <w:p w:rsidR="00B420F5" w:rsidRPr="00D42B9C" w:rsidRDefault="00B420F5" w:rsidP="00933E94">
      <w:pPr>
        <w:pStyle w:val="Ttulo4"/>
        <w:rPr>
          <w:color w:val="auto"/>
        </w:rPr>
      </w:pPr>
      <w:bookmarkStart w:id="5831" w:name="_Toc361861515"/>
      <w:r w:rsidRPr="00D42B9C">
        <w:rPr>
          <w:color w:val="auto"/>
        </w:rPr>
        <w:lastRenderedPageBreak/>
        <w:t>Perdas no sistema de abastecimento</w:t>
      </w:r>
      <w:bookmarkEnd w:id="5831"/>
    </w:p>
    <w:p w:rsidR="00B420F5" w:rsidRPr="00D42B9C" w:rsidRDefault="00B420F5" w:rsidP="00B420F5"/>
    <w:p w:rsidR="00B420F5" w:rsidRPr="00D42B9C" w:rsidRDefault="00B420F5" w:rsidP="00B420F5">
      <w:r w:rsidRPr="00D42B9C">
        <w:t>As perdas deverão ser avaliadas pela diferença de volume de entrada e de saída de uma unidade do sistema de abastecimento. Descontados os volumes de usos operacionais, emergenciais e sociais.</w:t>
      </w:r>
    </w:p>
    <w:p w:rsidR="00B420F5" w:rsidRPr="00D42B9C" w:rsidRDefault="00B420F5" w:rsidP="00B420F5">
      <w:pPr>
        <w:jc w:val="center"/>
      </w:pPr>
      <w:r w:rsidRPr="00D42B9C">
        <w:rPr>
          <w:noProof/>
        </w:rPr>
        <w:drawing>
          <wp:inline distT="0" distB="0" distL="0" distR="0" wp14:anchorId="1102492E" wp14:editId="1FBE2342">
            <wp:extent cx="5612130" cy="1318895"/>
            <wp:effectExtent l="0" t="0" r="762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318895"/>
                    </a:xfrm>
                    <a:prstGeom prst="rect">
                      <a:avLst/>
                    </a:prstGeom>
                  </pic:spPr>
                </pic:pic>
              </a:graphicData>
            </a:graphic>
          </wp:inline>
        </w:drawing>
      </w:r>
    </w:p>
    <w:p w:rsidR="00B420F5" w:rsidRPr="00D42B9C" w:rsidRDefault="00B420F5" w:rsidP="00B420F5">
      <w:pPr>
        <w:rPr>
          <w:sz w:val="20"/>
        </w:rPr>
      </w:pPr>
      <w:r w:rsidRPr="00D42B9C">
        <w:rPr>
          <w:sz w:val="20"/>
        </w:rPr>
        <w:t xml:space="preserve"> </w:t>
      </w:r>
    </w:p>
    <w:p w:rsidR="00B420F5" w:rsidRPr="00D42B9C" w:rsidRDefault="00B420F5" w:rsidP="00B420F5">
      <w:pPr>
        <w:pStyle w:val="Ttulo4"/>
        <w:spacing w:after="120"/>
        <w:ind w:left="862" w:hanging="862"/>
        <w:rPr>
          <w:color w:val="auto"/>
        </w:rPr>
      </w:pPr>
      <w:bookmarkStart w:id="5832" w:name="_Toc361861516"/>
      <w:r w:rsidRPr="00D42B9C">
        <w:rPr>
          <w:color w:val="auto"/>
        </w:rPr>
        <w:t>Perdas reais</w:t>
      </w:r>
      <w:bookmarkEnd w:id="5832"/>
    </w:p>
    <w:p w:rsidR="00B420F5" w:rsidRPr="00D42B9C" w:rsidRDefault="00B420F5" w:rsidP="00B420F5">
      <w:pPr>
        <w:rPr>
          <w:sz w:val="20"/>
        </w:rPr>
      </w:pPr>
      <w:r w:rsidRPr="00D42B9C">
        <w:rPr>
          <w:sz w:val="20"/>
        </w:rPr>
        <w:t>Decorrem dos vazamentos nas adutoras, redes de distribuição e reservatórios, assim como extravasamentos nos reservatórios. E, por consequência, a água tratada não é entregue no contribuinte.</w:t>
      </w:r>
    </w:p>
    <w:p w:rsidR="00B420F5" w:rsidRPr="00D42B9C" w:rsidRDefault="00B420F5" w:rsidP="00B420F5">
      <w:pPr>
        <w:rPr>
          <w:sz w:val="20"/>
        </w:rPr>
      </w:pPr>
      <w:r w:rsidRPr="00D42B9C">
        <w:rPr>
          <w:sz w:val="20"/>
        </w:rPr>
        <w:t>Sob a perspectiva financeira, representa perda de faturamento/receita. Já sob a perspectiva de sustentabilidade no negócio, representa alto investimento na infraestrutura, além não otimizar o uso dos recursos naturais. Pela perspectiva de saúde, representa risco de contaminação da água.</w:t>
      </w:r>
    </w:p>
    <w:p w:rsidR="00B420F5" w:rsidRPr="00D42B9C" w:rsidRDefault="00B420F5" w:rsidP="00B420F5">
      <w:pPr>
        <w:rPr>
          <w:sz w:val="20"/>
        </w:rPr>
      </w:pPr>
      <w:r w:rsidRPr="00D42B9C">
        <w:rPr>
          <w:sz w:val="20"/>
        </w:rPr>
        <w:t xml:space="preserve">As principais causas das perdas reais são apresentadas a seguir </w:t>
      </w:r>
      <w:sdt>
        <w:sdtPr>
          <w:rPr>
            <w:sz w:val="20"/>
          </w:rPr>
          <w:id w:val="1114944473"/>
          <w:citation/>
        </w:sdtPr>
        <w:sdtContent>
          <w:r w:rsidRPr="00D42B9C">
            <w:rPr>
              <w:sz w:val="20"/>
            </w:rPr>
            <w:fldChar w:fldCharType="begin"/>
          </w:r>
          <w:r w:rsidRPr="00D42B9C">
            <w:rPr>
              <w:sz w:val="20"/>
            </w:rPr>
            <w:instrText xml:space="preserve"> CITATION ARI05 \l 1046 </w:instrText>
          </w:r>
          <w:r w:rsidRPr="00D42B9C">
            <w:rPr>
              <w:sz w:val="20"/>
            </w:rPr>
            <w:fldChar w:fldCharType="separate"/>
          </w:r>
          <w:r w:rsidRPr="00D42B9C">
            <w:rPr>
              <w:noProof/>
              <w:sz w:val="20"/>
            </w:rPr>
            <w:t>(ARIKAWA, 2005)</w:t>
          </w:r>
          <w:r w:rsidRPr="00D42B9C">
            <w:rPr>
              <w:sz w:val="20"/>
            </w:rPr>
            <w:fldChar w:fldCharType="end"/>
          </w:r>
        </w:sdtContent>
      </w:sdt>
      <w:r w:rsidRPr="00D42B9C">
        <w:rPr>
          <w:sz w:val="20"/>
        </w:rPr>
        <w:t>.</w:t>
      </w:r>
    </w:p>
    <w:p w:rsidR="00B420F5" w:rsidRPr="00D42B9C" w:rsidRDefault="00B420F5" w:rsidP="001C425D">
      <w:pPr>
        <w:pStyle w:val="PargrafodaLista"/>
        <w:numPr>
          <w:ilvl w:val="0"/>
          <w:numId w:val="28"/>
        </w:numPr>
        <w:spacing w:before="120" w:after="120"/>
        <w:rPr>
          <w:sz w:val="16"/>
          <w:szCs w:val="16"/>
        </w:rPr>
      </w:pPr>
      <w:r w:rsidRPr="00D42B9C">
        <w:rPr>
          <w:sz w:val="16"/>
          <w:szCs w:val="16"/>
        </w:rPr>
        <w:t>Má qualidade dos materiais: a maneira de evitar este problema é a especificação cuidadosa dos materiais utilizados na implantação e manutenção do sistema.</w:t>
      </w:r>
    </w:p>
    <w:p w:rsidR="00B420F5" w:rsidRPr="00D42B9C" w:rsidRDefault="00B420F5" w:rsidP="001C425D">
      <w:pPr>
        <w:pStyle w:val="PargrafodaLista"/>
        <w:numPr>
          <w:ilvl w:val="0"/>
          <w:numId w:val="28"/>
        </w:numPr>
        <w:spacing w:before="120" w:after="120"/>
        <w:rPr>
          <w:sz w:val="16"/>
          <w:szCs w:val="16"/>
        </w:rPr>
      </w:pPr>
      <w:r w:rsidRPr="00D42B9C">
        <w:rPr>
          <w:sz w:val="16"/>
          <w:szCs w:val="16"/>
        </w:rPr>
        <w:t>Má qualidade dos serviços: para garantir vedação adequada durante a construção é necessário, além de materiais de boa qualidade, um serviço executado com qualidade e com mão-de-obra qualificada, de forma a obter regularidade no fundo das valas, boa compactação, execução das ancoragens, assentamento das tubulações, execução correta das juntas etc. A má qualidade dos materiais e dos serviços provoca gotejamentos nas juntas dos tubos. Esses vazamentos geralmente são pequenos. No entanto, devido ao imenso número dessas juntas e ao longo de duração desses vazamentos indetectáveis, o volume total torna-se bastante significativo.</w:t>
      </w:r>
    </w:p>
    <w:p w:rsidR="00B420F5" w:rsidRPr="00D42B9C" w:rsidRDefault="00B420F5" w:rsidP="001C425D">
      <w:pPr>
        <w:pStyle w:val="PargrafodaLista"/>
        <w:numPr>
          <w:ilvl w:val="0"/>
          <w:numId w:val="28"/>
        </w:numPr>
        <w:spacing w:before="120" w:after="120"/>
        <w:rPr>
          <w:sz w:val="16"/>
          <w:szCs w:val="16"/>
        </w:rPr>
      </w:pPr>
      <w:r w:rsidRPr="00D42B9C">
        <w:rPr>
          <w:sz w:val="16"/>
          <w:szCs w:val="16"/>
        </w:rPr>
        <w:t>Pressões altas nas tubulações: a elevação da pressão de serviço nas redes de distribuição tem efeito significativo na quantificação dos volumes perdidos, pois aumenta a frequência de arrebentamentos e aumenta a vazão dos vazamentos. A pressão é o fator que mais influi nas perdas reais de um sistema de abastecimento.</w:t>
      </w:r>
    </w:p>
    <w:p w:rsidR="00B420F5" w:rsidRPr="00D42B9C" w:rsidRDefault="00B420F5" w:rsidP="001C425D">
      <w:pPr>
        <w:pStyle w:val="PargrafodaLista"/>
        <w:numPr>
          <w:ilvl w:val="0"/>
          <w:numId w:val="28"/>
        </w:numPr>
        <w:spacing w:before="120" w:after="120"/>
        <w:rPr>
          <w:sz w:val="16"/>
          <w:szCs w:val="16"/>
        </w:rPr>
      </w:pPr>
      <w:r w:rsidRPr="00D42B9C">
        <w:rPr>
          <w:sz w:val="16"/>
          <w:szCs w:val="16"/>
        </w:rPr>
        <w:t xml:space="preserve">Oscilações de pressão: a ocorrências destes eventos pode causar fraturas ou rupturas em tubulações devido ao deslocamento de blocos de ancoragens, expulsão da vedação das juntas, flexão indesejável dos tubos, movimentação dos tubos e outros acidentes. </w:t>
      </w:r>
    </w:p>
    <w:p w:rsidR="00B420F5" w:rsidRPr="00D42B9C" w:rsidRDefault="00B420F5" w:rsidP="00B420F5">
      <w:pPr>
        <w:ind w:left="2268"/>
        <w:rPr>
          <w:sz w:val="16"/>
          <w:szCs w:val="16"/>
        </w:rPr>
      </w:pPr>
      <w:r w:rsidRPr="00D42B9C">
        <w:rPr>
          <w:sz w:val="16"/>
          <w:szCs w:val="16"/>
        </w:rPr>
        <w:t xml:space="preserve">Um exemplo de oscilação repentina de pressão é o golpe de aríete, cujos resultados podem ser o arrebentamento de tubulações no caso de </w:t>
      </w:r>
      <w:proofErr w:type="spellStart"/>
      <w:r w:rsidRPr="00D42B9C">
        <w:rPr>
          <w:sz w:val="16"/>
          <w:szCs w:val="16"/>
        </w:rPr>
        <w:t>sobrepressões</w:t>
      </w:r>
      <w:proofErr w:type="spellEnd"/>
      <w:r w:rsidRPr="00D42B9C">
        <w:rPr>
          <w:sz w:val="16"/>
          <w:szCs w:val="16"/>
        </w:rPr>
        <w:t>, ou o colapso de tubos no caso de depressões. Também, as alterações cíclicas de pressão resultante das operações de liga e desliga de bombas e a falta de manutenção e defeitos em válvulas redutoras de pressão pode causar fadiga das tubulações levando à ruptura das mesmas.</w:t>
      </w:r>
    </w:p>
    <w:p w:rsidR="00B420F5" w:rsidRPr="00D42B9C" w:rsidRDefault="00B420F5" w:rsidP="001C425D">
      <w:pPr>
        <w:pStyle w:val="PargrafodaLista"/>
        <w:numPr>
          <w:ilvl w:val="0"/>
          <w:numId w:val="28"/>
        </w:numPr>
        <w:spacing w:before="120" w:after="120"/>
        <w:rPr>
          <w:sz w:val="16"/>
          <w:szCs w:val="16"/>
        </w:rPr>
      </w:pPr>
      <w:r w:rsidRPr="00D42B9C">
        <w:rPr>
          <w:sz w:val="16"/>
          <w:szCs w:val="16"/>
        </w:rPr>
        <w:t>Deterioração das tubulações: é causada pela corrosão de tubos metálicos que, normalmente, ocorre após alguns anos de operação da rede.</w:t>
      </w:r>
    </w:p>
    <w:p w:rsidR="00B420F5" w:rsidRPr="00D42B9C" w:rsidRDefault="00B420F5" w:rsidP="001C425D">
      <w:pPr>
        <w:pStyle w:val="PargrafodaLista"/>
        <w:numPr>
          <w:ilvl w:val="0"/>
          <w:numId w:val="28"/>
        </w:numPr>
        <w:spacing w:before="120" w:after="120"/>
        <w:rPr>
          <w:sz w:val="16"/>
          <w:szCs w:val="16"/>
        </w:rPr>
      </w:pPr>
      <w:r w:rsidRPr="00D42B9C">
        <w:rPr>
          <w:sz w:val="16"/>
          <w:szCs w:val="16"/>
        </w:rPr>
        <w:t xml:space="preserve">Efeitos do tráfego: o </w:t>
      </w:r>
      <w:del w:id="5833" w:author="Ademar Oliva Xavier Jr." w:date="2014-05-23T12:43:00Z">
        <w:r w:rsidRPr="00D42B9C" w:rsidDel="00776736">
          <w:rPr>
            <w:sz w:val="16"/>
            <w:szCs w:val="16"/>
          </w:rPr>
          <w:delText>tráfego pesada</w:delText>
        </w:r>
      </w:del>
      <w:ins w:id="5834" w:author="Ademar Oliva Xavier Jr." w:date="2014-05-23T12:43:00Z">
        <w:r w:rsidR="00776736" w:rsidRPr="00D42B9C">
          <w:rPr>
            <w:sz w:val="16"/>
            <w:szCs w:val="16"/>
          </w:rPr>
          <w:t>tráfego pesado</w:t>
        </w:r>
      </w:ins>
      <w:r w:rsidRPr="00D42B9C">
        <w:rPr>
          <w:sz w:val="16"/>
          <w:szCs w:val="16"/>
        </w:rPr>
        <w:t xml:space="preserve"> afeta a movimentação do solo, podendo causar rupturas em tubulações, principalmente se o aterro sobre os tubos não estiver bem compactado.</w:t>
      </w:r>
    </w:p>
    <w:p w:rsidR="00B420F5" w:rsidRPr="00D42B9C" w:rsidRDefault="00B420F5" w:rsidP="001C425D">
      <w:pPr>
        <w:pStyle w:val="PargrafodaLista"/>
        <w:numPr>
          <w:ilvl w:val="0"/>
          <w:numId w:val="28"/>
        </w:numPr>
        <w:spacing w:before="120" w:after="120"/>
        <w:rPr>
          <w:sz w:val="16"/>
          <w:szCs w:val="16"/>
        </w:rPr>
      </w:pPr>
      <w:r w:rsidRPr="00D42B9C">
        <w:rPr>
          <w:sz w:val="16"/>
          <w:szCs w:val="16"/>
        </w:rPr>
        <w:lastRenderedPageBreak/>
        <w:t>Extravasamentos em reservatórios: são frequentes e ocorrem geralmente no período noturno devido à inexistência de um sistema de controle de níveis, falta de automação, ou falta de manutenção, causando falhas nos sensores de níveis de água e nas válvulas de entrada de água dos reservatórios, além de falhas da própria atividade de operação.</w:t>
      </w:r>
    </w:p>
    <w:p w:rsidR="00B420F5" w:rsidRPr="00D42B9C" w:rsidRDefault="00B420F5" w:rsidP="001C425D">
      <w:pPr>
        <w:pStyle w:val="PargrafodaLista"/>
        <w:numPr>
          <w:ilvl w:val="0"/>
          <w:numId w:val="28"/>
        </w:numPr>
        <w:spacing w:before="120" w:after="120"/>
      </w:pPr>
      <w:r w:rsidRPr="00D42B9C">
        <w:rPr>
          <w:sz w:val="16"/>
          <w:szCs w:val="16"/>
        </w:rPr>
        <w:t>Consumos operacionais excessivos: são inerentes ao próprio processo de operação dos sistemas de captação, adução, tratamento e distribuição. Para a atividade de operação é necessário um determinado volume de água para lavagens, limpezas, descargas e desinfecção. Quando esses consumos são excessivos, grandes perdas e desperdícios acabam ocorrendo, gerando um aumento no custo de produção da água.</w:t>
      </w:r>
      <w:r w:rsidRPr="00D42B9C">
        <w:rPr>
          <w:sz w:val="20"/>
        </w:rPr>
        <w:t xml:space="preserve"> </w:t>
      </w:r>
      <w:r w:rsidRPr="00D42B9C">
        <w:t xml:space="preserve">    </w:t>
      </w:r>
    </w:p>
    <w:p w:rsidR="00B420F5" w:rsidRPr="00D42B9C" w:rsidRDefault="00B420F5" w:rsidP="00B420F5">
      <w:pPr>
        <w:pStyle w:val="Ttulo4"/>
        <w:spacing w:after="120"/>
        <w:ind w:left="862" w:hanging="862"/>
        <w:rPr>
          <w:color w:val="auto"/>
        </w:rPr>
      </w:pPr>
      <w:bookmarkStart w:id="5835" w:name="_Toc361861517"/>
      <w:r w:rsidRPr="00D42B9C">
        <w:rPr>
          <w:color w:val="auto"/>
        </w:rPr>
        <w:t>Perdas aparentes</w:t>
      </w:r>
      <w:bookmarkEnd w:id="5835"/>
    </w:p>
    <w:p w:rsidR="00B420F5" w:rsidRPr="00D42B9C" w:rsidRDefault="00B420F5" w:rsidP="00B420F5">
      <w:pPr>
        <w:rPr>
          <w:sz w:val="20"/>
        </w:rPr>
      </w:pPr>
      <w:r w:rsidRPr="00D42B9C">
        <w:rPr>
          <w:sz w:val="20"/>
        </w:rPr>
        <w:t>Decorre do volume de água entregue pelo sistema de abastecimento aos contribuintes e não que foi totalizado pela autarquia.</w:t>
      </w:r>
    </w:p>
    <w:p w:rsidR="00B420F5" w:rsidRPr="00D42B9C" w:rsidRDefault="00B420F5" w:rsidP="00B420F5">
      <w:pPr>
        <w:rPr>
          <w:sz w:val="20"/>
        </w:rPr>
      </w:pPr>
      <w:r w:rsidRPr="00D42B9C">
        <w:rPr>
          <w:sz w:val="20"/>
        </w:rPr>
        <w:t>Isto em função de fraudes, ligações clandestinas, cadastro comercial desatualizado ou erros de leitura dos hidrômetros.</w:t>
      </w:r>
    </w:p>
    <w:p w:rsidR="00B420F5" w:rsidRPr="00D42B9C" w:rsidRDefault="00B420F5" w:rsidP="00B420F5">
      <w:pPr>
        <w:rPr>
          <w:sz w:val="20"/>
        </w:rPr>
      </w:pPr>
      <w:r w:rsidRPr="00D42B9C">
        <w:rPr>
          <w:sz w:val="20"/>
        </w:rPr>
        <w:t xml:space="preserve">As principais causas das perdas aparentes são apresentadas a seguir </w:t>
      </w:r>
      <w:sdt>
        <w:sdtPr>
          <w:rPr>
            <w:sz w:val="20"/>
          </w:rPr>
          <w:id w:val="-1554380858"/>
          <w:citation/>
        </w:sdtPr>
        <w:sdtContent>
          <w:r w:rsidRPr="00D42B9C">
            <w:rPr>
              <w:sz w:val="20"/>
            </w:rPr>
            <w:fldChar w:fldCharType="begin"/>
          </w:r>
          <w:r w:rsidRPr="00D42B9C">
            <w:rPr>
              <w:sz w:val="20"/>
            </w:rPr>
            <w:instrText xml:space="preserve"> CITATION ARI05 \l 1046 </w:instrText>
          </w:r>
          <w:r w:rsidRPr="00D42B9C">
            <w:rPr>
              <w:sz w:val="20"/>
            </w:rPr>
            <w:fldChar w:fldCharType="separate"/>
          </w:r>
          <w:r w:rsidRPr="00D42B9C">
            <w:rPr>
              <w:noProof/>
              <w:sz w:val="20"/>
            </w:rPr>
            <w:t>(ARIKAWA, 2005)</w:t>
          </w:r>
          <w:r w:rsidRPr="00D42B9C">
            <w:rPr>
              <w:sz w:val="20"/>
            </w:rPr>
            <w:fldChar w:fldCharType="end"/>
          </w:r>
        </w:sdtContent>
      </w:sdt>
      <w:r w:rsidRPr="00D42B9C">
        <w:rPr>
          <w:sz w:val="20"/>
        </w:rPr>
        <w:t>.</w:t>
      </w:r>
    </w:p>
    <w:p w:rsidR="00B420F5" w:rsidRPr="00D42B9C" w:rsidRDefault="00B420F5" w:rsidP="00B420F5">
      <w:pPr>
        <w:ind w:left="2268"/>
        <w:rPr>
          <w:sz w:val="16"/>
          <w:szCs w:val="16"/>
        </w:rPr>
      </w:pPr>
      <w:r w:rsidRPr="00D42B9C">
        <w:rPr>
          <w:sz w:val="16"/>
          <w:szCs w:val="16"/>
        </w:rPr>
        <w:t>a) Erros dos medidores de vazão</w:t>
      </w:r>
    </w:p>
    <w:p w:rsidR="00B420F5" w:rsidRPr="00D42B9C" w:rsidRDefault="00B420F5" w:rsidP="00B420F5">
      <w:pPr>
        <w:ind w:left="2268"/>
        <w:rPr>
          <w:sz w:val="16"/>
          <w:szCs w:val="16"/>
        </w:rPr>
      </w:pPr>
      <w:r w:rsidRPr="00D42B9C">
        <w:rPr>
          <w:sz w:val="16"/>
          <w:szCs w:val="16"/>
        </w:rPr>
        <w:t xml:space="preserve">Os medidores de vazão podem ser classificados em macromedidores e </w:t>
      </w:r>
      <w:proofErr w:type="spellStart"/>
      <w:r w:rsidRPr="00D42B9C">
        <w:rPr>
          <w:sz w:val="16"/>
          <w:szCs w:val="16"/>
        </w:rPr>
        <w:t>micromedidores</w:t>
      </w:r>
      <w:proofErr w:type="spellEnd"/>
      <w:r w:rsidRPr="00D42B9C">
        <w:rPr>
          <w:sz w:val="16"/>
          <w:szCs w:val="16"/>
        </w:rPr>
        <w:t>.</w:t>
      </w:r>
    </w:p>
    <w:p w:rsidR="00B420F5" w:rsidRPr="00D42B9C" w:rsidRDefault="00B420F5" w:rsidP="001C425D">
      <w:pPr>
        <w:pStyle w:val="PargrafodaLista"/>
        <w:numPr>
          <w:ilvl w:val="0"/>
          <w:numId w:val="27"/>
        </w:numPr>
        <w:spacing w:before="120" w:after="120"/>
        <w:rPr>
          <w:sz w:val="16"/>
          <w:szCs w:val="16"/>
        </w:rPr>
      </w:pPr>
      <w:r w:rsidRPr="00D42B9C">
        <w:rPr>
          <w:sz w:val="16"/>
          <w:szCs w:val="16"/>
        </w:rPr>
        <w:t xml:space="preserve">Erros devido aos macromedidores: os macromedidores referem-se ao conjunto de medições de vazão, pressão e nível de reservatório efetuadas nos sistemas de abastecimento de água, desde a captação no manancial até imediatamente antes do ponto final de entrega para o consumo. Um medidor bem instalado apresenta uma faixa de variação da precisão entre 0,5 e 2%, para mais ou para menos. Os principais fatores que geram a imprecisão nos macromedidores são: instalação inadequada; </w:t>
      </w:r>
      <w:proofErr w:type="spellStart"/>
      <w:r w:rsidRPr="00D42B9C">
        <w:rPr>
          <w:sz w:val="16"/>
          <w:szCs w:val="16"/>
        </w:rPr>
        <w:t>descalibração</w:t>
      </w:r>
      <w:proofErr w:type="spellEnd"/>
      <w:r w:rsidRPr="00D42B9C">
        <w:rPr>
          <w:sz w:val="16"/>
          <w:szCs w:val="16"/>
        </w:rPr>
        <w:t xml:space="preserve"> do medidor; dimensionamento inadequado, operando com velocidades muito baixas; amplitude grande entre as vazões máximas e as mínimas; problemas com as instrumentações primárias e secundárias.</w:t>
      </w:r>
    </w:p>
    <w:p w:rsidR="00B420F5" w:rsidRPr="00D42B9C" w:rsidRDefault="00B420F5" w:rsidP="001C425D">
      <w:pPr>
        <w:pStyle w:val="PargrafodaLista"/>
        <w:numPr>
          <w:ilvl w:val="0"/>
          <w:numId w:val="27"/>
        </w:numPr>
        <w:spacing w:before="120" w:after="120"/>
        <w:rPr>
          <w:sz w:val="16"/>
          <w:szCs w:val="16"/>
        </w:rPr>
      </w:pPr>
      <w:r w:rsidRPr="00D42B9C">
        <w:rPr>
          <w:sz w:val="16"/>
          <w:szCs w:val="16"/>
        </w:rPr>
        <w:t xml:space="preserve">Erros devido aos </w:t>
      </w:r>
      <w:proofErr w:type="spellStart"/>
      <w:r w:rsidRPr="00D42B9C">
        <w:rPr>
          <w:sz w:val="16"/>
          <w:szCs w:val="16"/>
        </w:rPr>
        <w:t>micromedidores</w:t>
      </w:r>
      <w:proofErr w:type="spellEnd"/>
      <w:r w:rsidRPr="00D42B9C">
        <w:rPr>
          <w:sz w:val="16"/>
          <w:szCs w:val="16"/>
        </w:rPr>
        <w:t xml:space="preserve">: os </w:t>
      </w:r>
      <w:proofErr w:type="spellStart"/>
      <w:r w:rsidRPr="00D42B9C">
        <w:rPr>
          <w:sz w:val="16"/>
          <w:szCs w:val="16"/>
        </w:rPr>
        <w:t>micromedidores</w:t>
      </w:r>
      <w:proofErr w:type="spellEnd"/>
      <w:r w:rsidRPr="00D42B9C">
        <w:rPr>
          <w:sz w:val="16"/>
          <w:szCs w:val="16"/>
        </w:rPr>
        <w:t xml:space="preserve"> referem-se à medição do volume consumido pelos clientes das prestadoras de serviços de saneamento cujo valor será objeto da emissão da conta a ser paga. Os erros de medição incluem: erros ocorridos devido aos procedimentos de leitura, diferenças entre datas de leitura do macromedidor e do hidrômetro, enganos de leitura dos medidores pelos leituristas, estimativas incorretas do tempo de parada dos medidores, cálculos incorretos, erros computacionais e erros sistemáticos de medição dos hidrômetros.</w:t>
      </w:r>
    </w:p>
    <w:p w:rsidR="00B420F5" w:rsidRPr="00D42B9C" w:rsidRDefault="00B420F5" w:rsidP="00B420F5">
      <w:pPr>
        <w:ind w:left="2268"/>
        <w:rPr>
          <w:sz w:val="16"/>
          <w:szCs w:val="16"/>
        </w:rPr>
      </w:pPr>
      <w:r w:rsidRPr="00D42B9C">
        <w:rPr>
          <w:sz w:val="16"/>
          <w:szCs w:val="16"/>
        </w:rPr>
        <w:t>b) Erros de estimativa</w:t>
      </w:r>
    </w:p>
    <w:p w:rsidR="00B420F5" w:rsidRPr="00D42B9C" w:rsidRDefault="00B420F5" w:rsidP="00B420F5">
      <w:pPr>
        <w:ind w:left="2268"/>
        <w:rPr>
          <w:sz w:val="16"/>
          <w:szCs w:val="16"/>
        </w:rPr>
      </w:pPr>
      <w:r w:rsidRPr="00D42B9C">
        <w:rPr>
          <w:sz w:val="16"/>
          <w:szCs w:val="16"/>
        </w:rPr>
        <w:t xml:space="preserve">Quando não existe micromedição, os consumos faturáveis são obtidos por estimativa. Pode-se afirmar que as causas básicas de erros são inerentes ao próprio processo de estimativas devido a falhas de cadastro, a aplicação de critérios baseados em analogia com ligações </w:t>
      </w:r>
      <w:proofErr w:type="spellStart"/>
      <w:r w:rsidRPr="00D42B9C">
        <w:rPr>
          <w:sz w:val="16"/>
          <w:szCs w:val="16"/>
        </w:rPr>
        <w:t>micromedidas</w:t>
      </w:r>
      <w:proofErr w:type="spellEnd"/>
      <w:r w:rsidRPr="00D42B9C">
        <w:rPr>
          <w:sz w:val="16"/>
          <w:szCs w:val="16"/>
        </w:rPr>
        <w:t xml:space="preserve"> que acompanham as disposições da micromedição e as falhas nos critérios baseados em características físicas dos domicílios.</w:t>
      </w:r>
    </w:p>
    <w:p w:rsidR="00B420F5" w:rsidRPr="00D42B9C" w:rsidRDefault="00B420F5" w:rsidP="00B420F5">
      <w:pPr>
        <w:ind w:left="2268"/>
        <w:rPr>
          <w:sz w:val="16"/>
          <w:szCs w:val="16"/>
        </w:rPr>
      </w:pPr>
      <w:r w:rsidRPr="00D42B9C">
        <w:rPr>
          <w:sz w:val="16"/>
          <w:szCs w:val="16"/>
        </w:rPr>
        <w:t>c) Gestão comercial</w:t>
      </w:r>
    </w:p>
    <w:p w:rsidR="00B420F5" w:rsidRPr="00D42B9C" w:rsidRDefault="00B420F5" w:rsidP="00B420F5">
      <w:pPr>
        <w:ind w:left="2268"/>
        <w:rPr>
          <w:sz w:val="16"/>
          <w:szCs w:val="16"/>
        </w:rPr>
      </w:pPr>
      <w:r w:rsidRPr="00D42B9C">
        <w:rPr>
          <w:sz w:val="16"/>
          <w:szCs w:val="16"/>
        </w:rPr>
        <w:t xml:space="preserve">Algumas causas das perdas de água estão relacionadas com o gerenciamento global dos consumidores e ligações domiciliares, englobando os aspectos físicos e comerciais como: </w:t>
      </w:r>
    </w:p>
    <w:p w:rsidR="00B420F5" w:rsidRPr="00D42B9C" w:rsidRDefault="00B420F5" w:rsidP="00B420F5">
      <w:pPr>
        <w:ind w:left="2268"/>
        <w:rPr>
          <w:sz w:val="16"/>
          <w:szCs w:val="16"/>
        </w:rPr>
      </w:pPr>
      <w:r w:rsidRPr="00D42B9C">
        <w:rPr>
          <w:sz w:val="16"/>
          <w:szCs w:val="16"/>
        </w:rPr>
        <w:t>Confiabilidade da micromedição (aferição e manutenção); confiabilidade das estimativas de consumo; estado das ligações ativas ou inativas; ligações clandestinas; fraudes e irregularidades.</w:t>
      </w:r>
    </w:p>
    <w:p w:rsidR="00B420F5" w:rsidRPr="00D42B9C" w:rsidRDefault="00B420F5" w:rsidP="00B420F5">
      <w:pPr>
        <w:ind w:left="2268"/>
        <w:rPr>
          <w:sz w:val="16"/>
          <w:szCs w:val="16"/>
        </w:rPr>
      </w:pPr>
      <w:r w:rsidRPr="00D42B9C">
        <w:rPr>
          <w:sz w:val="16"/>
          <w:szCs w:val="16"/>
        </w:rPr>
        <w:t>d) Fraudes</w:t>
      </w:r>
    </w:p>
    <w:p w:rsidR="00B420F5" w:rsidRPr="00D42B9C" w:rsidRDefault="00B420F5" w:rsidP="00B420F5">
      <w:pPr>
        <w:ind w:left="2268"/>
        <w:rPr>
          <w:sz w:val="16"/>
          <w:szCs w:val="16"/>
        </w:rPr>
      </w:pPr>
      <w:r w:rsidRPr="00D42B9C">
        <w:rPr>
          <w:sz w:val="16"/>
          <w:szCs w:val="16"/>
        </w:rPr>
        <w:t>Os consumos clandestinos são caracterizados por alguma atitude fraudulenta, como: emprego de tubulação lateral ao medidor onde parte da água passa sem ser medida, a ligação clandestina conectada diretamente na rede distribuidora, a violação de hidrômetros, a violação de corte, e a ativação de ligações inativas sem permissão da prestadora de serviços de saneamento.</w:t>
      </w:r>
    </w:p>
    <w:p w:rsidR="00B420F5" w:rsidRPr="00D42B9C" w:rsidRDefault="00B420F5" w:rsidP="00B420F5">
      <w:pPr>
        <w:pStyle w:val="Ttulo4"/>
        <w:spacing w:after="120"/>
        <w:ind w:left="862" w:hanging="862"/>
        <w:rPr>
          <w:color w:val="auto"/>
        </w:rPr>
      </w:pPr>
      <w:bookmarkStart w:id="5836" w:name="_Toc361861518"/>
      <w:r w:rsidRPr="00D42B9C">
        <w:rPr>
          <w:color w:val="auto"/>
        </w:rPr>
        <w:lastRenderedPageBreak/>
        <w:t>Perdas reais inevitáveis</w:t>
      </w:r>
      <w:bookmarkEnd w:id="5836"/>
    </w:p>
    <w:p w:rsidR="00B420F5" w:rsidRPr="00D42B9C" w:rsidRDefault="00B420F5" w:rsidP="00B420F5">
      <w:pPr>
        <w:rPr>
          <w:sz w:val="20"/>
        </w:rPr>
      </w:pPr>
      <w:r w:rsidRPr="00D42B9C">
        <w:rPr>
          <w:sz w:val="20"/>
        </w:rPr>
        <w:t>É um valor de referência para a gestão ideal das perdas reais no sistema de abastecimento, baseado na extensão da rede, número de ramais, comprimento do ramal e pressão média da rede.</w:t>
      </w:r>
    </w:p>
    <w:p w:rsidR="00B420F5" w:rsidRPr="00D42B9C" w:rsidRDefault="00B420F5" w:rsidP="00B420F5">
      <w:pPr>
        <w:rPr>
          <w:sz w:val="20"/>
        </w:rPr>
      </w:pPr>
      <w:r w:rsidRPr="00D42B9C">
        <w:rPr>
          <w:sz w:val="20"/>
        </w:rPr>
        <w:t>A razão entre a perda real com o valor de referência das perdas reais inevitáveis resulta no índice de perda da infraestrutura (ILI).</w:t>
      </w:r>
    </w:p>
    <w:p w:rsidR="00B420F5" w:rsidRPr="00D42B9C" w:rsidRDefault="00B420F5" w:rsidP="00B420F5">
      <w:pPr>
        <w:rPr>
          <w:sz w:val="20"/>
        </w:rPr>
      </w:pPr>
      <w:r w:rsidRPr="00D42B9C">
        <w:rPr>
          <w:sz w:val="20"/>
        </w:rPr>
        <w:t>Baseado no critério definido para ILI realiza a ação para detecção e localização das perdas que sejam economicamente viáveis.</w:t>
      </w:r>
    </w:p>
    <w:p w:rsidR="00B420F5" w:rsidRPr="00D42B9C" w:rsidRDefault="00B420F5" w:rsidP="00B420F5">
      <w:pPr>
        <w:pStyle w:val="Ttulo4"/>
        <w:spacing w:after="120"/>
        <w:ind w:left="862" w:hanging="862"/>
        <w:rPr>
          <w:color w:val="auto"/>
        </w:rPr>
      </w:pPr>
      <w:bookmarkStart w:id="5837" w:name="_Toc361861519"/>
      <w:r w:rsidRPr="00D42B9C">
        <w:rPr>
          <w:color w:val="auto"/>
        </w:rPr>
        <w:t>Programa para controle e redução de perdas</w:t>
      </w:r>
      <w:bookmarkEnd w:id="5837"/>
    </w:p>
    <w:p w:rsidR="00B420F5" w:rsidRPr="00D42B9C" w:rsidRDefault="00B420F5" w:rsidP="00B420F5">
      <w:pPr>
        <w:rPr>
          <w:sz w:val="20"/>
        </w:rPr>
      </w:pPr>
      <w:r w:rsidRPr="00D42B9C">
        <w:rPr>
          <w:sz w:val="20"/>
        </w:rPr>
        <w:t xml:space="preserve">Na literatura especializada sobre sistema de distribuição de água, citam os seguintes itens para elaborar um programa para controle e redução de perdas. </w:t>
      </w:r>
    </w:p>
    <w:p w:rsidR="00B420F5" w:rsidRPr="00D42B9C" w:rsidRDefault="00B420F5" w:rsidP="00B420F5">
      <w:pPr>
        <w:pStyle w:val="Ttulo5"/>
        <w:keepNext w:val="0"/>
        <w:spacing w:after="120"/>
        <w:jc w:val="both"/>
        <w:rPr>
          <w:color w:val="auto"/>
        </w:rPr>
      </w:pPr>
      <w:bookmarkStart w:id="5838" w:name="_Toc361861520"/>
      <w:r w:rsidRPr="00D42B9C">
        <w:rPr>
          <w:color w:val="auto"/>
        </w:rPr>
        <w:t>Diagnóstico das perdas</w:t>
      </w:r>
      <w:bookmarkEnd w:id="5838"/>
    </w:p>
    <w:p w:rsidR="00B420F5" w:rsidRPr="00D42B9C" w:rsidRDefault="00B420F5" w:rsidP="00B420F5">
      <w:pPr>
        <w:rPr>
          <w:sz w:val="20"/>
        </w:rPr>
      </w:pPr>
      <w:r w:rsidRPr="00D42B9C">
        <w:rPr>
          <w:sz w:val="20"/>
        </w:rPr>
        <w:t>A quantificação das perdas no sistema de abastecimento é a diferença entre o volume de água de entrada no sistema e o volume de água para consumo autorizado.</w:t>
      </w:r>
    </w:p>
    <w:p w:rsidR="00B420F5" w:rsidRPr="00D42B9C" w:rsidRDefault="00B420F5" w:rsidP="00B420F5">
      <w:pPr>
        <w:rPr>
          <w:sz w:val="20"/>
        </w:rPr>
      </w:pPr>
      <w:r w:rsidRPr="00D42B9C">
        <w:rPr>
          <w:sz w:val="20"/>
        </w:rPr>
        <w:t>Entretanto, estratificar as perdas e fazer o rateio, demandará de métodos para tal.</w:t>
      </w:r>
    </w:p>
    <w:p w:rsidR="00B420F5" w:rsidRPr="00D42B9C" w:rsidRDefault="00B420F5" w:rsidP="00B420F5">
      <w:pPr>
        <w:pStyle w:val="Ttulo6"/>
        <w:spacing w:after="120"/>
        <w:ind w:left="1151" w:hanging="1151"/>
        <w:jc w:val="both"/>
        <w:rPr>
          <w:color w:val="auto"/>
        </w:rPr>
      </w:pPr>
      <w:bookmarkStart w:id="5839" w:name="_Toc361861521"/>
      <w:r w:rsidRPr="00D42B9C">
        <w:rPr>
          <w:color w:val="auto"/>
        </w:rPr>
        <w:t>Método balanço hídrico</w:t>
      </w:r>
      <w:bookmarkEnd w:id="5839"/>
    </w:p>
    <w:p w:rsidR="00B420F5" w:rsidRPr="00D42B9C" w:rsidRDefault="00B420F5" w:rsidP="00B420F5">
      <w:pPr>
        <w:rPr>
          <w:sz w:val="20"/>
        </w:rPr>
      </w:pPr>
      <w:r w:rsidRPr="00D42B9C">
        <w:rPr>
          <w:sz w:val="20"/>
        </w:rPr>
        <w:t>Usa o conceito de balanço hídrico de acordo com o padrão proposto pela IWA.</w:t>
      </w:r>
    </w:p>
    <w:p w:rsidR="00B420F5" w:rsidRPr="00D42B9C" w:rsidRDefault="00B420F5" w:rsidP="00B420F5">
      <w:pPr>
        <w:rPr>
          <w:sz w:val="20"/>
        </w:rPr>
      </w:pPr>
      <w:r w:rsidRPr="00D42B9C">
        <w:rPr>
          <w:sz w:val="20"/>
        </w:rPr>
        <w:t>As perdas reais no sistema são quantificas pela diferença de volume recebido e consumo autorizado.</w:t>
      </w:r>
    </w:p>
    <w:p w:rsidR="00B420F5" w:rsidRPr="00D42B9C" w:rsidRDefault="00B420F5" w:rsidP="00B420F5">
      <w:pPr>
        <w:rPr>
          <w:sz w:val="20"/>
        </w:rPr>
      </w:pPr>
      <w:r w:rsidRPr="00D42B9C">
        <w:rPr>
          <w:sz w:val="20"/>
        </w:rPr>
        <w:t xml:space="preserve">Perda aparente no sistema é arbitrada por hipóteses de estudos preexistentes ou informação literária. Por exemplo: Na configuração do software aplicativo BENCHLEAK para as perdas aparentes é de até 20% da perda total, isto é, num cenário mais </w:t>
      </w:r>
      <w:proofErr w:type="spellStart"/>
      <w:r w:rsidRPr="00D42B9C">
        <w:rPr>
          <w:sz w:val="20"/>
        </w:rPr>
        <w:t>critico</w:t>
      </w:r>
      <w:proofErr w:type="spellEnd"/>
      <w:r w:rsidRPr="00D42B9C">
        <w:rPr>
          <w:sz w:val="20"/>
        </w:rPr>
        <w:t xml:space="preserve">.  </w:t>
      </w:r>
    </w:p>
    <w:p w:rsidR="00B420F5" w:rsidRPr="00D42B9C" w:rsidRDefault="00B420F5" w:rsidP="00B420F5">
      <w:pPr>
        <w:rPr>
          <w:sz w:val="20"/>
        </w:rPr>
      </w:pPr>
      <w:r w:rsidRPr="00D42B9C">
        <w:rPr>
          <w:sz w:val="20"/>
        </w:rPr>
        <w:t>Portanto, obtém-se a Perdas reais do sistema de saneamento.</w:t>
      </w:r>
    </w:p>
    <w:p w:rsidR="00B420F5" w:rsidRPr="00D42B9C" w:rsidRDefault="00B420F5" w:rsidP="00B420F5">
      <w:pPr>
        <w:rPr>
          <w:sz w:val="20"/>
        </w:rPr>
      </w:pPr>
    </w:p>
    <w:p w:rsidR="00B420F5" w:rsidRPr="00D42B9C" w:rsidRDefault="00B420F5" w:rsidP="00B420F5">
      <w:pPr>
        <w:jc w:val="center"/>
      </w:pPr>
      <w:r w:rsidRPr="00D42B9C">
        <w:rPr>
          <w:noProof/>
        </w:rPr>
        <w:drawing>
          <wp:inline distT="0" distB="0" distL="0" distR="0" wp14:anchorId="5C5B61A2" wp14:editId="38BD68B5">
            <wp:extent cx="5612130" cy="1283335"/>
            <wp:effectExtent l="0" t="0" r="762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1283335"/>
                    </a:xfrm>
                    <a:prstGeom prst="rect">
                      <a:avLst/>
                    </a:prstGeom>
                  </pic:spPr>
                </pic:pic>
              </a:graphicData>
            </a:graphic>
          </wp:inline>
        </w:drawing>
      </w:r>
    </w:p>
    <w:p w:rsidR="00B420F5" w:rsidRPr="00D42B9C" w:rsidRDefault="00B420F5" w:rsidP="00B420F5">
      <w:pPr>
        <w:jc w:val="center"/>
      </w:pPr>
    </w:p>
    <w:p w:rsidR="00B420F5" w:rsidRPr="00D42B9C" w:rsidRDefault="00B420F5" w:rsidP="00B420F5">
      <w:pPr>
        <w:rPr>
          <w:sz w:val="20"/>
        </w:rPr>
      </w:pPr>
      <w:r w:rsidRPr="00D42B9C">
        <w:rPr>
          <w:sz w:val="20"/>
        </w:rPr>
        <w:t>O DAE divide o município em grupo de leitura para visita mensal no imóvel do contribuinte para o processo de leitura do hidrômetro e emissão do boleto de cobrança do serviço de água e esgoto.</w:t>
      </w:r>
    </w:p>
    <w:p w:rsidR="00B420F5" w:rsidRPr="00D42B9C" w:rsidRDefault="00B420F5" w:rsidP="00B420F5">
      <w:pPr>
        <w:rPr>
          <w:sz w:val="20"/>
        </w:rPr>
      </w:pPr>
      <w:r w:rsidRPr="00D42B9C">
        <w:rPr>
          <w:sz w:val="20"/>
        </w:rPr>
        <w:t>O município de São Caetano do Sul é dividido em 18 grupos + 3 grupos especiais para o processo de leitura dos hidrômetros.</w:t>
      </w:r>
    </w:p>
    <w:p w:rsidR="00B420F5" w:rsidRPr="00D42B9C" w:rsidRDefault="00B420F5" w:rsidP="00B420F5">
      <w:pPr>
        <w:rPr>
          <w:sz w:val="20"/>
        </w:rPr>
      </w:pPr>
      <w:r w:rsidRPr="00D42B9C">
        <w:rPr>
          <w:sz w:val="20"/>
        </w:rPr>
        <w:t>Há uma restrição temporal. Visto que, a macromedição (</w:t>
      </w:r>
      <w:r w:rsidR="00BE19A2" w:rsidRPr="00D42B9C">
        <w:rPr>
          <w:sz w:val="20"/>
        </w:rPr>
        <w:t>Contratante</w:t>
      </w:r>
      <w:r w:rsidRPr="00D42B9C">
        <w:rPr>
          <w:sz w:val="20"/>
        </w:rPr>
        <w:t xml:space="preserve"> ou microsetor) não é sincronizada com a micromedição (consumidor) devido ao processo de leitura dos hidrômetros (micromedição) serem realizados em grupos e em dias diferentes.</w:t>
      </w:r>
    </w:p>
    <w:p w:rsidR="00B420F5" w:rsidRPr="00D42B9C" w:rsidRDefault="00B420F5" w:rsidP="00B420F5">
      <w:pPr>
        <w:jc w:val="center"/>
        <w:rPr>
          <w:sz w:val="20"/>
        </w:rPr>
      </w:pPr>
      <w:r w:rsidRPr="00D42B9C">
        <w:rPr>
          <w:noProof/>
        </w:rPr>
        <w:lastRenderedPageBreak/>
        <w:drawing>
          <wp:inline distT="0" distB="0" distL="0" distR="0" wp14:anchorId="5566ADF6" wp14:editId="5F2C97C6">
            <wp:extent cx="3240000" cy="1425600"/>
            <wp:effectExtent l="0" t="0" r="0" b="3175"/>
            <wp:docPr id="2269" name="Imagem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240000" cy="1425600"/>
                    </a:xfrm>
                    <a:prstGeom prst="rect">
                      <a:avLst/>
                    </a:prstGeom>
                  </pic:spPr>
                </pic:pic>
              </a:graphicData>
            </a:graphic>
          </wp:inline>
        </w:drawing>
      </w:r>
    </w:p>
    <w:p w:rsidR="00B420F5" w:rsidRPr="00D42B9C" w:rsidRDefault="00B420F5" w:rsidP="00B420F5">
      <w:pPr>
        <w:rPr>
          <w:sz w:val="20"/>
        </w:rPr>
      </w:pPr>
      <w:r w:rsidRPr="00D42B9C">
        <w:rPr>
          <w:sz w:val="20"/>
        </w:rPr>
        <w:t xml:space="preserve">Uma nova restrição será o microsetor (DMC ou VRP) sobrepor mais de um grupo de leitura. O registro dos consumos de cada grupo é </w:t>
      </w:r>
      <w:del w:id="5840" w:author="Ademar Oliva Xavier Jr." w:date="2014-05-23T12:45:00Z">
        <w:r w:rsidRPr="00D42B9C" w:rsidDel="00776736">
          <w:rPr>
            <w:sz w:val="20"/>
          </w:rPr>
          <w:delText>obtida</w:delText>
        </w:r>
      </w:del>
      <w:ins w:id="5841" w:author="Ademar Oliva Xavier Jr." w:date="2014-05-23T12:45:00Z">
        <w:r w:rsidR="00776736" w:rsidRPr="00D42B9C">
          <w:rPr>
            <w:sz w:val="20"/>
          </w:rPr>
          <w:t>obtido</w:t>
        </w:r>
      </w:ins>
      <w:r w:rsidRPr="00D42B9C">
        <w:rPr>
          <w:sz w:val="20"/>
        </w:rPr>
        <w:t xml:space="preserve"> em dias diferentes.</w:t>
      </w:r>
    </w:p>
    <w:p w:rsidR="00B420F5" w:rsidRPr="00D42B9C" w:rsidRDefault="00B420F5" w:rsidP="00B420F5">
      <w:pPr>
        <w:rPr>
          <w:sz w:val="20"/>
        </w:rPr>
      </w:pPr>
      <w:r w:rsidRPr="00D42B9C">
        <w:rPr>
          <w:sz w:val="20"/>
        </w:rPr>
        <w:t xml:space="preserve">O perfil de consumo do município tende ser constante – o percentual totalizado, do primeiro semestre de 2013 está próximo de 0,10%. Portanto, para realizar a sincronização dos consumos dos diferentes grupos que </w:t>
      </w:r>
      <w:del w:id="5842" w:author="Ademar Oliva Xavier Jr." w:date="2014-05-23T12:45:00Z">
        <w:r w:rsidRPr="00D42B9C" w:rsidDel="00776736">
          <w:rPr>
            <w:sz w:val="20"/>
          </w:rPr>
          <w:delText>pertecem</w:delText>
        </w:r>
      </w:del>
      <w:ins w:id="5843" w:author="Ademar Oliva Xavier Jr." w:date="2014-05-23T12:45:00Z">
        <w:r w:rsidR="00776736" w:rsidRPr="00D42B9C">
          <w:rPr>
            <w:sz w:val="20"/>
          </w:rPr>
          <w:t>pertencem</w:t>
        </w:r>
      </w:ins>
      <w:r w:rsidRPr="00D42B9C">
        <w:rPr>
          <w:sz w:val="20"/>
        </w:rPr>
        <w:t xml:space="preserve"> a um microsetor, deve fazer a projeção do consumo de cada consumidor para coincidir com a data da macromedição (do microsetor), quando necessário.</w:t>
      </w:r>
    </w:p>
    <w:p w:rsidR="00B420F5" w:rsidRPr="00D42B9C" w:rsidRDefault="00B420F5" w:rsidP="00B420F5">
      <w:pPr>
        <w:rPr>
          <w:sz w:val="20"/>
        </w:rPr>
      </w:pPr>
      <w:r w:rsidRPr="00D42B9C">
        <w:rPr>
          <w:sz w:val="20"/>
        </w:rPr>
        <w:t>Tomamos como exemplo:</w:t>
      </w:r>
    </w:p>
    <w:p w:rsidR="00B420F5" w:rsidRPr="00D42B9C" w:rsidRDefault="00B420F5" w:rsidP="001C425D">
      <w:pPr>
        <w:pStyle w:val="PargrafodaLista"/>
        <w:numPr>
          <w:ilvl w:val="0"/>
          <w:numId w:val="32"/>
        </w:numPr>
        <w:spacing w:before="120" w:after="120"/>
        <w:rPr>
          <w:sz w:val="20"/>
        </w:rPr>
      </w:pPr>
      <w:r w:rsidRPr="00D42B9C">
        <w:rPr>
          <w:sz w:val="20"/>
        </w:rPr>
        <w:t>Dia da leitura da macromedição 1 dia do mês.</w:t>
      </w:r>
    </w:p>
    <w:p w:rsidR="00B420F5" w:rsidRPr="00D42B9C" w:rsidRDefault="00B420F5" w:rsidP="001C425D">
      <w:pPr>
        <w:pStyle w:val="PargrafodaLista"/>
        <w:numPr>
          <w:ilvl w:val="0"/>
          <w:numId w:val="32"/>
        </w:numPr>
        <w:spacing w:before="120" w:after="120"/>
        <w:rPr>
          <w:sz w:val="20"/>
        </w:rPr>
      </w:pPr>
      <w:r w:rsidRPr="00D42B9C">
        <w:rPr>
          <w:sz w:val="20"/>
        </w:rPr>
        <w:t xml:space="preserve">Dia da leitura do grupo 1 da micromedição </w:t>
      </w:r>
      <w:proofErr w:type="gramStart"/>
      <w:r w:rsidRPr="00D42B9C">
        <w:rPr>
          <w:sz w:val="20"/>
        </w:rPr>
        <w:t>10 dia</w:t>
      </w:r>
      <w:proofErr w:type="gramEnd"/>
      <w:r w:rsidRPr="00D42B9C">
        <w:rPr>
          <w:sz w:val="20"/>
        </w:rPr>
        <w:t xml:space="preserve"> do mês.</w:t>
      </w:r>
    </w:p>
    <w:p w:rsidR="00B420F5" w:rsidRPr="00D42B9C" w:rsidRDefault="00B420F5" w:rsidP="001C425D">
      <w:pPr>
        <w:pStyle w:val="PargrafodaLista"/>
        <w:numPr>
          <w:ilvl w:val="0"/>
          <w:numId w:val="32"/>
        </w:numPr>
        <w:spacing w:before="120" w:after="120"/>
        <w:rPr>
          <w:sz w:val="20"/>
        </w:rPr>
      </w:pPr>
      <w:r w:rsidRPr="00D42B9C">
        <w:rPr>
          <w:sz w:val="20"/>
        </w:rPr>
        <w:t xml:space="preserve"> Dia da leitura do grupo 2 da micromedição </w:t>
      </w:r>
      <w:proofErr w:type="gramStart"/>
      <w:r w:rsidRPr="00D42B9C">
        <w:rPr>
          <w:sz w:val="20"/>
        </w:rPr>
        <w:t>20 dia</w:t>
      </w:r>
      <w:proofErr w:type="gramEnd"/>
      <w:r w:rsidRPr="00D42B9C">
        <w:rPr>
          <w:sz w:val="20"/>
        </w:rPr>
        <w:t xml:space="preserve"> do mês.</w:t>
      </w:r>
    </w:p>
    <w:p w:rsidR="00B420F5" w:rsidRPr="00D42B9C" w:rsidRDefault="00B420F5" w:rsidP="00B420F5">
      <w:pPr>
        <w:rPr>
          <w:sz w:val="20"/>
        </w:rPr>
      </w:pPr>
      <w:r w:rsidRPr="00D42B9C">
        <w:rPr>
          <w:sz w:val="20"/>
        </w:rPr>
        <w:t>No dia 1 do mês temos o registro da macromedição; consumo de 20 dias do grupo 1; consumo de 10 dias do grupo 2.</w:t>
      </w:r>
    </w:p>
    <w:p w:rsidR="00B420F5" w:rsidRPr="00D42B9C" w:rsidRDefault="00B420F5" w:rsidP="00B420F5">
      <w:pPr>
        <w:rPr>
          <w:sz w:val="20"/>
        </w:rPr>
      </w:pPr>
      <w:r w:rsidRPr="00D42B9C">
        <w:rPr>
          <w:sz w:val="20"/>
        </w:rPr>
        <w:t>Deve-se fazer uma projeção do consumo de 10 dias para o grupo 1 e projeção do consumo de 20 dias para o grupo 2. Então, obter os registros dos consumos dos últimos dozes meses, para o cálculo do balanço hídrico, e identificar as perdas.</w:t>
      </w:r>
    </w:p>
    <w:p w:rsidR="00B420F5" w:rsidRPr="00D42B9C" w:rsidRDefault="00B420F5" w:rsidP="00B420F5">
      <w:pPr>
        <w:pStyle w:val="Ttulo6"/>
        <w:spacing w:after="120"/>
        <w:ind w:left="1151" w:hanging="1151"/>
        <w:jc w:val="both"/>
        <w:rPr>
          <w:color w:val="auto"/>
        </w:rPr>
      </w:pPr>
      <w:bookmarkStart w:id="5844" w:name="_Toc361861522"/>
      <w:r w:rsidRPr="00D42B9C">
        <w:rPr>
          <w:color w:val="auto"/>
        </w:rPr>
        <w:t>Método das vazões mínima noturna</w:t>
      </w:r>
      <w:bookmarkEnd w:id="5844"/>
    </w:p>
    <w:p w:rsidR="00B420F5" w:rsidRPr="00D42B9C" w:rsidRDefault="00B420F5" w:rsidP="00B420F5">
      <w:pPr>
        <w:rPr>
          <w:sz w:val="20"/>
        </w:rPr>
      </w:pPr>
      <w:r w:rsidRPr="00D42B9C">
        <w:rPr>
          <w:sz w:val="20"/>
        </w:rPr>
        <w:t>Análise o perfil de consumo do sistema de abastecimento ao longo do dia.</w:t>
      </w:r>
    </w:p>
    <w:p w:rsidR="00B420F5" w:rsidRPr="00D42B9C" w:rsidRDefault="00B420F5" w:rsidP="00B420F5">
      <w:pPr>
        <w:rPr>
          <w:sz w:val="20"/>
        </w:rPr>
      </w:pPr>
      <w:r w:rsidRPr="00D42B9C">
        <w:rPr>
          <w:sz w:val="20"/>
        </w:rPr>
        <w:t>Historicamente, o pico de consumo ocorre das 11h às 14h, e o vale de consumo ocorre entre 3h e 3h. A vazão neste vale de consumo corresponde à vazão mínima noturna.</w:t>
      </w:r>
    </w:p>
    <w:p w:rsidR="00B420F5" w:rsidRPr="00D42B9C" w:rsidRDefault="00B420F5" w:rsidP="00B420F5">
      <w:pPr>
        <w:rPr>
          <w:sz w:val="20"/>
        </w:rPr>
      </w:pPr>
      <w:r w:rsidRPr="00D42B9C">
        <w:rPr>
          <w:sz w:val="20"/>
        </w:rPr>
        <w:t xml:space="preserve">A vazão mínima noturna é composta pelo consumo noturno e da vazão de vazamento máximo. Sendo que, o consumo noturno pode ser assumir hipóteses baseadas em medições específicas de consumo e extrapoladas para o conjunto de consumidores da área envolvida, ou utilizar dados de literatura. </w:t>
      </w:r>
    </w:p>
    <w:p w:rsidR="00B420F5" w:rsidRPr="00D42B9C" w:rsidRDefault="00B420F5" w:rsidP="00B420F5">
      <w:pPr>
        <w:rPr>
          <w:sz w:val="20"/>
        </w:rPr>
      </w:pPr>
      <w:r w:rsidRPr="00D42B9C">
        <w:rPr>
          <w:sz w:val="20"/>
        </w:rPr>
        <w:t>A vazão mínima noturna corresponde à pressão máxima no DMC.</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gridCol w:w="4642"/>
      </w:tblGrid>
      <w:tr w:rsidR="00B420F5" w:rsidRPr="00D42B9C" w:rsidTr="00933E94">
        <w:tc>
          <w:tcPr>
            <w:tcW w:w="4623" w:type="dxa"/>
          </w:tcPr>
          <w:p w:rsidR="00B420F5" w:rsidRPr="00D42B9C" w:rsidRDefault="00B420F5" w:rsidP="00933E94">
            <w:pPr>
              <w:jc w:val="center"/>
              <w:rPr>
                <w:sz w:val="20"/>
              </w:rPr>
            </w:pPr>
            <w:r w:rsidRPr="00D42B9C">
              <w:rPr>
                <w:noProof/>
              </w:rPr>
              <w:drawing>
                <wp:inline distT="0" distB="0" distL="0" distR="0" wp14:anchorId="4CC765DD" wp14:editId="189BAE72">
                  <wp:extent cx="2880000" cy="2224800"/>
                  <wp:effectExtent l="0" t="0" r="0" b="444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880000" cy="2224800"/>
                          </a:xfrm>
                          <a:prstGeom prst="rect">
                            <a:avLst/>
                          </a:prstGeom>
                        </pic:spPr>
                      </pic:pic>
                    </a:graphicData>
                  </a:graphic>
                </wp:inline>
              </w:drawing>
            </w:r>
          </w:p>
        </w:tc>
        <w:tc>
          <w:tcPr>
            <w:tcW w:w="4619" w:type="dxa"/>
          </w:tcPr>
          <w:p w:rsidR="00B420F5" w:rsidRPr="00D42B9C" w:rsidRDefault="00B420F5" w:rsidP="00933E94">
            <w:pPr>
              <w:jc w:val="center"/>
              <w:rPr>
                <w:sz w:val="20"/>
              </w:rPr>
            </w:pPr>
            <w:r w:rsidRPr="00D42B9C">
              <w:rPr>
                <w:noProof/>
              </w:rPr>
              <w:drawing>
                <wp:inline distT="0" distB="0" distL="0" distR="0" wp14:anchorId="2780191E" wp14:editId="7850553C">
                  <wp:extent cx="2876550" cy="2225040"/>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80000" cy="2227709"/>
                          </a:xfrm>
                          <a:prstGeom prst="rect">
                            <a:avLst/>
                          </a:prstGeom>
                        </pic:spPr>
                      </pic:pic>
                    </a:graphicData>
                  </a:graphic>
                </wp:inline>
              </w:drawing>
            </w:r>
          </w:p>
        </w:tc>
      </w:tr>
    </w:tbl>
    <w:p w:rsidR="00B420F5" w:rsidRPr="00D42B9C" w:rsidRDefault="00B420F5" w:rsidP="00B420F5">
      <w:pPr>
        <w:pStyle w:val="Ttulo7"/>
        <w:tabs>
          <w:tab w:val="num" w:pos="1009"/>
        </w:tabs>
        <w:spacing w:after="120"/>
        <w:ind w:left="1009" w:hanging="1009"/>
        <w:rPr>
          <w:color w:val="auto"/>
        </w:rPr>
      </w:pPr>
      <w:bookmarkStart w:id="5845" w:name="_Toc361861523"/>
      <w:r w:rsidRPr="00D42B9C">
        <w:rPr>
          <w:color w:val="auto"/>
        </w:rPr>
        <w:t>Fator de Pesquisa [FP]</w:t>
      </w:r>
      <w:bookmarkEnd w:id="5845"/>
    </w:p>
    <w:p w:rsidR="00B420F5" w:rsidRPr="00D42B9C" w:rsidRDefault="00B420F5" w:rsidP="00B420F5">
      <w:pPr>
        <w:rPr>
          <w:sz w:val="20"/>
        </w:rPr>
      </w:pPr>
      <w:proofErr w:type="gramStart"/>
      <w:r w:rsidRPr="00D42B9C">
        <w:rPr>
          <w:sz w:val="20"/>
        </w:rPr>
        <w:t>FP( )</w:t>
      </w:r>
      <w:proofErr w:type="gramEnd"/>
      <w:r w:rsidRPr="00D42B9C">
        <w:rPr>
          <w:sz w:val="20"/>
        </w:rPr>
        <w:t>=Vazão Mínima Noturna / Vazão Média (%)</w:t>
      </w:r>
    </w:p>
    <w:p w:rsidR="00B420F5" w:rsidRPr="00D42B9C" w:rsidRDefault="00B420F5" w:rsidP="00B420F5">
      <w:pPr>
        <w:pStyle w:val="Ttulo7"/>
        <w:tabs>
          <w:tab w:val="num" w:pos="1009"/>
        </w:tabs>
        <w:spacing w:after="120"/>
        <w:ind w:left="1009" w:hanging="1009"/>
        <w:rPr>
          <w:color w:val="auto"/>
        </w:rPr>
      </w:pPr>
      <w:bookmarkStart w:id="5846" w:name="_Toc361861524"/>
      <w:r w:rsidRPr="00D42B9C">
        <w:rPr>
          <w:color w:val="auto"/>
        </w:rPr>
        <w:lastRenderedPageBreak/>
        <w:t>Coeficiente do dia de maior consumo [K</w:t>
      </w:r>
      <w:r w:rsidRPr="00D42B9C">
        <w:rPr>
          <w:color w:val="auto"/>
          <w:vertAlign w:val="subscript"/>
        </w:rPr>
        <w:t>1</w:t>
      </w:r>
      <w:r w:rsidRPr="00D42B9C">
        <w:rPr>
          <w:color w:val="auto"/>
        </w:rPr>
        <w:t>]</w:t>
      </w:r>
      <w:bookmarkEnd w:id="5846"/>
    </w:p>
    <w:p w:rsidR="00B420F5" w:rsidRPr="00D42B9C" w:rsidRDefault="00B420F5" w:rsidP="00B420F5">
      <w:pPr>
        <w:rPr>
          <w:sz w:val="20"/>
        </w:rPr>
      </w:pPr>
      <w:r w:rsidRPr="00D42B9C">
        <w:rPr>
          <w:sz w:val="20"/>
        </w:rPr>
        <w:t>K</w:t>
      </w:r>
      <w:proofErr w:type="gramStart"/>
      <w:r w:rsidRPr="00D42B9C">
        <w:rPr>
          <w:sz w:val="20"/>
          <w:vertAlign w:val="subscript"/>
        </w:rPr>
        <w:t>1</w:t>
      </w:r>
      <w:r w:rsidRPr="00D42B9C">
        <w:rPr>
          <w:sz w:val="20"/>
        </w:rPr>
        <w:t>( )</w:t>
      </w:r>
      <w:proofErr w:type="gramEnd"/>
      <w:r w:rsidRPr="00D42B9C">
        <w:rPr>
          <w:sz w:val="20"/>
        </w:rPr>
        <w:t>=Maior consumo diário no ano / Consumo médio diário no ano (-)</w:t>
      </w:r>
    </w:p>
    <w:p w:rsidR="00B420F5" w:rsidRPr="00D42B9C" w:rsidRDefault="00B420F5" w:rsidP="00B420F5">
      <w:pPr>
        <w:pStyle w:val="Ttulo7"/>
        <w:tabs>
          <w:tab w:val="num" w:pos="1009"/>
        </w:tabs>
        <w:spacing w:after="120"/>
        <w:ind w:left="1009" w:hanging="1009"/>
        <w:rPr>
          <w:color w:val="auto"/>
        </w:rPr>
      </w:pPr>
      <w:bookmarkStart w:id="5847" w:name="_Toc361861525"/>
      <w:r w:rsidRPr="00D42B9C">
        <w:rPr>
          <w:color w:val="auto"/>
        </w:rPr>
        <w:t>Coeficiente da hora de maior consumo [K</w:t>
      </w:r>
      <w:r w:rsidRPr="00D42B9C">
        <w:rPr>
          <w:color w:val="auto"/>
          <w:vertAlign w:val="subscript"/>
        </w:rPr>
        <w:t>2</w:t>
      </w:r>
      <w:r w:rsidRPr="00D42B9C">
        <w:rPr>
          <w:color w:val="auto"/>
        </w:rPr>
        <w:t>]</w:t>
      </w:r>
      <w:bookmarkEnd w:id="5847"/>
    </w:p>
    <w:p w:rsidR="00B420F5" w:rsidRPr="00D42B9C" w:rsidRDefault="00B420F5" w:rsidP="00B420F5">
      <w:proofErr w:type="gramStart"/>
      <w:r w:rsidRPr="00D42B9C">
        <w:rPr>
          <w:sz w:val="20"/>
        </w:rPr>
        <w:t>K</w:t>
      </w:r>
      <w:r w:rsidRPr="00D42B9C">
        <w:rPr>
          <w:sz w:val="20"/>
          <w:vertAlign w:val="subscript"/>
        </w:rPr>
        <w:t>2</w:t>
      </w:r>
      <w:r w:rsidRPr="00D42B9C">
        <w:rPr>
          <w:sz w:val="20"/>
        </w:rPr>
        <w:t>( )</w:t>
      </w:r>
      <w:proofErr w:type="gramEnd"/>
      <w:r w:rsidRPr="00D42B9C">
        <w:rPr>
          <w:sz w:val="20"/>
        </w:rPr>
        <w:t>=Maior vazão horária no ano / Vazão média do dia (-)</w:t>
      </w:r>
    </w:p>
    <w:p w:rsidR="004F5FD8" w:rsidRPr="00D42B9C" w:rsidRDefault="004F5FD8">
      <w:pPr>
        <w:ind w:firstLine="0"/>
        <w:jc w:val="left"/>
        <w:rPr>
          <w:b/>
          <w:bCs/>
        </w:rPr>
      </w:pPr>
      <w:bookmarkStart w:id="5848" w:name="_Toc361861526"/>
      <w:r w:rsidRPr="00D42B9C">
        <w:br w:type="page"/>
      </w:r>
    </w:p>
    <w:p w:rsidR="00B420F5" w:rsidRPr="00D42B9C" w:rsidRDefault="00B420F5" w:rsidP="00B420F5">
      <w:pPr>
        <w:pStyle w:val="Ttulo5"/>
        <w:keepNext w:val="0"/>
        <w:spacing w:after="120"/>
        <w:jc w:val="both"/>
        <w:rPr>
          <w:color w:val="auto"/>
        </w:rPr>
      </w:pPr>
      <w:r w:rsidRPr="00D42B9C">
        <w:rPr>
          <w:color w:val="auto"/>
        </w:rPr>
        <w:lastRenderedPageBreak/>
        <w:t>Indicadores IWA</w:t>
      </w:r>
      <w:bookmarkEnd w:id="5848"/>
    </w:p>
    <w:p w:rsidR="00B420F5" w:rsidRPr="00D42B9C" w:rsidRDefault="00B420F5" w:rsidP="00B420F5">
      <w:pPr>
        <w:pStyle w:val="Ttulo6"/>
        <w:spacing w:after="120"/>
        <w:ind w:left="1151" w:hanging="1151"/>
        <w:jc w:val="both"/>
        <w:rPr>
          <w:color w:val="auto"/>
        </w:rPr>
      </w:pPr>
      <w:bookmarkStart w:id="5849" w:name="_Toc361861527"/>
      <w:r w:rsidRPr="00D42B9C">
        <w:rPr>
          <w:color w:val="auto"/>
        </w:rPr>
        <w:t>Indicadores de recursos da água [WR]</w:t>
      </w:r>
      <w:bookmarkEnd w:id="5849"/>
    </w:p>
    <w:p w:rsidR="00B420F5" w:rsidRPr="00D42B9C" w:rsidRDefault="00B420F5" w:rsidP="00B420F5">
      <w:pPr>
        <w:jc w:val="center"/>
      </w:pPr>
      <w:r w:rsidRPr="00D42B9C">
        <w:rPr>
          <w:noProof/>
        </w:rPr>
        <w:drawing>
          <wp:inline distT="0" distB="0" distL="0" distR="0" wp14:anchorId="3CE2C79F" wp14:editId="6310FD18">
            <wp:extent cx="5612130" cy="581025"/>
            <wp:effectExtent l="0" t="0" r="7620" b="9525"/>
            <wp:docPr id="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2130" cy="581025"/>
                    </a:xfrm>
                    <a:prstGeom prst="rect">
                      <a:avLst/>
                    </a:prstGeom>
                  </pic:spPr>
                </pic:pic>
              </a:graphicData>
            </a:graphic>
          </wp:inline>
        </w:drawing>
      </w:r>
    </w:p>
    <w:p w:rsidR="00B420F5" w:rsidRPr="00D42B9C" w:rsidRDefault="00B420F5" w:rsidP="00B420F5">
      <w:pPr>
        <w:pStyle w:val="Ttulo7"/>
        <w:tabs>
          <w:tab w:val="num" w:pos="1009"/>
        </w:tabs>
        <w:spacing w:after="120"/>
        <w:ind w:left="1009" w:hanging="1009"/>
        <w:rPr>
          <w:color w:val="auto"/>
        </w:rPr>
      </w:pPr>
      <w:bookmarkStart w:id="5850" w:name="_Toc361861528"/>
      <w:r w:rsidRPr="00D42B9C">
        <w:rPr>
          <w:color w:val="auto"/>
        </w:rPr>
        <w:t xml:space="preserve">Ineficiência no uso do recurso de água </w:t>
      </w:r>
      <w:r w:rsidRPr="00D42B9C">
        <w:rPr>
          <w:rFonts w:cs="Arial"/>
          <w:color w:val="auto"/>
        </w:rPr>
        <w:t>[WR1]</w:t>
      </w:r>
      <w:bookmarkEnd w:id="5850"/>
    </w:p>
    <w:p w:rsidR="00B420F5" w:rsidRPr="00D42B9C" w:rsidRDefault="00B420F5" w:rsidP="00B420F5">
      <w:pPr>
        <w:rPr>
          <w:rFonts w:cs="Arial"/>
          <w:sz w:val="20"/>
        </w:rPr>
      </w:pPr>
      <w:r w:rsidRPr="00D42B9C">
        <w:rPr>
          <w:rFonts w:cs="Arial"/>
          <w:sz w:val="20"/>
        </w:rPr>
        <w:t xml:space="preserve"> [A19]/[A3]*100 (m</w:t>
      </w:r>
      <w:r w:rsidRPr="00D42B9C">
        <w:rPr>
          <w:rFonts w:cs="Arial"/>
          <w:sz w:val="20"/>
          <w:vertAlign w:val="superscript"/>
        </w:rPr>
        <w:t>3</w:t>
      </w:r>
      <w:r w:rsidRPr="00D42B9C">
        <w:rPr>
          <w:rFonts w:cs="Arial"/>
          <w:sz w:val="20"/>
        </w:rPr>
        <w:t>).</w:t>
      </w:r>
    </w:p>
    <w:p w:rsidR="00B420F5" w:rsidRPr="00D42B9C" w:rsidRDefault="00B420F5" w:rsidP="00B420F5">
      <w:pPr>
        <w:pStyle w:val="Ttulo7"/>
        <w:tabs>
          <w:tab w:val="num" w:pos="1009"/>
        </w:tabs>
        <w:spacing w:after="120"/>
        <w:ind w:left="1009" w:hanging="1009"/>
        <w:rPr>
          <w:color w:val="auto"/>
        </w:rPr>
      </w:pPr>
      <w:bookmarkStart w:id="5851" w:name="_Toc361861529"/>
      <w:r w:rsidRPr="00D42B9C">
        <w:rPr>
          <w:color w:val="auto"/>
        </w:rPr>
        <w:t xml:space="preserve">Disponibilidade do recurso de água </w:t>
      </w:r>
      <w:r w:rsidRPr="00D42B9C">
        <w:rPr>
          <w:rFonts w:cs="Arial"/>
          <w:color w:val="auto"/>
        </w:rPr>
        <w:t>[WR2]</w:t>
      </w:r>
      <w:bookmarkEnd w:id="5851"/>
    </w:p>
    <w:p w:rsidR="00B420F5" w:rsidRPr="00D42B9C" w:rsidRDefault="00B420F5" w:rsidP="00B420F5">
      <w:pPr>
        <w:rPr>
          <w:rFonts w:cs="Arial"/>
          <w:sz w:val="20"/>
        </w:rPr>
      </w:pPr>
      <w:r w:rsidRPr="00D42B9C">
        <w:rPr>
          <w:rFonts w:cs="Arial"/>
          <w:sz w:val="20"/>
        </w:rPr>
        <w:t>[A3]*365/[H1]</w:t>
      </w:r>
      <w:proofErr w:type="gramStart"/>
      <w:r w:rsidRPr="00D42B9C">
        <w:rPr>
          <w:rFonts w:cs="Arial"/>
          <w:sz w:val="20"/>
        </w:rPr>
        <w:t>/(</w:t>
      </w:r>
      <w:proofErr w:type="gramEnd"/>
      <w:r w:rsidRPr="00D42B9C">
        <w:rPr>
          <w:rFonts w:cs="Arial"/>
          <w:sz w:val="20"/>
        </w:rPr>
        <w:t>[A1]+[A2])*100 (%).</w:t>
      </w:r>
    </w:p>
    <w:p w:rsidR="00B420F5" w:rsidRPr="00D42B9C" w:rsidRDefault="00B420F5" w:rsidP="00B420F5">
      <w:pPr>
        <w:pStyle w:val="Ttulo7"/>
        <w:tabs>
          <w:tab w:val="num" w:pos="1009"/>
        </w:tabs>
        <w:spacing w:after="120"/>
        <w:ind w:left="1009" w:hanging="1009"/>
        <w:rPr>
          <w:color w:val="auto"/>
        </w:rPr>
      </w:pPr>
      <w:bookmarkStart w:id="5852" w:name="_Toc361861530"/>
      <w:r w:rsidRPr="00D42B9C">
        <w:rPr>
          <w:color w:val="auto"/>
        </w:rPr>
        <w:t xml:space="preserve">Disponibilidade do recurso de água – poço </w:t>
      </w:r>
      <w:r w:rsidRPr="00D42B9C">
        <w:rPr>
          <w:rFonts w:cs="Arial"/>
          <w:color w:val="auto"/>
        </w:rPr>
        <w:t>[WR3]</w:t>
      </w:r>
      <w:bookmarkEnd w:id="5852"/>
    </w:p>
    <w:p w:rsidR="00B420F5" w:rsidRPr="00D42B9C" w:rsidRDefault="00B420F5" w:rsidP="00B420F5">
      <w:pPr>
        <w:rPr>
          <w:rFonts w:cs="Arial"/>
          <w:sz w:val="20"/>
        </w:rPr>
      </w:pPr>
      <w:r w:rsidRPr="00D42B9C">
        <w:rPr>
          <w:rFonts w:cs="Arial"/>
          <w:sz w:val="20"/>
        </w:rPr>
        <w:t>[A3]*365/[H1]/[A1]*100 (%).</w:t>
      </w:r>
    </w:p>
    <w:p w:rsidR="00B420F5" w:rsidRPr="00D42B9C" w:rsidRDefault="00B420F5" w:rsidP="00B420F5">
      <w:pPr>
        <w:pStyle w:val="Ttulo7"/>
        <w:tabs>
          <w:tab w:val="num" w:pos="1009"/>
        </w:tabs>
        <w:spacing w:after="120"/>
        <w:ind w:left="1009" w:hanging="1009"/>
        <w:rPr>
          <w:color w:val="auto"/>
        </w:rPr>
      </w:pPr>
      <w:bookmarkStart w:id="5853" w:name="_Toc361861531"/>
      <w:r w:rsidRPr="00D42B9C">
        <w:rPr>
          <w:color w:val="auto"/>
        </w:rPr>
        <w:t xml:space="preserve">Água de reuso fornecido </w:t>
      </w:r>
      <w:r w:rsidRPr="00D42B9C">
        <w:rPr>
          <w:rFonts w:cs="Arial"/>
          <w:color w:val="auto"/>
        </w:rPr>
        <w:t>[WR4]</w:t>
      </w:r>
      <w:bookmarkEnd w:id="5853"/>
    </w:p>
    <w:p w:rsidR="00B420F5" w:rsidRPr="00D42B9C" w:rsidRDefault="00B420F5" w:rsidP="00B420F5">
      <w:pPr>
        <w:rPr>
          <w:rFonts w:cs="Arial"/>
          <w:sz w:val="20"/>
        </w:rPr>
      </w:pPr>
      <w:r w:rsidRPr="00D42B9C">
        <w:rPr>
          <w:rFonts w:cs="Arial"/>
          <w:sz w:val="20"/>
        </w:rPr>
        <w:t>[A22]/[A3]*100 (%).</w:t>
      </w:r>
    </w:p>
    <w:p w:rsidR="00B420F5" w:rsidRPr="00D42B9C" w:rsidRDefault="00B420F5" w:rsidP="00B420F5">
      <w:pPr>
        <w:pStyle w:val="Ttulo6"/>
        <w:spacing w:after="120"/>
        <w:ind w:left="1151" w:hanging="1151"/>
        <w:jc w:val="both"/>
        <w:rPr>
          <w:color w:val="auto"/>
        </w:rPr>
      </w:pPr>
      <w:bookmarkStart w:id="5854" w:name="_Toc361861532"/>
      <w:r w:rsidRPr="00D42B9C">
        <w:rPr>
          <w:color w:val="auto"/>
        </w:rPr>
        <w:t>Indicadores financeiros [FI]</w:t>
      </w:r>
      <w:bookmarkEnd w:id="5854"/>
    </w:p>
    <w:p w:rsidR="00B420F5" w:rsidRPr="00D42B9C" w:rsidRDefault="00B420F5" w:rsidP="00B420F5">
      <w:pPr>
        <w:jc w:val="center"/>
      </w:pPr>
      <w:r w:rsidRPr="00D42B9C">
        <w:rPr>
          <w:noProof/>
        </w:rPr>
        <w:drawing>
          <wp:inline distT="0" distB="0" distL="0" distR="0" wp14:anchorId="1DCA75DC" wp14:editId="7B184139">
            <wp:extent cx="5400000" cy="33120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00000" cy="331200"/>
                    </a:xfrm>
                    <a:prstGeom prst="rect">
                      <a:avLst/>
                    </a:prstGeom>
                  </pic:spPr>
                </pic:pic>
              </a:graphicData>
            </a:graphic>
          </wp:inline>
        </w:drawing>
      </w:r>
    </w:p>
    <w:p w:rsidR="00B420F5" w:rsidRPr="00D42B9C" w:rsidRDefault="00B420F5" w:rsidP="00B420F5">
      <w:pPr>
        <w:pStyle w:val="Ttulo7"/>
        <w:tabs>
          <w:tab w:val="num" w:pos="1009"/>
        </w:tabs>
        <w:spacing w:after="120"/>
        <w:ind w:left="1009" w:hanging="1009"/>
        <w:rPr>
          <w:color w:val="auto"/>
        </w:rPr>
      </w:pPr>
      <w:bookmarkStart w:id="5855" w:name="_Toc361861533"/>
      <w:r w:rsidRPr="00D42B9C">
        <w:rPr>
          <w:color w:val="auto"/>
        </w:rPr>
        <w:t>Índice de perdas (volume) não faturado [FI46]</w:t>
      </w:r>
      <w:bookmarkEnd w:id="5855"/>
    </w:p>
    <w:p w:rsidR="00B420F5" w:rsidRPr="00D42B9C" w:rsidRDefault="00B420F5" w:rsidP="00B420F5">
      <w:pPr>
        <w:rPr>
          <w:sz w:val="20"/>
        </w:rPr>
      </w:pPr>
      <w:r w:rsidRPr="00D42B9C">
        <w:rPr>
          <w:sz w:val="20"/>
        </w:rPr>
        <w:t>[A21]/[A3]*100</w:t>
      </w:r>
    </w:p>
    <w:p w:rsidR="00B420F5" w:rsidRPr="00D42B9C" w:rsidRDefault="00B420F5" w:rsidP="00B420F5">
      <w:pPr>
        <w:pStyle w:val="Ttulo7"/>
        <w:tabs>
          <w:tab w:val="num" w:pos="1009"/>
        </w:tabs>
        <w:spacing w:after="120"/>
        <w:ind w:left="1009" w:hanging="1009"/>
        <w:rPr>
          <w:color w:val="auto"/>
          <w:kern w:val="28"/>
        </w:rPr>
      </w:pPr>
      <w:bookmarkStart w:id="5856" w:name="_Toc361861534"/>
      <w:r w:rsidRPr="00D42B9C">
        <w:rPr>
          <w:color w:val="auto"/>
        </w:rPr>
        <w:t>Índice de Perda (volume) Faturado [</w:t>
      </w:r>
      <w:proofErr w:type="spellStart"/>
      <w:r w:rsidRPr="00D42B9C">
        <w:rPr>
          <w:color w:val="auto"/>
        </w:rPr>
        <w:t>FIxx</w:t>
      </w:r>
      <w:proofErr w:type="spellEnd"/>
      <w:r w:rsidRPr="00D42B9C">
        <w:rPr>
          <w:color w:val="auto"/>
        </w:rPr>
        <w:t>]</w:t>
      </w:r>
      <w:bookmarkEnd w:id="5856"/>
    </w:p>
    <w:p w:rsidR="00B420F5" w:rsidRPr="00D42B9C" w:rsidRDefault="00B420F5" w:rsidP="00B420F5">
      <w:pPr>
        <w:rPr>
          <w:sz w:val="20"/>
        </w:rPr>
      </w:pPr>
      <w:r w:rsidRPr="00D42B9C">
        <w:rPr>
          <w:sz w:val="20"/>
        </w:rPr>
        <w:t>[A10]/[A3]</w:t>
      </w:r>
    </w:p>
    <w:p w:rsidR="00B420F5" w:rsidRPr="00D42B9C" w:rsidRDefault="00B420F5" w:rsidP="00B420F5">
      <w:pPr>
        <w:pStyle w:val="Ttulo6"/>
        <w:spacing w:after="120"/>
        <w:ind w:left="1151" w:hanging="1151"/>
        <w:jc w:val="both"/>
        <w:rPr>
          <w:color w:val="auto"/>
        </w:rPr>
      </w:pPr>
      <w:bookmarkStart w:id="5857" w:name="_Toc361861535"/>
      <w:r w:rsidRPr="00D42B9C">
        <w:rPr>
          <w:color w:val="auto"/>
        </w:rPr>
        <w:t>Indicadores de perdas [OP]</w:t>
      </w:r>
      <w:bookmarkEnd w:id="5857"/>
    </w:p>
    <w:p w:rsidR="00B420F5" w:rsidRPr="00D42B9C" w:rsidRDefault="00B420F5" w:rsidP="00B420F5">
      <w:pPr>
        <w:jc w:val="center"/>
      </w:pPr>
      <w:r w:rsidRPr="00D42B9C">
        <w:rPr>
          <w:noProof/>
        </w:rPr>
        <w:drawing>
          <wp:inline distT="0" distB="0" distL="0" distR="0" wp14:anchorId="6C8B32C6" wp14:editId="3327B491">
            <wp:extent cx="5612130" cy="1322070"/>
            <wp:effectExtent l="0" t="0" r="762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12130" cy="1322070"/>
                    </a:xfrm>
                    <a:prstGeom prst="rect">
                      <a:avLst/>
                    </a:prstGeom>
                  </pic:spPr>
                </pic:pic>
              </a:graphicData>
            </a:graphic>
          </wp:inline>
        </w:drawing>
      </w:r>
    </w:p>
    <w:p w:rsidR="00B420F5" w:rsidRPr="00D42B9C" w:rsidRDefault="00B420F5" w:rsidP="00B420F5">
      <w:pPr>
        <w:pStyle w:val="Ttulo7"/>
        <w:tabs>
          <w:tab w:val="num" w:pos="1009"/>
        </w:tabs>
        <w:spacing w:after="120"/>
        <w:ind w:left="1009" w:hanging="1009"/>
        <w:rPr>
          <w:color w:val="auto"/>
        </w:rPr>
      </w:pPr>
      <w:bookmarkStart w:id="5858" w:name="_Toc361861536"/>
      <w:r w:rsidRPr="00D42B9C">
        <w:rPr>
          <w:color w:val="auto"/>
        </w:rPr>
        <w:t xml:space="preserve">Perda de água por ramal </w:t>
      </w:r>
      <w:r w:rsidRPr="00D42B9C">
        <w:rPr>
          <w:rFonts w:cs="Arial"/>
          <w:color w:val="auto"/>
        </w:rPr>
        <w:t>[OP23]</w:t>
      </w:r>
      <w:bookmarkEnd w:id="5858"/>
    </w:p>
    <w:p w:rsidR="00B420F5" w:rsidRPr="00D42B9C" w:rsidRDefault="00B420F5" w:rsidP="00B420F5">
      <w:pPr>
        <w:rPr>
          <w:sz w:val="20"/>
        </w:rPr>
      </w:pPr>
      <w:r w:rsidRPr="00D42B9C">
        <w:rPr>
          <w:rFonts w:cs="Arial"/>
          <w:sz w:val="20"/>
        </w:rPr>
        <w:t>([A15]*365/[H1</w:t>
      </w:r>
      <w:proofErr w:type="gramStart"/>
      <w:r w:rsidRPr="00D42B9C">
        <w:rPr>
          <w:rFonts w:cs="Arial"/>
          <w:sz w:val="20"/>
        </w:rPr>
        <w:t>])/</w:t>
      </w:r>
      <w:proofErr w:type="gramEnd"/>
      <w:r w:rsidRPr="00D42B9C">
        <w:rPr>
          <w:rFonts w:cs="Arial"/>
          <w:sz w:val="20"/>
        </w:rPr>
        <w:t>[C24] (m</w:t>
      </w:r>
      <w:r w:rsidRPr="00D42B9C">
        <w:rPr>
          <w:rFonts w:cs="Arial"/>
          <w:sz w:val="16"/>
          <w:vertAlign w:val="superscript"/>
        </w:rPr>
        <w:t>3</w:t>
      </w:r>
      <w:r w:rsidRPr="00D42B9C">
        <w:rPr>
          <w:rFonts w:cs="Arial"/>
          <w:sz w:val="20"/>
        </w:rPr>
        <w:t>/ramal/dia).</w:t>
      </w:r>
    </w:p>
    <w:p w:rsidR="00B420F5" w:rsidRPr="00D42B9C" w:rsidRDefault="00B420F5" w:rsidP="00B420F5">
      <w:pPr>
        <w:pStyle w:val="Ttulo7"/>
        <w:tabs>
          <w:tab w:val="num" w:pos="1009"/>
        </w:tabs>
        <w:spacing w:after="120"/>
        <w:ind w:left="1009" w:hanging="1009"/>
        <w:rPr>
          <w:color w:val="auto"/>
        </w:rPr>
      </w:pPr>
      <w:bookmarkStart w:id="5859" w:name="_Toc361861537"/>
      <w:r w:rsidRPr="00D42B9C">
        <w:rPr>
          <w:color w:val="auto"/>
        </w:rPr>
        <w:t xml:space="preserve">Perdas de água por extensão de rede </w:t>
      </w:r>
      <w:r w:rsidRPr="00D42B9C">
        <w:rPr>
          <w:rFonts w:cs="Arial"/>
          <w:color w:val="auto"/>
        </w:rPr>
        <w:t>[OP24]</w:t>
      </w:r>
      <w:bookmarkEnd w:id="5859"/>
    </w:p>
    <w:p w:rsidR="00B420F5" w:rsidRPr="00D42B9C" w:rsidRDefault="00B420F5" w:rsidP="00B420F5">
      <w:pPr>
        <w:rPr>
          <w:rFonts w:cs="Arial"/>
          <w:sz w:val="20"/>
        </w:rPr>
      </w:pPr>
      <w:r w:rsidRPr="00D42B9C">
        <w:rPr>
          <w:rFonts w:cs="Arial"/>
          <w:sz w:val="20"/>
        </w:rPr>
        <w:t>([A15]/[H1</w:t>
      </w:r>
      <w:proofErr w:type="gramStart"/>
      <w:r w:rsidRPr="00D42B9C">
        <w:rPr>
          <w:rFonts w:cs="Arial"/>
          <w:sz w:val="20"/>
        </w:rPr>
        <w:t>])/</w:t>
      </w:r>
      <w:proofErr w:type="gramEnd"/>
      <w:r w:rsidRPr="00D42B9C">
        <w:rPr>
          <w:rFonts w:cs="Arial"/>
          <w:sz w:val="20"/>
        </w:rPr>
        <w:t>[C8] (m</w:t>
      </w:r>
      <w:r w:rsidRPr="00D42B9C">
        <w:rPr>
          <w:rFonts w:cs="Arial"/>
          <w:sz w:val="20"/>
          <w:vertAlign w:val="superscript"/>
        </w:rPr>
        <w:t>3</w:t>
      </w:r>
      <w:r w:rsidRPr="00D42B9C">
        <w:rPr>
          <w:rFonts w:cs="Arial"/>
          <w:sz w:val="20"/>
        </w:rPr>
        <w:t>/Km/dia).</w:t>
      </w:r>
    </w:p>
    <w:p w:rsidR="00B420F5" w:rsidRPr="00D42B9C" w:rsidRDefault="00B420F5" w:rsidP="00B420F5">
      <w:pPr>
        <w:pStyle w:val="Ttulo7"/>
        <w:tabs>
          <w:tab w:val="num" w:pos="1009"/>
        </w:tabs>
        <w:spacing w:after="120"/>
        <w:ind w:left="1009" w:hanging="1009"/>
        <w:rPr>
          <w:color w:val="auto"/>
        </w:rPr>
      </w:pPr>
      <w:bookmarkStart w:id="5860" w:name="_Toc361861538"/>
      <w:r w:rsidRPr="00D42B9C">
        <w:rPr>
          <w:color w:val="auto"/>
        </w:rPr>
        <w:t xml:space="preserve">Perda aparente </w:t>
      </w:r>
      <w:r w:rsidRPr="00D42B9C">
        <w:rPr>
          <w:rFonts w:cs="Arial"/>
          <w:color w:val="auto"/>
        </w:rPr>
        <w:t>[OP25]</w:t>
      </w:r>
      <w:bookmarkEnd w:id="5860"/>
    </w:p>
    <w:p w:rsidR="00B420F5" w:rsidRPr="00D42B9C" w:rsidRDefault="00B420F5" w:rsidP="00B420F5">
      <w:pPr>
        <w:spacing w:line="360" w:lineRule="auto"/>
        <w:rPr>
          <w:rFonts w:cs="Arial"/>
          <w:sz w:val="20"/>
        </w:rPr>
      </w:pPr>
      <w:r w:rsidRPr="00D42B9C">
        <w:rPr>
          <w:rFonts w:cs="Arial"/>
          <w:sz w:val="20"/>
        </w:rPr>
        <w:t>[A18]</w:t>
      </w:r>
      <w:proofErr w:type="gramStart"/>
      <w:r w:rsidRPr="00D42B9C">
        <w:rPr>
          <w:rFonts w:cs="Arial"/>
          <w:sz w:val="20"/>
        </w:rPr>
        <w:t>/(</w:t>
      </w:r>
      <w:proofErr w:type="gramEnd"/>
      <w:r w:rsidRPr="00D42B9C">
        <w:rPr>
          <w:rFonts w:cs="Arial"/>
          <w:sz w:val="20"/>
        </w:rPr>
        <w:t>[A3]-[A5]-[A7])*100 (%).</w:t>
      </w:r>
    </w:p>
    <w:p w:rsidR="00B420F5" w:rsidRPr="00D42B9C" w:rsidRDefault="00B420F5" w:rsidP="00B420F5">
      <w:pPr>
        <w:pStyle w:val="Ttulo7"/>
        <w:tabs>
          <w:tab w:val="num" w:pos="1009"/>
        </w:tabs>
        <w:spacing w:after="120"/>
        <w:ind w:left="1009" w:hanging="1009"/>
        <w:rPr>
          <w:color w:val="auto"/>
        </w:rPr>
      </w:pPr>
      <w:bookmarkStart w:id="5861" w:name="_Toc361861539"/>
      <w:r w:rsidRPr="00D42B9C">
        <w:rPr>
          <w:color w:val="auto"/>
        </w:rPr>
        <w:lastRenderedPageBreak/>
        <w:t xml:space="preserve">Perda aparente entrado no sistema </w:t>
      </w:r>
      <w:r w:rsidRPr="00D42B9C">
        <w:rPr>
          <w:rFonts w:cs="Arial"/>
          <w:color w:val="auto"/>
        </w:rPr>
        <w:t>[OP26]</w:t>
      </w:r>
      <w:bookmarkEnd w:id="5861"/>
    </w:p>
    <w:p w:rsidR="00B420F5" w:rsidRPr="00D42B9C" w:rsidRDefault="00B420F5" w:rsidP="00B420F5">
      <w:pPr>
        <w:spacing w:line="360" w:lineRule="auto"/>
        <w:rPr>
          <w:rFonts w:cs="Arial"/>
          <w:sz w:val="20"/>
        </w:rPr>
      </w:pPr>
      <w:r w:rsidRPr="00D42B9C">
        <w:rPr>
          <w:rFonts w:cs="Arial"/>
          <w:sz w:val="20"/>
        </w:rPr>
        <w:t>[A18]/[A3] (%).</w:t>
      </w:r>
    </w:p>
    <w:p w:rsidR="00B420F5" w:rsidRPr="00D42B9C" w:rsidRDefault="00B420F5" w:rsidP="00B420F5">
      <w:pPr>
        <w:pStyle w:val="Ttulo7"/>
        <w:tabs>
          <w:tab w:val="num" w:pos="1009"/>
        </w:tabs>
        <w:spacing w:after="120"/>
        <w:ind w:left="1009" w:hanging="1009"/>
        <w:rPr>
          <w:color w:val="auto"/>
        </w:rPr>
      </w:pPr>
      <w:bookmarkStart w:id="5862" w:name="_Toc361861540"/>
      <w:r w:rsidRPr="00D42B9C">
        <w:rPr>
          <w:color w:val="auto"/>
        </w:rPr>
        <w:t xml:space="preserve">Perda real por ramal </w:t>
      </w:r>
      <w:r w:rsidRPr="00D42B9C">
        <w:rPr>
          <w:rFonts w:cs="Arial"/>
          <w:color w:val="auto"/>
        </w:rPr>
        <w:t>[OP27]</w:t>
      </w:r>
      <w:bookmarkEnd w:id="5862"/>
    </w:p>
    <w:p w:rsidR="00B420F5" w:rsidRPr="00D42B9C" w:rsidRDefault="00B420F5" w:rsidP="00B420F5">
      <w:pPr>
        <w:spacing w:line="360" w:lineRule="auto"/>
        <w:rPr>
          <w:rFonts w:cs="Arial"/>
          <w:sz w:val="20"/>
        </w:rPr>
      </w:pPr>
      <w:r w:rsidRPr="00D42B9C">
        <w:rPr>
          <w:rFonts w:cs="Arial"/>
          <w:sz w:val="20"/>
        </w:rPr>
        <w:t>[A19]*1000</w:t>
      </w:r>
      <w:proofErr w:type="gramStart"/>
      <w:r w:rsidRPr="00D42B9C">
        <w:rPr>
          <w:rFonts w:cs="Arial"/>
          <w:sz w:val="20"/>
        </w:rPr>
        <w:t>/(</w:t>
      </w:r>
      <w:proofErr w:type="gramEnd"/>
      <w:r w:rsidRPr="00D42B9C">
        <w:rPr>
          <w:rFonts w:cs="Arial"/>
          <w:sz w:val="20"/>
        </w:rPr>
        <w:t>[C24]*[H2]/24) (l/ramal/dia com sistema em pressão).</w:t>
      </w:r>
    </w:p>
    <w:p w:rsidR="00B420F5" w:rsidRPr="00D42B9C" w:rsidRDefault="00B420F5" w:rsidP="00B420F5">
      <w:pPr>
        <w:pStyle w:val="Ttulo7"/>
        <w:tabs>
          <w:tab w:val="num" w:pos="1009"/>
        </w:tabs>
        <w:spacing w:after="120"/>
        <w:ind w:left="1009" w:hanging="1009"/>
        <w:rPr>
          <w:color w:val="auto"/>
        </w:rPr>
      </w:pPr>
      <w:r w:rsidRPr="00D42B9C">
        <w:rPr>
          <w:color w:val="auto"/>
        </w:rPr>
        <w:t xml:space="preserve"> </w:t>
      </w:r>
      <w:bookmarkStart w:id="5863" w:name="_Toc361861541"/>
      <w:r w:rsidRPr="00D42B9C">
        <w:rPr>
          <w:color w:val="auto"/>
        </w:rPr>
        <w:t xml:space="preserve">Perda real entrado no sistema </w:t>
      </w:r>
      <w:r w:rsidRPr="00D42B9C">
        <w:rPr>
          <w:rFonts w:cs="Arial"/>
          <w:color w:val="auto"/>
        </w:rPr>
        <w:t>[OP28]</w:t>
      </w:r>
      <w:bookmarkEnd w:id="5863"/>
    </w:p>
    <w:p w:rsidR="00B420F5" w:rsidRPr="00D42B9C" w:rsidRDefault="00B420F5" w:rsidP="00B420F5">
      <w:pPr>
        <w:spacing w:line="360" w:lineRule="auto"/>
        <w:rPr>
          <w:rFonts w:cs="Arial"/>
          <w:sz w:val="20"/>
        </w:rPr>
      </w:pPr>
      <w:r w:rsidRPr="00D42B9C">
        <w:rPr>
          <w:rFonts w:cs="Arial"/>
          <w:sz w:val="20"/>
        </w:rPr>
        <w:t>[A19]*1000</w:t>
      </w:r>
      <w:proofErr w:type="gramStart"/>
      <w:r w:rsidRPr="00D42B9C">
        <w:rPr>
          <w:rFonts w:cs="Arial"/>
          <w:sz w:val="20"/>
        </w:rPr>
        <w:t>/(</w:t>
      </w:r>
      <w:proofErr w:type="gramEnd"/>
      <w:r w:rsidRPr="00D42B9C">
        <w:rPr>
          <w:rFonts w:cs="Arial"/>
          <w:sz w:val="20"/>
        </w:rPr>
        <w:t>[C8]*[H2]/24) (l/km /dia com sistema em pressão).</w:t>
      </w:r>
    </w:p>
    <w:p w:rsidR="00B420F5" w:rsidRPr="00D42B9C" w:rsidRDefault="00B420F5" w:rsidP="00B420F5">
      <w:pPr>
        <w:pStyle w:val="Ttulo7"/>
        <w:tabs>
          <w:tab w:val="num" w:pos="1009"/>
        </w:tabs>
        <w:spacing w:after="120"/>
        <w:ind w:left="1009" w:hanging="1009"/>
        <w:rPr>
          <w:color w:val="auto"/>
        </w:rPr>
      </w:pPr>
      <w:bookmarkStart w:id="5864" w:name="_Toc361861542"/>
      <w:r w:rsidRPr="00D42B9C">
        <w:rPr>
          <w:color w:val="auto"/>
        </w:rPr>
        <w:t>Índice perda na infraestrutura [ILI/</w:t>
      </w:r>
      <w:r w:rsidRPr="00D42B9C">
        <w:rPr>
          <w:rFonts w:cs="Arial"/>
          <w:color w:val="auto"/>
        </w:rPr>
        <w:t>OP29</w:t>
      </w:r>
      <w:r w:rsidRPr="00D42B9C">
        <w:rPr>
          <w:color w:val="auto"/>
        </w:rPr>
        <w:t>]</w:t>
      </w:r>
      <w:bookmarkEnd w:id="5864"/>
    </w:p>
    <w:p w:rsidR="00B420F5" w:rsidRPr="00D42B9C" w:rsidRDefault="00B420F5" w:rsidP="00B420F5">
      <w:pPr>
        <w:spacing w:line="360" w:lineRule="auto"/>
        <w:rPr>
          <w:rFonts w:cs="Arial"/>
          <w:sz w:val="20"/>
        </w:rPr>
      </w:pPr>
      <w:r w:rsidRPr="00D42B9C">
        <w:rPr>
          <w:rFonts w:cs="Arial"/>
          <w:sz w:val="20"/>
        </w:rPr>
        <w:t>[A27]</w:t>
      </w:r>
      <w:proofErr w:type="gramStart"/>
      <w:r w:rsidRPr="00D42B9C">
        <w:rPr>
          <w:rFonts w:cs="Arial"/>
          <w:sz w:val="20"/>
        </w:rPr>
        <w:t>/(</w:t>
      </w:r>
      <w:proofErr w:type="gramEnd"/>
      <w:r w:rsidRPr="00D42B9C">
        <w:rPr>
          <w:rFonts w:cs="Arial"/>
          <w:sz w:val="20"/>
        </w:rPr>
        <w:t>18*[C8]/[C24]+0,8+0,025*[C25])/([D34]/10).</w:t>
      </w:r>
    </w:p>
    <w:p w:rsidR="00B420F5" w:rsidRPr="00D42B9C" w:rsidRDefault="00B420F5" w:rsidP="00B420F5">
      <w:pPr>
        <w:pStyle w:val="Ttulo6"/>
        <w:spacing w:after="120"/>
        <w:ind w:left="1151" w:hanging="1151"/>
        <w:jc w:val="both"/>
        <w:rPr>
          <w:color w:val="auto"/>
        </w:rPr>
      </w:pPr>
      <w:bookmarkStart w:id="5865" w:name="_Toc361861543"/>
      <w:r w:rsidRPr="00D42B9C">
        <w:rPr>
          <w:color w:val="auto"/>
        </w:rPr>
        <w:t>Variáveis</w:t>
      </w:r>
      <w:bookmarkEnd w:id="5865"/>
    </w:p>
    <w:p w:rsidR="00B420F5" w:rsidRPr="00D42B9C" w:rsidRDefault="00B420F5" w:rsidP="00B420F5">
      <w:pPr>
        <w:jc w:val="center"/>
      </w:pPr>
      <w:r w:rsidRPr="00D42B9C">
        <w:rPr>
          <w:noProof/>
          <w:sz w:val="16"/>
          <w:szCs w:val="16"/>
        </w:rPr>
        <w:drawing>
          <wp:inline distT="0" distB="0" distL="0" distR="0" wp14:anchorId="1546E20A" wp14:editId="5B5A586C">
            <wp:extent cx="5612130" cy="3764280"/>
            <wp:effectExtent l="0" t="0" r="7620" b="76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12130" cy="3764280"/>
                    </a:xfrm>
                    <a:prstGeom prst="rect">
                      <a:avLst/>
                    </a:prstGeom>
                  </pic:spPr>
                </pic:pic>
              </a:graphicData>
            </a:graphic>
          </wp:inline>
        </w:drawing>
      </w:r>
    </w:p>
    <w:p w:rsidR="00B420F5" w:rsidRPr="00D42B9C" w:rsidRDefault="00B420F5" w:rsidP="00B420F5">
      <w:pPr>
        <w:rPr>
          <w:sz w:val="20"/>
        </w:rPr>
      </w:pPr>
      <w:r w:rsidRPr="00D42B9C">
        <w:rPr>
          <w:sz w:val="20"/>
        </w:rPr>
        <w:t>[A1] = 0 (</w:t>
      </w:r>
      <w:r w:rsidRPr="00D42B9C">
        <w:rPr>
          <w:rFonts w:cs="Arial"/>
          <w:sz w:val="20"/>
        </w:rPr>
        <w:t>m</w:t>
      </w:r>
      <w:r w:rsidRPr="00D42B9C">
        <w:rPr>
          <w:rFonts w:cs="Arial"/>
          <w:sz w:val="20"/>
          <w:vertAlign w:val="superscript"/>
        </w:rPr>
        <w:t>3</w:t>
      </w:r>
      <w:r w:rsidRPr="00D42B9C">
        <w:rPr>
          <w:sz w:val="20"/>
        </w:rPr>
        <w:t>/ano).</w:t>
      </w:r>
    </w:p>
    <w:p w:rsidR="00B420F5" w:rsidRPr="00D42B9C" w:rsidRDefault="00B420F5" w:rsidP="00B420F5">
      <w:pPr>
        <w:rPr>
          <w:sz w:val="20"/>
        </w:rPr>
      </w:pPr>
      <w:r w:rsidRPr="00D42B9C">
        <w:rPr>
          <w:sz w:val="20"/>
        </w:rPr>
        <w:t>[A2] = valor de contrato (</w:t>
      </w:r>
      <w:r w:rsidRPr="00D42B9C">
        <w:rPr>
          <w:rFonts w:cs="Arial"/>
          <w:sz w:val="20"/>
        </w:rPr>
        <w:t>m</w:t>
      </w:r>
      <w:r w:rsidRPr="00D42B9C">
        <w:rPr>
          <w:rFonts w:cs="Arial"/>
          <w:sz w:val="20"/>
          <w:vertAlign w:val="superscript"/>
        </w:rPr>
        <w:t>3</w:t>
      </w:r>
      <w:r w:rsidRPr="00D42B9C">
        <w:rPr>
          <w:sz w:val="20"/>
        </w:rPr>
        <w:t>/ano).</w:t>
      </w:r>
    </w:p>
    <w:p w:rsidR="00B420F5" w:rsidRPr="00D42B9C" w:rsidRDefault="00B420F5" w:rsidP="00B420F5">
      <w:pPr>
        <w:rPr>
          <w:sz w:val="20"/>
        </w:rPr>
      </w:pPr>
      <w:r w:rsidRPr="00D42B9C">
        <w:rPr>
          <w:sz w:val="20"/>
        </w:rPr>
        <w:t>[A3] = macromedição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[A5] = 0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[A7] = macromedição (para Mauá/SP)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[A8] = micromedição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[A9] = informado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[A10] = [A8] + [A9]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[A11] = micromedição G77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[A12] = informado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[A13] = [A11] + [A12]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[A14] = [A10] + [A13]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[A15] = [A3] - [A14]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[A16] = informado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t>[A17] = informado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sz w:val="20"/>
        </w:rPr>
      </w:pPr>
      <w:r w:rsidRPr="00D42B9C">
        <w:rPr>
          <w:sz w:val="20"/>
        </w:rPr>
        <w:lastRenderedPageBreak/>
        <w:t>[A18] = [A16] + [A17]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rPr>
          <w:rFonts w:cs="Arial"/>
          <w:sz w:val="20"/>
        </w:rPr>
      </w:pPr>
      <w:r w:rsidRPr="00D42B9C">
        <w:rPr>
          <w:rFonts w:cs="Arial"/>
          <w:sz w:val="20"/>
        </w:rPr>
        <w:t>[A19] = [A15] - [A18] (m</w:t>
      </w:r>
      <w:r w:rsidRPr="00D42B9C">
        <w:rPr>
          <w:rFonts w:cs="Arial"/>
          <w:sz w:val="20"/>
          <w:vertAlign w:val="superscript"/>
        </w:rPr>
        <w:t>3</w:t>
      </w:r>
      <w:r w:rsidRPr="00D42B9C">
        <w:rPr>
          <w:rFonts w:cs="Arial"/>
          <w:sz w:val="20"/>
        </w:rPr>
        <w:t>).</w:t>
      </w:r>
    </w:p>
    <w:p w:rsidR="00B420F5" w:rsidRPr="00D42B9C" w:rsidRDefault="00B420F5" w:rsidP="00B420F5">
      <w:pPr>
        <w:rPr>
          <w:rFonts w:cs="Arial"/>
          <w:sz w:val="20"/>
        </w:rPr>
      </w:pPr>
      <w:r w:rsidRPr="00D42B9C">
        <w:rPr>
          <w:rFonts w:cs="Arial"/>
          <w:sz w:val="20"/>
        </w:rPr>
        <w:t>[A20] = [A8] + [A9] (m</w:t>
      </w:r>
      <w:r w:rsidRPr="00D42B9C">
        <w:rPr>
          <w:rFonts w:cs="Arial"/>
          <w:sz w:val="20"/>
          <w:vertAlign w:val="superscript"/>
        </w:rPr>
        <w:t>3</w:t>
      </w:r>
      <w:r w:rsidRPr="00D42B9C">
        <w:rPr>
          <w:rFonts w:cs="Arial"/>
          <w:sz w:val="20"/>
        </w:rPr>
        <w:t>).</w:t>
      </w:r>
    </w:p>
    <w:p w:rsidR="00B420F5" w:rsidRPr="00D42B9C" w:rsidRDefault="00B420F5" w:rsidP="00B420F5">
      <w:pPr>
        <w:rPr>
          <w:rFonts w:cs="Arial"/>
          <w:sz w:val="20"/>
        </w:rPr>
      </w:pPr>
      <w:r w:rsidRPr="00D42B9C">
        <w:rPr>
          <w:rFonts w:cs="Arial"/>
          <w:sz w:val="20"/>
        </w:rPr>
        <w:t>[A21] = [A3] - [A20] (m</w:t>
      </w:r>
      <w:r w:rsidRPr="00D42B9C">
        <w:rPr>
          <w:rFonts w:cs="Arial"/>
          <w:sz w:val="20"/>
          <w:vertAlign w:val="superscript"/>
        </w:rPr>
        <w:t>3</w:t>
      </w:r>
      <w:r w:rsidRPr="00D42B9C">
        <w:rPr>
          <w:rFonts w:cs="Arial"/>
          <w:sz w:val="20"/>
        </w:rPr>
        <w:t>).</w:t>
      </w:r>
    </w:p>
    <w:p w:rsidR="00B420F5" w:rsidRPr="00D42B9C" w:rsidRDefault="00B420F5" w:rsidP="00B420F5">
      <w:pPr>
        <w:rPr>
          <w:rFonts w:cs="Arial"/>
          <w:sz w:val="20"/>
        </w:rPr>
      </w:pPr>
      <w:r w:rsidRPr="00D42B9C">
        <w:rPr>
          <w:rFonts w:cs="Arial"/>
          <w:sz w:val="20"/>
        </w:rPr>
        <w:t xml:space="preserve">[A22] = </w:t>
      </w:r>
      <w:r w:rsidRPr="00D42B9C">
        <w:rPr>
          <w:sz w:val="20"/>
        </w:rPr>
        <w:t>informado manual</w:t>
      </w:r>
      <w:r w:rsidRPr="00D42B9C">
        <w:rPr>
          <w:rFonts w:cs="Arial"/>
          <w:sz w:val="20"/>
        </w:rPr>
        <w:t xml:space="preserve"> (m</w:t>
      </w:r>
      <w:r w:rsidRPr="00D42B9C">
        <w:rPr>
          <w:rFonts w:cs="Arial"/>
          <w:sz w:val="20"/>
          <w:vertAlign w:val="superscript"/>
        </w:rPr>
        <w:t>3</w:t>
      </w:r>
      <w:r w:rsidRPr="00D42B9C">
        <w:rPr>
          <w:rFonts w:cs="Arial"/>
          <w:sz w:val="20"/>
        </w:rPr>
        <w:t>).</w:t>
      </w:r>
    </w:p>
    <w:p w:rsidR="00B420F5" w:rsidRPr="00D42B9C" w:rsidRDefault="00B420F5" w:rsidP="00B420F5">
      <w:pPr>
        <w:rPr>
          <w:rFonts w:cs="Arial"/>
          <w:sz w:val="20"/>
        </w:rPr>
      </w:pPr>
      <w:r w:rsidRPr="00D42B9C">
        <w:rPr>
          <w:rFonts w:cs="Arial"/>
          <w:sz w:val="20"/>
        </w:rPr>
        <w:t>[C8] = cadastro técnico (km).</w:t>
      </w:r>
    </w:p>
    <w:p w:rsidR="00B420F5" w:rsidRPr="00D42B9C" w:rsidRDefault="00B420F5" w:rsidP="00B420F5">
      <w:pPr>
        <w:rPr>
          <w:rFonts w:cs="Arial"/>
          <w:sz w:val="20"/>
        </w:rPr>
      </w:pPr>
      <w:r w:rsidRPr="00D42B9C">
        <w:rPr>
          <w:rFonts w:cs="Arial"/>
          <w:sz w:val="20"/>
        </w:rPr>
        <w:t>[C24] = cadastro técnico (</w:t>
      </w:r>
      <w:proofErr w:type="spellStart"/>
      <w:r w:rsidRPr="00D42B9C">
        <w:rPr>
          <w:rFonts w:cs="Arial"/>
          <w:sz w:val="20"/>
        </w:rPr>
        <w:t>unid</w:t>
      </w:r>
      <w:proofErr w:type="spellEnd"/>
      <w:r w:rsidRPr="00D42B9C">
        <w:rPr>
          <w:rFonts w:cs="Arial"/>
          <w:sz w:val="20"/>
        </w:rPr>
        <w:t>).</w:t>
      </w:r>
    </w:p>
    <w:p w:rsidR="00B420F5" w:rsidRPr="00D42B9C" w:rsidRDefault="00B420F5" w:rsidP="00B420F5">
      <w:pPr>
        <w:rPr>
          <w:rFonts w:cs="Arial"/>
          <w:sz w:val="20"/>
        </w:rPr>
      </w:pPr>
      <w:r w:rsidRPr="00D42B9C">
        <w:rPr>
          <w:rFonts w:cs="Arial"/>
          <w:sz w:val="20"/>
        </w:rPr>
        <w:t>[C25] = comprimento médio ramal (m).</w:t>
      </w:r>
    </w:p>
    <w:p w:rsidR="00B420F5" w:rsidRPr="00D42B9C" w:rsidRDefault="00B420F5" w:rsidP="00B420F5">
      <w:pPr>
        <w:rPr>
          <w:rFonts w:cs="Arial"/>
          <w:sz w:val="20"/>
        </w:rPr>
      </w:pPr>
      <w:r w:rsidRPr="00D42B9C">
        <w:rPr>
          <w:rFonts w:cs="Arial"/>
          <w:sz w:val="20"/>
        </w:rPr>
        <w:t>[D34] = VRP (</w:t>
      </w:r>
      <w:proofErr w:type="spellStart"/>
      <w:r w:rsidRPr="00D42B9C">
        <w:rPr>
          <w:rFonts w:cs="Arial"/>
          <w:sz w:val="20"/>
        </w:rPr>
        <w:t>Kpa</w:t>
      </w:r>
      <w:proofErr w:type="spellEnd"/>
      <w:r w:rsidRPr="00D42B9C">
        <w:rPr>
          <w:rFonts w:cs="Arial"/>
          <w:sz w:val="20"/>
        </w:rPr>
        <w:t>).</w:t>
      </w:r>
    </w:p>
    <w:p w:rsidR="00B420F5" w:rsidRPr="00D42B9C" w:rsidRDefault="00B420F5" w:rsidP="00B420F5">
      <w:pPr>
        <w:rPr>
          <w:rFonts w:cs="Arial"/>
          <w:sz w:val="20"/>
        </w:rPr>
      </w:pPr>
      <w:r w:rsidRPr="00D42B9C">
        <w:rPr>
          <w:rFonts w:cs="Arial"/>
          <w:sz w:val="20"/>
        </w:rPr>
        <w:t>[E4] = cadastro comercial (</w:t>
      </w:r>
      <w:proofErr w:type="spellStart"/>
      <w:r w:rsidRPr="00D42B9C">
        <w:rPr>
          <w:rFonts w:cs="Arial"/>
          <w:sz w:val="20"/>
        </w:rPr>
        <w:t>unid</w:t>
      </w:r>
      <w:proofErr w:type="spellEnd"/>
      <w:r w:rsidRPr="00D42B9C">
        <w:rPr>
          <w:rFonts w:cs="Arial"/>
          <w:sz w:val="20"/>
        </w:rPr>
        <w:t>).</w:t>
      </w:r>
    </w:p>
    <w:p w:rsidR="00B420F5" w:rsidRPr="00D42B9C" w:rsidRDefault="00B420F5" w:rsidP="00B420F5">
      <w:pPr>
        <w:rPr>
          <w:rFonts w:cs="Arial"/>
          <w:sz w:val="20"/>
        </w:rPr>
      </w:pPr>
      <w:r w:rsidRPr="00D42B9C">
        <w:rPr>
          <w:rFonts w:cs="Arial"/>
          <w:sz w:val="20"/>
        </w:rPr>
        <w:t>[H1] = 365 (dia).</w:t>
      </w:r>
    </w:p>
    <w:p w:rsidR="00B420F5" w:rsidRPr="00D42B9C" w:rsidRDefault="00B420F5" w:rsidP="00B420F5">
      <w:pPr>
        <w:rPr>
          <w:rFonts w:cs="Arial"/>
          <w:sz w:val="20"/>
        </w:rPr>
      </w:pPr>
      <w:r w:rsidRPr="00D42B9C">
        <w:rPr>
          <w:rFonts w:cs="Arial"/>
          <w:sz w:val="20"/>
        </w:rPr>
        <w:t>[H2] = tempo funcionamento da VRP (hora).</w:t>
      </w:r>
    </w:p>
    <w:p w:rsidR="00B420F5" w:rsidRPr="00D42B9C" w:rsidRDefault="00B420F5" w:rsidP="00B420F5">
      <w:pPr>
        <w:pStyle w:val="Ttulo6"/>
        <w:spacing w:after="120"/>
        <w:ind w:left="1151" w:hanging="1151"/>
        <w:jc w:val="both"/>
        <w:rPr>
          <w:color w:val="auto"/>
        </w:rPr>
      </w:pPr>
      <w:bookmarkStart w:id="5866" w:name="_Toc361861544"/>
      <w:r w:rsidRPr="00D42B9C">
        <w:rPr>
          <w:color w:val="auto"/>
        </w:rPr>
        <w:t>Balanço hídrico</w:t>
      </w:r>
      <w:r w:rsidRPr="00D42B9C">
        <w:rPr>
          <w:color w:val="auto"/>
          <w:szCs w:val="24"/>
        </w:rPr>
        <w:t xml:space="preserve"> no DMC/VRP</w:t>
      </w:r>
      <w:bookmarkEnd w:id="5866"/>
    </w:p>
    <w:p w:rsidR="00B420F5" w:rsidRPr="00D42B9C" w:rsidRDefault="00B420F5" w:rsidP="00B420F5">
      <w:pPr>
        <w:pStyle w:val="Ttulo7"/>
        <w:tabs>
          <w:tab w:val="num" w:pos="1009"/>
        </w:tabs>
        <w:spacing w:after="120"/>
        <w:ind w:left="1009" w:hanging="1009"/>
        <w:rPr>
          <w:color w:val="auto"/>
        </w:rPr>
      </w:pPr>
      <w:bookmarkStart w:id="5867" w:name="_Toc361861545"/>
      <w:r w:rsidRPr="00D42B9C">
        <w:rPr>
          <w:color w:val="auto"/>
        </w:rPr>
        <w:t>Volume recebido [A3]</w:t>
      </w:r>
      <w:bookmarkEnd w:id="5867"/>
    </w:p>
    <w:p w:rsidR="00B420F5" w:rsidRPr="00D42B9C" w:rsidRDefault="00B420F5" w:rsidP="00B420F5">
      <w:pPr>
        <w:rPr>
          <w:sz w:val="20"/>
        </w:rPr>
      </w:pPr>
      <w:r w:rsidRPr="00D42B9C">
        <w:rPr>
          <w:rFonts w:cs="Arial"/>
          <w:sz w:val="20"/>
        </w:rPr>
        <w:t>∑</w:t>
      </w:r>
      <w:r w:rsidRPr="00D42B9C">
        <w:rPr>
          <w:sz w:val="20"/>
        </w:rPr>
        <w:t xml:space="preserve"> vazão da macromedição (m</w:t>
      </w:r>
      <w:r w:rsidRPr="00D42B9C">
        <w:rPr>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68" w:name="_Toc361861546"/>
      <w:r w:rsidRPr="00D42B9C">
        <w:rPr>
          <w:color w:val="auto"/>
        </w:rPr>
        <w:t>Consumo autorizado [A14]</w:t>
      </w:r>
      <w:bookmarkEnd w:id="5868"/>
    </w:p>
    <w:p w:rsidR="00B420F5" w:rsidRPr="00D42B9C" w:rsidRDefault="00B420F5" w:rsidP="00B420F5">
      <w:pPr>
        <w:rPr>
          <w:sz w:val="20"/>
        </w:rPr>
      </w:pPr>
      <w:r w:rsidRPr="00D42B9C">
        <w:rPr>
          <w:sz w:val="20"/>
        </w:rPr>
        <w:t>[A10] + [A13]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69" w:name="_Toc361861547"/>
      <w:r w:rsidRPr="00D42B9C">
        <w:rPr>
          <w:color w:val="auto"/>
        </w:rPr>
        <w:t>Consumo autorizado faturado [A10]</w:t>
      </w:r>
      <w:bookmarkEnd w:id="5869"/>
    </w:p>
    <w:p w:rsidR="00B420F5" w:rsidRPr="00D42B9C" w:rsidRDefault="00B420F5" w:rsidP="00B420F5">
      <w:pPr>
        <w:rPr>
          <w:sz w:val="20"/>
        </w:rPr>
      </w:pPr>
      <w:r w:rsidRPr="00D42B9C">
        <w:rPr>
          <w:sz w:val="20"/>
        </w:rPr>
        <w:t>[A20] = [A8] + [A9]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0" w:name="_Toc361861548"/>
      <w:r w:rsidRPr="00D42B9C">
        <w:rPr>
          <w:color w:val="auto"/>
        </w:rPr>
        <w:t>Medido [A8]</w:t>
      </w:r>
      <w:bookmarkEnd w:id="5870"/>
    </w:p>
    <w:p w:rsidR="00B420F5" w:rsidRPr="00D42B9C" w:rsidRDefault="00B420F5" w:rsidP="00B420F5">
      <w:pPr>
        <w:rPr>
          <w:sz w:val="20"/>
        </w:rPr>
      </w:pPr>
      <w:r w:rsidRPr="00D42B9C">
        <w:rPr>
          <w:rFonts w:cs="Arial"/>
          <w:sz w:val="20"/>
        </w:rPr>
        <w:t>∑</w:t>
      </w:r>
      <w:r w:rsidRPr="00D42B9C">
        <w:rPr>
          <w:sz w:val="20"/>
        </w:rPr>
        <w:t xml:space="preserve"> vazão da micromedido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1" w:name="_Toc361861549"/>
      <w:r w:rsidRPr="00D42B9C">
        <w:rPr>
          <w:color w:val="auto"/>
        </w:rPr>
        <w:t>Estimado [A9]</w:t>
      </w:r>
      <w:bookmarkEnd w:id="5871"/>
    </w:p>
    <w:p w:rsidR="00B420F5" w:rsidRPr="00D42B9C" w:rsidRDefault="00B420F5" w:rsidP="00B420F5">
      <w:pPr>
        <w:rPr>
          <w:sz w:val="20"/>
        </w:rPr>
      </w:pPr>
      <w:proofErr w:type="gramStart"/>
      <w:r w:rsidRPr="00D42B9C">
        <w:rPr>
          <w:sz w:val="20"/>
        </w:rPr>
        <w:t>informado</w:t>
      </w:r>
      <w:proofErr w:type="gramEnd"/>
      <w:r w:rsidRPr="00D42B9C">
        <w:rPr>
          <w:sz w:val="20"/>
        </w:rPr>
        <w:t xml:space="preserve">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2" w:name="_Toc361861550"/>
      <w:r w:rsidRPr="00D42B9C">
        <w:rPr>
          <w:color w:val="auto"/>
        </w:rPr>
        <w:t>Consumo autorizado faturado [A13]</w:t>
      </w:r>
      <w:bookmarkEnd w:id="5872"/>
    </w:p>
    <w:p w:rsidR="00B420F5" w:rsidRPr="00D42B9C" w:rsidRDefault="00B420F5" w:rsidP="00B420F5">
      <w:pPr>
        <w:rPr>
          <w:sz w:val="20"/>
        </w:rPr>
      </w:pPr>
      <w:r w:rsidRPr="00D42B9C">
        <w:rPr>
          <w:sz w:val="20"/>
        </w:rPr>
        <w:t>[A11] + [A12]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3" w:name="_Toc361861551"/>
      <w:r w:rsidRPr="00D42B9C">
        <w:rPr>
          <w:color w:val="auto"/>
        </w:rPr>
        <w:t>Medido [A11]</w:t>
      </w:r>
      <w:bookmarkEnd w:id="5873"/>
    </w:p>
    <w:p w:rsidR="00B420F5" w:rsidRPr="00D42B9C" w:rsidRDefault="00B420F5" w:rsidP="00B420F5">
      <w:pPr>
        <w:rPr>
          <w:sz w:val="20"/>
        </w:rPr>
      </w:pPr>
      <w:r w:rsidRPr="00D42B9C">
        <w:rPr>
          <w:rFonts w:cs="Arial"/>
          <w:sz w:val="20"/>
        </w:rPr>
        <w:t>∑</w:t>
      </w:r>
      <w:r w:rsidRPr="00D42B9C">
        <w:rPr>
          <w:sz w:val="20"/>
        </w:rPr>
        <w:t xml:space="preserve"> vazão da micromedição do grupo de leitura G77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4" w:name="_Toc361861552"/>
      <w:r w:rsidRPr="00D42B9C">
        <w:rPr>
          <w:color w:val="auto"/>
        </w:rPr>
        <w:t>Estimado [A12]</w:t>
      </w:r>
      <w:bookmarkEnd w:id="5874"/>
    </w:p>
    <w:p w:rsidR="00B420F5" w:rsidRPr="00D42B9C" w:rsidRDefault="00B420F5" w:rsidP="00B420F5">
      <w:pPr>
        <w:rPr>
          <w:sz w:val="20"/>
        </w:rPr>
      </w:pPr>
      <w:r w:rsidRPr="00D42B9C">
        <w:rPr>
          <w:rFonts w:cs="Arial"/>
          <w:sz w:val="20"/>
        </w:rPr>
        <w:t>∑</w:t>
      </w:r>
      <w:r w:rsidRPr="00D42B9C">
        <w:rPr>
          <w:sz w:val="20"/>
        </w:rPr>
        <w:t xml:space="preserve"> vazão da micromedição do grupo de leitura G77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5" w:name="_Toc361861553"/>
      <w:r w:rsidRPr="00D42B9C">
        <w:rPr>
          <w:color w:val="auto"/>
        </w:rPr>
        <w:t>Faturado [A20]</w:t>
      </w:r>
      <w:bookmarkEnd w:id="5875"/>
    </w:p>
    <w:p w:rsidR="00B420F5" w:rsidRPr="00D42B9C" w:rsidRDefault="00B420F5" w:rsidP="00B420F5">
      <w:pPr>
        <w:rPr>
          <w:sz w:val="20"/>
        </w:rPr>
      </w:pPr>
      <w:r w:rsidRPr="00D42B9C">
        <w:rPr>
          <w:sz w:val="20"/>
        </w:rPr>
        <w:t xml:space="preserve"> [A8] + [A9]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6" w:name="_Toc361861554"/>
      <w:r w:rsidRPr="00D42B9C">
        <w:rPr>
          <w:color w:val="auto"/>
        </w:rPr>
        <w:t>Não faturado [A21]</w:t>
      </w:r>
      <w:bookmarkEnd w:id="5876"/>
    </w:p>
    <w:p w:rsidR="00B420F5" w:rsidRPr="00D42B9C" w:rsidRDefault="00B420F5" w:rsidP="00B420F5">
      <w:pPr>
        <w:rPr>
          <w:sz w:val="20"/>
        </w:rPr>
      </w:pPr>
      <w:r w:rsidRPr="00D42B9C">
        <w:rPr>
          <w:sz w:val="20"/>
        </w:rPr>
        <w:t xml:space="preserve"> [A3] - [A20]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7" w:name="_Toc361861555"/>
      <w:r w:rsidRPr="00D42B9C">
        <w:rPr>
          <w:color w:val="auto"/>
        </w:rPr>
        <w:t>Perdas [A15]</w:t>
      </w:r>
      <w:bookmarkEnd w:id="5877"/>
    </w:p>
    <w:p w:rsidR="00B420F5" w:rsidRPr="00D42B9C" w:rsidRDefault="00B420F5" w:rsidP="00B420F5">
      <w:pPr>
        <w:rPr>
          <w:sz w:val="20"/>
        </w:rPr>
      </w:pPr>
      <w:r w:rsidRPr="00D42B9C">
        <w:rPr>
          <w:sz w:val="20"/>
        </w:rPr>
        <w:t>[A3] - [A14]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8" w:name="_Toc361861556"/>
      <w:r w:rsidRPr="00D42B9C">
        <w:rPr>
          <w:color w:val="auto"/>
        </w:rPr>
        <w:t>Aparentes [A18]</w:t>
      </w:r>
      <w:bookmarkEnd w:id="5878"/>
    </w:p>
    <w:p w:rsidR="00B420F5" w:rsidRPr="00D42B9C" w:rsidRDefault="00B420F5" w:rsidP="00B420F5">
      <w:pPr>
        <w:rPr>
          <w:sz w:val="20"/>
        </w:rPr>
      </w:pPr>
      <w:r w:rsidRPr="00D42B9C">
        <w:rPr>
          <w:sz w:val="20"/>
        </w:rPr>
        <w:t>[A16] + [A17]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79" w:name="_Toc361861557"/>
      <w:r w:rsidRPr="00D42B9C">
        <w:rPr>
          <w:color w:val="auto"/>
        </w:rPr>
        <w:lastRenderedPageBreak/>
        <w:t>Fraude [A16]</w:t>
      </w:r>
      <w:bookmarkEnd w:id="5879"/>
    </w:p>
    <w:p w:rsidR="00B420F5" w:rsidRPr="00D42B9C" w:rsidRDefault="00B420F5" w:rsidP="00B420F5">
      <w:pPr>
        <w:rPr>
          <w:sz w:val="20"/>
        </w:rPr>
      </w:pPr>
      <w:proofErr w:type="gramStart"/>
      <w:r w:rsidRPr="00D42B9C">
        <w:rPr>
          <w:sz w:val="20"/>
        </w:rPr>
        <w:t>informado</w:t>
      </w:r>
      <w:proofErr w:type="gramEnd"/>
      <w:r w:rsidRPr="00D42B9C">
        <w:rPr>
          <w:sz w:val="20"/>
        </w:rPr>
        <w:t xml:space="preserve"> manual (</w:t>
      </w:r>
      <w:r w:rsidRPr="00D42B9C">
        <w:rPr>
          <w:rFonts w:cs="Arial"/>
          <w:sz w:val="20"/>
        </w:rPr>
        <w:t>m</w:t>
      </w:r>
      <w:r w:rsidRPr="00D42B9C">
        <w:rPr>
          <w:rFonts w:cs="Arial"/>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80" w:name="_Toc361861558"/>
      <w:r w:rsidRPr="00D42B9C">
        <w:rPr>
          <w:color w:val="auto"/>
        </w:rPr>
        <w:t>Erro de medição [A17]</w:t>
      </w:r>
      <w:bookmarkEnd w:id="5880"/>
    </w:p>
    <w:p w:rsidR="00B420F5" w:rsidRPr="00D42B9C" w:rsidRDefault="00B420F5" w:rsidP="00B420F5">
      <w:pPr>
        <w:rPr>
          <w:sz w:val="20"/>
        </w:rPr>
      </w:pPr>
      <w:proofErr w:type="gramStart"/>
      <w:r w:rsidRPr="00D42B9C">
        <w:rPr>
          <w:sz w:val="20"/>
        </w:rPr>
        <w:t>informado</w:t>
      </w:r>
      <w:proofErr w:type="gramEnd"/>
      <w:r w:rsidRPr="00D42B9C">
        <w:rPr>
          <w:sz w:val="20"/>
        </w:rPr>
        <w:t xml:space="preserve"> manual (m</w:t>
      </w:r>
      <w:r w:rsidRPr="00D42B9C">
        <w:rPr>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81" w:name="_Toc361861559"/>
      <w:r w:rsidRPr="00D42B9C">
        <w:rPr>
          <w:color w:val="auto"/>
        </w:rPr>
        <w:t>Reais [A19]</w:t>
      </w:r>
      <w:bookmarkEnd w:id="5881"/>
      <w:r w:rsidRPr="00D42B9C">
        <w:rPr>
          <w:color w:val="auto"/>
          <w:sz w:val="20"/>
        </w:rPr>
        <w:t xml:space="preserve"> </w:t>
      </w:r>
    </w:p>
    <w:p w:rsidR="00B420F5" w:rsidRPr="00D42B9C" w:rsidRDefault="00B420F5" w:rsidP="00B420F5">
      <w:pPr>
        <w:rPr>
          <w:sz w:val="20"/>
        </w:rPr>
      </w:pPr>
      <w:r w:rsidRPr="00D42B9C">
        <w:rPr>
          <w:sz w:val="20"/>
        </w:rPr>
        <w:t>[A15] - [A18] (m3).</w:t>
      </w:r>
    </w:p>
    <w:p w:rsidR="00B420F5" w:rsidRPr="00D42B9C" w:rsidRDefault="00B420F5" w:rsidP="00B420F5">
      <w:pPr>
        <w:pStyle w:val="Ttulo7"/>
        <w:tabs>
          <w:tab w:val="num" w:pos="1009"/>
        </w:tabs>
        <w:spacing w:after="120"/>
        <w:ind w:left="1009" w:hanging="1009"/>
        <w:rPr>
          <w:color w:val="auto"/>
        </w:rPr>
      </w:pPr>
      <w:bookmarkStart w:id="5882" w:name="_Toc361861560"/>
      <w:r w:rsidRPr="00D42B9C">
        <w:rPr>
          <w:color w:val="auto"/>
        </w:rPr>
        <w:t xml:space="preserve">Vazamento </w:t>
      </w:r>
      <w:proofErr w:type="gramStart"/>
      <w:r w:rsidRPr="00D42B9C">
        <w:rPr>
          <w:color w:val="auto"/>
        </w:rPr>
        <w:t>na redes</w:t>
      </w:r>
      <w:proofErr w:type="gramEnd"/>
      <w:r w:rsidRPr="00D42B9C">
        <w:rPr>
          <w:color w:val="auto"/>
        </w:rPr>
        <w:t xml:space="preserve"> [OP28]</w:t>
      </w:r>
      <w:bookmarkEnd w:id="5882"/>
    </w:p>
    <w:p w:rsidR="00B420F5" w:rsidRPr="00D42B9C" w:rsidRDefault="00B420F5" w:rsidP="00B420F5">
      <w:pPr>
        <w:rPr>
          <w:sz w:val="20"/>
        </w:rPr>
      </w:pPr>
      <w:r w:rsidRPr="00D42B9C">
        <w:rPr>
          <w:sz w:val="20"/>
        </w:rPr>
        <w:t>[A19]*1000</w:t>
      </w:r>
      <w:proofErr w:type="gramStart"/>
      <w:r w:rsidRPr="00D42B9C">
        <w:rPr>
          <w:sz w:val="20"/>
        </w:rPr>
        <w:t>/(</w:t>
      </w:r>
      <w:proofErr w:type="gramEnd"/>
      <w:r w:rsidRPr="00D42B9C">
        <w:rPr>
          <w:sz w:val="20"/>
        </w:rPr>
        <w:t>[C8]*[H2]/24) (m</w:t>
      </w:r>
      <w:r w:rsidRPr="00D42B9C">
        <w:rPr>
          <w:sz w:val="20"/>
          <w:vertAlign w:val="superscript"/>
        </w:rPr>
        <w:t>3</w:t>
      </w:r>
      <w:r w:rsidRPr="00D42B9C">
        <w:rPr>
          <w:sz w:val="20"/>
        </w:rPr>
        <w:t>).</w:t>
      </w:r>
    </w:p>
    <w:p w:rsidR="00B420F5" w:rsidRPr="00D42B9C" w:rsidRDefault="00B420F5" w:rsidP="00B420F5">
      <w:pPr>
        <w:pStyle w:val="Ttulo8"/>
        <w:spacing w:after="120"/>
      </w:pPr>
      <w:r w:rsidRPr="00D42B9C">
        <w:t>Vazamento em ramal até o cavalete [OP27]</w:t>
      </w:r>
    </w:p>
    <w:p w:rsidR="00B420F5" w:rsidRPr="00D42B9C" w:rsidRDefault="00B420F5" w:rsidP="00B420F5">
      <w:pPr>
        <w:rPr>
          <w:sz w:val="20"/>
        </w:rPr>
      </w:pPr>
      <w:r w:rsidRPr="00D42B9C">
        <w:rPr>
          <w:sz w:val="20"/>
        </w:rPr>
        <w:t>[A19]*1000</w:t>
      </w:r>
      <w:proofErr w:type="gramStart"/>
      <w:r w:rsidRPr="00D42B9C">
        <w:rPr>
          <w:sz w:val="20"/>
        </w:rPr>
        <w:t>/(</w:t>
      </w:r>
      <w:proofErr w:type="gramEnd"/>
      <w:r w:rsidRPr="00D42B9C">
        <w:rPr>
          <w:sz w:val="20"/>
        </w:rPr>
        <w:t>[C24]*[H2]/24) (m</w:t>
      </w:r>
      <w:r w:rsidRPr="00D42B9C">
        <w:rPr>
          <w:sz w:val="20"/>
          <w:vertAlign w:val="superscript"/>
        </w:rPr>
        <w:t>3</w:t>
      </w:r>
      <w:r w:rsidRPr="00D42B9C">
        <w:rPr>
          <w:sz w:val="20"/>
        </w:rPr>
        <w:t>).</w:t>
      </w:r>
    </w:p>
    <w:p w:rsidR="00B420F5" w:rsidRPr="00D42B9C" w:rsidRDefault="00B420F5" w:rsidP="00B420F5">
      <w:pPr>
        <w:pStyle w:val="Ttulo7"/>
        <w:tabs>
          <w:tab w:val="num" w:pos="1009"/>
        </w:tabs>
        <w:spacing w:after="120"/>
        <w:ind w:left="1009" w:hanging="1009"/>
        <w:rPr>
          <w:color w:val="auto"/>
        </w:rPr>
      </w:pPr>
      <w:bookmarkStart w:id="5883" w:name="_Toc361861561"/>
      <w:r w:rsidRPr="00D42B9C">
        <w:rPr>
          <w:color w:val="auto"/>
        </w:rPr>
        <w:t>Não faturado [A21]</w:t>
      </w:r>
      <w:bookmarkEnd w:id="5883"/>
    </w:p>
    <w:p w:rsidR="00C56903" w:rsidRPr="00D42B9C" w:rsidRDefault="00B420F5" w:rsidP="00B420F5">
      <w:pPr>
        <w:ind w:firstLine="0"/>
        <w:jc w:val="left"/>
        <w:rPr>
          <w:sz w:val="20"/>
        </w:rPr>
      </w:pPr>
      <w:r w:rsidRPr="00D42B9C">
        <w:rPr>
          <w:sz w:val="20"/>
        </w:rPr>
        <w:t>[A3] - [A20] (m</w:t>
      </w:r>
      <w:r w:rsidRPr="00D42B9C">
        <w:rPr>
          <w:sz w:val="20"/>
          <w:vertAlign w:val="superscript"/>
        </w:rPr>
        <w:t>3</w:t>
      </w:r>
      <w:r w:rsidRPr="00D42B9C">
        <w:rPr>
          <w:sz w:val="20"/>
        </w:rPr>
        <w:t>).</w:t>
      </w:r>
    </w:p>
    <w:p w:rsidR="00C56903" w:rsidRPr="00D42B9C" w:rsidRDefault="00C56903" w:rsidP="00B420F5">
      <w:pPr>
        <w:ind w:firstLine="0"/>
        <w:jc w:val="left"/>
        <w:rPr>
          <w:sz w:val="20"/>
        </w:rPr>
      </w:pPr>
    </w:p>
    <w:p w:rsidR="00C56903" w:rsidRPr="00D42B9C" w:rsidRDefault="00C56903" w:rsidP="00B420F5">
      <w:pPr>
        <w:ind w:firstLine="0"/>
        <w:jc w:val="left"/>
        <w:rPr>
          <w:sz w:val="20"/>
        </w:rPr>
      </w:pPr>
    </w:p>
    <w:p w:rsidR="00C56903" w:rsidRPr="00D42B9C" w:rsidRDefault="00C56903" w:rsidP="00C56903">
      <w:pPr>
        <w:pStyle w:val="Ttulo5"/>
        <w:rPr>
          <w:color w:val="auto"/>
        </w:rPr>
      </w:pPr>
      <w:bookmarkStart w:id="5884" w:name="_Toc361861564"/>
      <w:r w:rsidRPr="00D42B9C">
        <w:rPr>
          <w:color w:val="auto"/>
        </w:rPr>
        <w:t>Acompanhamento das ações e avaliação de resultados</w:t>
      </w:r>
      <w:bookmarkEnd w:id="5884"/>
    </w:p>
    <w:p w:rsidR="00C56903" w:rsidRPr="00D42B9C" w:rsidRDefault="00C56903" w:rsidP="00C56903">
      <w:pPr>
        <w:jc w:val="center"/>
      </w:pPr>
      <w:r w:rsidRPr="00D42B9C">
        <w:rPr>
          <w:noProof/>
        </w:rPr>
        <w:drawing>
          <wp:inline distT="0" distB="0" distL="0" distR="0" wp14:anchorId="33FF0951" wp14:editId="5A153959">
            <wp:extent cx="3240000" cy="4356000"/>
            <wp:effectExtent l="0" t="0" r="0" b="6985"/>
            <wp:docPr id="2339" name="Imagem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240000" cy="4356000"/>
                    </a:xfrm>
                    <a:prstGeom prst="rect">
                      <a:avLst/>
                    </a:prstGeom>
                  </pic:spPr>
                </pic:pic>
              </a:graphicData>
            </a:graphic>
          </wp:inline>
        </w:drawing>
      </w:r>
    </w:p>
    <w:p w:rsidR="001C0246" w:rsidRPr="00D42B9C" w:rsidRDefault="001C0246" w:rsidP="00B420F5">
      <w:pPr>
        <w:ind w:firstLine="0"/>
        <w:jc w:val="left"/>
        <w:rPr>
          <w:b/>
          <w:szCs w:val="20"/>
        </w:rPr>
      </w:pPr>
      <w:r w:rsidRPr="00D42B9C">
        <w:br w:type="page"/>
      </w:r>
    </w:p>
    <w:p w:rsidR="001B29C7" w:rsidRPr="00D42B9C" w:rsidRDefault="001B29C7" w:rsidP="00725319">
      <w:pPr>
        <w:pStyle w:val="Ttulo3"/>
      </w:pPr>
      <w:bookmarkStart w:id="5885" w:name="_Toc387884374"/>
      <w:r w:rsidRPr="00D42B9C">
        <w:lastRenderedPageBreak/>
        <w:t>Requisito Não Funcional</w:t>
      </w:r>
      <w:bookmarkEnd w:id="5743"/>
      <w:bookmarkEnd w:id="5885"/>
    </w:p>
    <w:p w:rsidR="001B29C7" w:rsidRPr="00D42B9C" w:rsidRDefault="00E40BA5" w:rsidP="001B29C7">
      <w:pPr>
        <w:rPr>
          <w:sz w:val="20"/>
        </w:rPr>
      </w:pPr>
      <w:r w:rsidRPr="00D42B9C">
        <w:rPr>
          <w:sz w:val="20"/>
        </w:rPr>
        <w:t>O</w:t>
      </w:r>
      <w:r w:rsidR="001B29C7" w:rsidRPr="00D42B9C">
        <w:rPr>
          <w:sz w:val="20"/>
        </w:rPr>
        <w:t xml:space="preserve">s </w:t>
      </w:r>
      <w:del w:id="5886" w:author="Ademar Oliva Xavier Jr." w:date="2014-05-23T12:47:00Z">
        <w:r w:rsidR="001B29C7" w:rsidRPr="00D42B9C" w:rsidDel="00776736">
          <w:rPr>
            <w:sz w:val="20"/>
          </w:rPr>
          <w:delText xml:space="preserve">requisitos </w:delText>
        </w:r>
        <w:r w:rsidRPr="00D42B9C" w:rsidDel="00776736">
          <w:rPr>
            <w:sz w:val="20"/>
          </w:rPr>
          <w:delText>não funcional</w:delText>
        </w:r>
        <w:r w:rsidR="001B29C7" w:rsidRPr="00D42B9C" w:rsidDel="00776736">
          <w:rPr>
            <w:sz w:val="20"/>
          </w:rPr>
          <w:delText xml:space="preserve"> exigido</w:delText>
        </w:r>
      </w:del>
      <w:ins w:id="5887" w:author="Ademar Oliva Xavier Jr." w:date="2014-05-23T12:47:00Z">
        <w:r w:rsidR="00776736" w:rsidRPr="00D42B9C">
          <w:rPr>
            <w:sz w:val="20"/>
          </w:rPr>
          <w:t>requisitos não funcionais exigidos</w:t>
        </w:r>
      </w:ins>
      <w:r w:rsidR="001B29C7" w:rsidRPr="00D42B9C">
        <w:rPr>
          <w:sz w:val="20"/>
        </w:rPr>
        <w:t xml:space="preserve"> para a Solução de Engenharia integrada com a Tecnologia da Informação </w:t>
      </w:r>
      <w:del w:id="5888" w:author="Ademar Oliva Xavier Jr." w:date="2014-05-23T12:47:00Z">
        <w:r w:rsidRPr="00D42B9C" w:rsidDel="00776736">
          <w:rPr>
            <w:sz w:val="20"/>
          </w:rPr>
          <w:delText>é</w:delText>
        </w:r>
      </w:del>
      <w:ins w:id="5889" w:author="Ademar Oliva Xavier Jr." w:date="2014-05-23T12:47:00Z">
        <w:r w:rsidR="00776736" w:rsidRPr="00D42B9C">
          <w:rPr>
            <w:sz w:val="20"/>
          </w:rPr>
          <w:t>são</w:t>
        </w:r>
      </w:ins>
      <w:r w:rsidR="001B29C7" w:rsidRPr="00D42B9C">
        <w:rPr>
          <w:sz w:val="20"/>
        </w:rPr>
        <w:t xml:space="preserve"> descritos </w:t>
      </w:r>
      <w:r w:rsidRPr="00D42B9C">
        <w:rPr>
          <w:sz w:val="20"/>
        </w:rPr>
        <w:t xml:space="preserve">nos itens </w:t>
      </w:r>
      <w:r w:rsidR="001B29C7" w:rsidRPr="00D42B9C">
        <w:rPr>
          <w:sz w:val="20"/>
        </w:rPr>
        <w:t>abaixo:</w:t>
      </w:r>
    </w:p>
    <w:p w:rsidR="001B29C7" w:rsidRPr="00D42B9C" w:rsidRDefault="001B29C7" w:rsidP="001B29C7">
      <w:pPr>
        <w:pStyle w:val="Ttulo4"/>
        <w:ind w:left="862" w:hanging="862"/>
        <w:rPr>
          <w:color w:val="auto"/>
        </w:rPr>
      </w:pPr>
      <w:bookmarkStart w:id="5890" w:name="_Toc364184053"/>
      <w:r w:rsidRPr="00D42B9C">
        <w:rPr>
          <w:color w:val="auto"/>
        </w:rPr>
        <w:t>Usabilidade:</w:t>
      </w:r>
      <w:bookmarkEnd w:id="5890"/>
      <w:r w:rsidRPr="00D42B9C">
        <w:rPr>
          <w:color w:val="auto"/>
        </w:rPr>
        <w:t xml:space="preserve"> </w:t>
      </w:r>
    </w:p>
    <w:p w:rsidR="001B29C7" w:rsidRPr="00D42B9C" w:rsidRDefault="001B29C7" w:rsidP="001B29C7">
      <w:pPr>
        <w:rPr>
          <w:sz w:val="20"/>
        </w:rPr>
      </w:pPr>
      <w:r w:rsidRPr="00D42B9C">
        <w:rPr>
          <w:sz w:val="20"/>
        </w:rPr>
        <w:t>A solução deve atender aos requisitos dos Padrões Web em Governo Eletrônico (e-PWG) – Cartilha de Usabilidade; a aplicação deve ter help on-line de sistema, tela e campo (sensível a contexto); a aplicação deve ser disponibilizada no idioma Português.</w:t>
      </w:r>
    </w:p>
    <w:p w:rsidR="001B29C7" w:rsidRPr="00D42B9C" w:rsidRDefault="001B29C7" w:rsidP="001B29C7">
      <w:pPr>
        <w:pStyle w:val="Ttulo4"/>
        <w:ind w:left="862" w:hanging="862"/>
        <w:rPr>
          <w:color w:val="auto"/>
        </w:rPr>
      </w:pPr>
      <w:bookmarkStart w:id="5891" w:name="_Toc364184054"/>
      <w:r w:rsidRPr="00D42B9C">
        <w:rPr>
          <w:color w:val="auto"/>
        </w:rPr>
        <w:t>Técnicos:</w:t>
      </w:r>
      <w:bookmarkEnd w:id="5891"/>
      <w:r w:rsidRPr="00D42B9C">
        <w:rPr>
          <w:color w:val="auto"/>
        </w:rPr>
        <w:t xml:space="preserve"> </w:t>
      </w:r>
    </w:p>
    <w:p w:rsidR="001B29C7" w:rsidRPr="00D42B9C" w:rsidRDefault="001B29C7" w:rsidP="001B29C7">
      <w:pPr>
        <w:rPr>
          <w:sz w:val="20"/>
        </w:rPr>
      </w:pPr>
      <w:r w:rsidRPr="00D42B9C">
        <w:rPr>
          <w:sz w:val="20"/>
        </w:rPr>
        <w:t xml:space="preserve">A aplicação deve funcionar adequadamente nos navegadores: Internet Explorer 10.0 ou superior e Mozilla Firefox 2013 ou superior; a solução deve ser desenvolvida na plataforma Microsoft com banco de dados SQL Server 2008 ou superior; para o desenvolvimento da solução, deve ser utilizado preferencialmente um dos seguintes frameworks .Net: VB, C#, C++; a solução deve atender aos requisitos do e-PWG; deve utilizar as ferramentas AWSTATS e Google </w:t>
      </w:r>
      <w:proofErr w:type="spellStart"/>
      <w:r w:rsidRPr="00D42B9C">
        <w:rPr>
          <w:sz w:val="20"/>
        </w:rPr>
        <w:t>Analytics</w:t>
      </w:r>
      <w:proofErr w:type="spellEnd"/>
      <w:r w:rsidRPr="00D42B9C">
        <w:rPr>
          <w:sz w:val="20"/>
        </w:rPr>
        <w:t xml:space="preserve"> para gerar estatísticas de acesso.</w:t>
      </w:r>
    </w:p>
    <w:p w:rsidR="001B29C7" w:rsidRPr="00D42B9C" w:rsidRDefault="001B29C7" w:rsidP="001B29C7">
      <w:pPr>
        <w:pStyle w:val="Ttulo4"/>
        <w:ind w:left="862" w:hanging="862"/>
        <w:rPr>
          <w:color w:val="auto"/>
        </w:rPr>
      </w:pPr>
      <w:bookmarkStart w:id="5892" w:name="_Toc364184055"/>
      <w:r w:rsidRPr="00D42B9C">
        <w:rPr>
          <w:color w:val="auto"/>
        </w:rPr>
        <w:t>Segurança:</w:t>
      </w:r>
      <w:bookmarkEnd w:id="5892"/>
      <w:r w:rsidRPr="00D42B9C">
        <w:rPr>
          <w:color w:val="auto"/>
        </w:rPr>
        <w:t xml:space="preserve"> </w:t>
      </w:r>
    </w:p>
    <w:p w:rsidR="001B29C7" w:rsidRPr="00D42B9C" w:rsidRDefault="001B29C7" w:rsidP="001B29C7">
      <w:pPr>
        <w:rPr>
          <w:sz w:val="20"/>
        </w:rPr>
      </w:pPr>
      <w:r w:rsidRPr="00D42B9C">
        <w:rPr>
          <w:sz w:val="20"/>
        </w:rPr>
        <w:t xml:space="preserve">O proponente deve apresentar e fornecer na sua proposta a aplicação das boas práticas segundo o entendimento da ISO/IEC 27001. No mínimo, mas, sem caráter restritivo, em relação ao controle de acesso dos usuários, </w:t>
      </w:r>
      <w:r w:rsidR="00490ED6" w:rsidRPr="00D42B9C">
        <w:rPr>
          <w:sz w:val="20"/>
        </w:rPr>
        <w:t>política</w:t>
      </w:r>
      <w:r w:rsidRPr="00D42B9C">
        <w:rPr>
          <w:sz w:val="20"/>
        </w:rPr>
        <w:t xml:space="preserve"> para armazenamento e recuperação dos arquivos e sistemas (backup), </w:t>
      </w:r>
      <w:r w:rsidR="00490ED6" w:rsidRPr="00D42B9C">
        <w:rPr>
          <w:sz w:val="20"/>
        </w:rPr>
        <w:t>política</w:t>
      </w:r>
      <w:r w:rsidRPr="00D42B9C">
        <w:rPr>
          <w:sz w:val="20"/>
        </w:rPr>
        <w:t xml:space="preserve"> de recuperação de incidente, etc.</w:t>
      </w:r>
    </w:p>
    <w:p w:rsidR="001B29C7" w:rsidRPr="00D42B9C" w:rsidRDefault="001B29C7" w:rsidP="001B29C7">
      <w:pPr>
        <w:pStyle w:val="Ttulo4"/>
        <w:ind w:left="862" w:hanging="862"/>
        <w:rPr>
          <w:color w:val="auto"/>
        </w:rPr>
      </w:pPr>
      <w:bookmarkStart w:id="5893" w:name="_Toc364184056"/>
      <w:r w:rsidRPr="00D42B9C">
        <w:rPr>
          <w:color w:val="auto"/>
        </w:rPr>
        <w:t>Acessibilidade:</w:t>
      </w:r>
      <w:bookmarkEnd w:id="5893"/>
      <w:r w:rsidRPr="00D42B9C">
        <w:rPr>
          <w:color w:val="auto"/>
        </w:rPr>
        <w:t xml:space="preserve"> </w:t>
      </w:r>
    </w:p>
    <w:p w:rsidR="001B29C7" w:rsidRPr="00D42B9C" w:rsidRDefault="001B29C7" w:rsidP="001B29C7">
      <w:pPr>
        <w:rPr>
          <w:sz w:val="20"/>
        </w:rPr>
      </w:pPr>
      <w:r w:rsidRPr="00D42B9C">
        <w:rPr>
          <w:sz w:val="20"/>
        </w:rPr>
        <w:t>A solução deve ser aderente ao Modelo de Acessibilidade de Governo Eletrônico (</w:t>
      </w:r>
      <w:proofErr w:type="spellStart"/>
      <w:r w:rsidRPr="00D42B9C">
        <w:rPr>
          <w:sz w:val="20"/>
        </w:rPr>
        <w:t>e-MAG</w:t>
      </w:r>
      <w:proofErr w:type="spellEnd"/>
      <w:r w:rsidRPr="00D42B9C">
        <w:rPr>
          <w:sz w:val="20"/>
        </w:rPr>
        <w:t>).</w:t>
      </w:r>
    </w:p>
    <w:p w:rsidR="001B29C7" w:rsidRPr="00D42B9C" w:rsidRDefault="001B29C7" w:rsidP="001B29C7">
      <w:pPr>
        <w:pStyle w:val="Ttulo4"/>
        <w:ind w:left="862" w:hanging="862"/>
        <w:rPr>
          <w:color w:val="auto"/>
        </w:rPr>
      </w:pPr>
      <w:bookmarkStart w:id="5894" w:name="_Toc364184057"/>
      <w:r w:rsidRPr="00D42B9C">
        <w:rPr>
          <w:color w:val="auto"/>
        </w:rPr>
        <w:t>Desempenho:</w:t>
      </w:r>
      <w:bookmarkEnd w:id="5894"/>
      <w:r w:rsidRPr="00D42B9C">
        <w:rPr>
          <w:color w:val="auto"/>
        </w:rPr>
        <w:t xml:space="preserve"> </w:t>
      </w:r>
    </w:p>
    <w:p w:rsidR="001B29C7" w:rsidRPr="00D42B9C" w:rsidRDefault="001B29C7" w:rsidP="001B29C7">
      <w:pPr>
        <w:rPr>
          <w:sz w:val="20"/>
        </w:rPr>
      </w:pPr>
      <w:r w:rsidRPr="00D42B9C">
        <w:rPr>
          <w:sz w:val="20"/>
        </w:rPr>
        <w:t>O tempo de resposta da aplicação não deve exceder 1 segundo; a solução deve suportar até 100 acessos simultâneos.</w:t>
      </w:r>
    </w:p>
    <w:p w:rsidR="001B29C7" w:rsidRPr="00D42B9C" w:rsidRDefault="001B29C7" w:rsidP="001B29C7">
      <w:pPr>
        <w:pStyle w:val="Ttulo4"/>
        <w:ind w:left="862" w:hanging="862"/>
        <w:rPr>
          <w:color w:val="auto"/>
        </w:rPr>
      </w:pPr>
      <w:bookmarkStart w:id="5895" w:name="_Toc364184058"/>
      <w:r w:rsidRPr="00D42B9C">
        <w:rPr>
          <w:color w:val="auto"/>
        </w:rPr>
        <w:t>Interoperabilidade:</w:t>
      </w:r>
      <w:bookmarkEnd w:id="5895"/>
      <w:r w:rsidRPr="00D42B9C">
        <w:rPr>
          <w:color w:val="auto"/>
        </w:rPr>
        <w:t xml:space="preserve"> </w:t>
      </w:r>
    </w:p>
    <w:p w:rsidR="001B29C7" w:rsidRPr="00D42B9C" w:rsidRDefault="001B29C7" w:rsidP="001B29C7">
      <w:pPr>
        <w:rPr>
          <w:sz w:val="20"/>
        </w:rPr>
      </w:pPr>
      <w:r w:rsidRPr="00D42B9C">
        <w:rPr>
          <w:sz w:val="20"/>
        </w:rPr>
        <w:t>A solução deve ser aderente aos Padrões de Interoperabilidade de Governo Eletrônico (e-PING).</w:t>
      </w:r>
    </w:p>
    <w:p w:rsidR="001B29C7" w:rsidRPr="00D42B9C" w:rsidRDefault="001B29C7" w:rsidP="001B29C7"/>
    <w:p w:rsidR="001B29C7" w:rsidRPr="00D42B9C" w:rsidRDefault="001B29C7" w:rsidP="00725319">
      <w:pPr>
        <w:pStyle w:val="Ttulo3"/>
      </w:pPr>
      <w:bookmarkStart w:id="5896" w:name="_Toc364184059"/>
      <w:bookmarkStart w:id="5897" w:name="_Toc387884375"/>
      <w:r w:rsidRPr="00D42B9C">
        <w:t>Projeto, implantação, treinamento, manutenção e documentos</w:t>
      </w:r>
      <w:bookmarkEnd w:id="5896"/>
      <w:bookmarkEnd w:id="5897"/>
    </w:p>
    <w:p w:rsidR="001B29C7" w:rsidRPr="00D42B9C" w:rsidRDefault="001B29C7" w:rsidP="001B29C7">
      <w:pPr>
        <w:rPr>
          <w:sz w:val="20"/>
        </w:rPr>
      </w:pPr>
      <w:r w:rsidRPr="00D42B9C">
        <w:rPr>
          <w:sz w:val="20"/>
        </w:rPr>
        <w:t xml:space="preserve">O MODELO V deve ser usado; caso o proponente não nenhum outro método para comprovar e evidenciar a qualidade do ciclo de vida do desenvolvimento e integração da Solução de Engenharia integrada com a Tecnologia da Informação. </w:t>
      </w:r>
    </w:p>
    <w:p w:rsidR="001B29C7" w:rsidRPr="00D42B9C" w:rsidRDefault="001B29C7" w:rsidP="001B29C7">
      <w:pPr>
        <w:rPr>
          <w:sz w:val="20"/>
        </w:rPr>
      </w:pPr>
      <w:r w:rsidRPr="00D42B9C">
        <w:rPr>
          <w:sz w:val="20"/>
        </w:rPr>
        <w:t>A validação de cada etapa do ciclo de vida deve ter o seu documento específico – roteiro de teste para executar o processo de teste e validação da etapa como define no Modelo V. O documento roteiro de teste, deve ser elaborado pelo proponente e, o conteúdo e seu detalhe do teste proposto, avaliado e aprovado, pela autarquia. Durante a execução do teste de validação e, na presença do auditor da autarquia deverá testemunhar e validar os resultados dos testes executados. Somente, com aprovação de 100% da etapa, deverá iniciar a próxima etapa do ciclo de vida do projeto.</w:t>
      </w:r>
    </w:p>
    <w:p w:rsidR="001B29C7" w:rsidRPr="00D42B9C" w:rsidRDefault="001B29C7" w:rsidP="001B29C7">
      <w:pPr>
        <w:rPr>
          <w:sz w:val="20"/>
        </w:rPr>
      </w:pPr>
      <w:r w:rsidRPr="00D42B9C">
        <w:rPr>
          <w:sz w:val="20"/>
        </w:rPr>
        <w:t>Caso o proponente disponha de uma metodologia, que atenda no mínimo o proposto pelo Modelo V, deverá apresentar para avaliação e aprovação pela autarquia da sua metodologia para o desenvolvimento do projeto, baseado no ciclo de vida proposto, que explicite: a) etapas, b) atividades, c) tarefas e d) documentos; que colaboram para gestão do projeto, nas condições mínimas evidenciadas pelo Modelo V.</w:t>
      </w:r>
    </w:p>
    <w:p w:rsidR="001B29C7" w:rsidRPr="00D42B9C" w:rsidRDefault="001B29C7" w:rsidP="001B29C7">
      <w:pPr>
        <w:rPr>
          <w:sz w:val="20"/>
        </w:rPr>
      </w:pPr>
    </w:p>
    <w:p w:rsidR="001B29C7" w:rsidRPr="00D42B9C" w:rsidRDefault="001B29C7" w:rsidP="001B29C7">
      <w:pPr>
        <w:jc w:val="center"/>
        <w:rPr>
          <w:sz w:val="20"/>
        </w:rPr>
      </w:pPr>
      <w:r w:rsidRPr="00D42B9C">
        <w:rPr>
          <w:noProof/>
          <w:sz w:val="20"/>
        </w:rPr>
        <w:lastRenderedPageBreak/>
        <w:drawing>
          <wp:inline distT="0" distB="0" distL="0" distR="0" wp14:anchorId="312B7B9E" wp14:editId="6C323B1B">
            <wp:extent cx="3600000" cy="2095200"/>
            <wp:effectExtent l="0" t="0" r="635" b="635"/>
            <wp:docPr id="23" name="Obje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to 3"/>
                    <pic:cNvPicPr>
                      <a:picLocks noChangeAspect="1" noChangeArrowheads="1"/>
                    </pic:cNvPicPr>
                  </pic:nvPicPr>
                  <pic:blipFill>
                    <a:blip r:embed="rId37" cstate="print"/>
                    <a:srcRect t="-221" b="-221"/>
                    <a:stretch>
                      <a:fillRect/>
                    </a:stretch>
                  </pic:blipFill>
                  <pic:spPr bwMode="auto">
                    <a:xfrm>
                      <a:off x="0" y="0"/>
                      <a:ext cx="3600000" cy="2095200"/>
                    </a:xfrm>
                    <a:prstGeom prst="rect">
                      <a:avLst/>
                    </a:prstGeom>
                    <a:noFill/>
                    <a:ln w="9525">
                      <a:noFill/>
                      <a:miter lim="800000"/>
                      <a:headEnd/>
                      <a:tailEnd/>
                    </a:ln>
                  </pic:spPr>
                </pic:pic>
              </a:graphicData>
            </a:graphic>
          </wp:inline>
        </w:drawing>
      </w:r>
    </w:p>
    <w:p w:rsidR="001B29C7" w:rsidRPr="00D42B9C" w:rsidRDefault="001B29C7" w:rsidP="001B29C7">
      <w:pPr>
        <w:jc w:val="center"/>
        <w:rPr>
          <w:sz w:val="20"/>
        </w:rPr>
      </w:pPr>
      <w:r w:rsidRPr="00D42B9C">
        <w:rPr>
          <w:sz w:val="20"/>
        </w:rPr>
        <w:t>MODELO V</w:t>
      </w:r>
    </w:p>
    <w:p w:rsidR="001B29C7" w:rsidRPr="00D42B9C" w:rsidRDefault="001B29C7" w:rsidP="001B29C7"/>
    <w:p w:rsidR="001B29C7" w:rsidRPr="00D42B9C" w:rsidRDefault="001B29C7" w:rsidP="00725319">
      <w:pPr>
        <w:pStyle w:val="Ttulo3"/>
      </w:pPr>
      <w:bookmarkStart w:id="5898" w:name="_Toc364184060"/>
      <w:bookmarkStart w:id="5899" w:name="_Toc387884376"/>
      <w:r w:rsidRPr="00D42B9C">
        <w:t>Implantação</w:t>
      </w:r>
      <w:bookmarkEnd w:id="5898"/>
      <w:bookmarkEnd w:id="5899"/>
    </w:p>
    <w:p w:rsidR="001B29C7" w:rsidRPr="00D42B9C" w:rsidRDefault="001B29C7" w:rsidP="001B29C7">
      <w:pPr>
        <w:rPr>
          <w:sz w:val="20"/>
        </w:rPr>
      </w:pPr>
      <w:r w:rsidRPr="00D42B9C">
        <w:rPr>
          <w:sz w:val="20"/>
        </w:rPr>
        <w:t xml:space="preserve">De acordo com linha mestra do Modelo V a etapa da implantação tem como pré-condição de ter todos os processos de teste executado nas etapas antecessoras, mediante os roteiros de testes validados e aprovados em sua totalidade (100%). A colocação em produção da Solução de Engenharia integrada com a Tecnologia da Informação pelo proponente (no local da sede da autarquia), não deverá afetar o ecossistema. Visto que, rodará em ambiente independente a dos demais sistemas existentes. </w:t>
      </w:r>
    </w:p>
    <w:p w:rsidR="001B29C7" w:rsidRPr="00D42B9C" w:rsidRDefault="001B29C7" w:rsidP="001B29C7">
      <w:pPr>
        <w:pStyle w:val="Ttulo4"/>
        <w:ind w:left="862" w:hanging="862"/>
        <w:rPr>
          <w:color w:val="auto"/>
        </w:rPr>
      </w:pPr>
      <w:bookmarkStart w:id="5900" w:name="_Toc364184061"/>
      <w:r w:rsidRPr="00D42B9C">
        <w:rPr>
          <w:rFonts w:eastAsia="Arial-BoldMT"/>
          <w:color w:val="auto"/>
        </w:rPr>
        <w:t>Distribuição de Esforço por Macro atividades do Projeto</w:t>
      </w:r>
      <w:bookmarkEnd w:id="5900"/>
    </w:p>
    <w:p w:rsidR="001B29C7" w:rsidRPr="00D42B9C" w:rsidRDefault="001B29C7" w:rsidP="001B29C7">
      <w:pPr>
        <w:jc w:val="center"/>
        <w:rPr>
          <w:sz w:val="20"/>
        </w:rPr>
      </w:pPr>
      <w:r w:rsidRPr="00D42B9C">
        <w:rPr>
          <w:noProof/>
        </w:rPr>
        <w:drawing>
          <wp:inline distT="0" distB="0" distL="0" distR="0" wp14:anchorId="3369DAC2" wp14:editId="7EFA1938">
            <wp:extent cx="2520000" cy="1231200"/>
            <wp:effectExtent l="0" t="0" r="0" b="762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520000" cy="1231200"/>
                    </a:xfrm>
                    <a:prstGeom prst="rect">
                      <a:avLst/>
                    </a:prstGeom>
                  </pic:spPr>
                </pic:pic>
              </a:graphicData>
            </a:graphic>
          </wp:inline>
        </w:drawing>
      </w:r>
    </w:p>
    <w:p w:rsidR="001B29C7" w:rsidRPr="00D42B9C" w:rsidRDefault="001B29C7" w:rsidP="001B29C7">
      <w:pPr>
        <w:jc w:val="center"/>
        <w:rPr>
          <w:sz w:val="14"/>
          <w:szCs w:val="14"/>
        </w:rPr>
      </w:pPr>
      <w:r w:rsidRPr="00D42B9C">
        <w:rPr>
          <w:sz w:val="14"/>
          <w:szCs w:val="14"/>
        </w:rPr>
        <w:t xml:space="preserve">Fonte: </w:t>
      </w:r>
      <w:hyperlink r:id="rId39" w:history="1">
        <w:r w:rsidRPr="00D42B9C">
          <w:rPr>
            <w:rStyle w:val="Hyperlink"/>
            <w:color w:val="auto"/>
            <w:sz w:val="14"/>
            <w:szCs w:val="14"/>
          </w:rPr>
          <w:t>Roteiro de Métricas de Software do SISP Versão 2.0</w:t>
        </w:r>
      </w:hyperlink>
    </w:p>
    <w:p w:rsidR="001B29C7" w:rsidRPr="00D42B9C" w:rsidRDefault="001B29C7" w:rsidP="001B29C7">
      <w:pPr>
        <w:rPr>
          <w:b/>
          <w:bCs/>
          <w:iCs/>
          <w:szCs w:val="28"/>
        </w:rPr>
      </w:pPr>
    </w:p>
    <w:p w:rsidR="001B29C7" w:rsidRPr="00D42B9C" w:rsidRDefault="001B29C7" w:rsidP="00725319">
      <w:pPr>
        <w:pStyle w:val="Ttulo3"/>
      </w:pPr>
      <w:bookmarkStart w:id="5901" w:name="_Toc364184062"/>
      <w:bookmarkStart w:id="5902" w:name="_Toc387884377"/>
      <w:r w:rsidRPr="00D42B9C">
        <w:t>Treinamento</w:t>
      </w:r>
      <w:bookmarkEnd w:id="5901"/>
      <w:bookmarkEnd w:id="5902"/>
    </w:p>
    <w:p w:rsidR="001B29C7" w:rsidRPr="00D42B9C" w:rsidRDefault="001B29C7" w:rsidP="001B29C7">
      <w:pPr>
        <w:rPr>
          <w:szCs w:val="22"/>
        </w:rPr>
      </w:pPr>
      <w:r w:rsidRPr="00D42B9C">
        <w:rPr>
          <w:szCs w:val="22"/>
        </w:rPr>
        <w:t>O proponente deverá prover um plano de treinamento na quantidade e período de duração necessária à capacitação do pessoal da autarquia para operar, configurar e manter a Solução de Engenharia integrada com a Tecnologia da Informação durante todo o ciclo de vida do empreendimento.</w:t>
      </w:r>
    </w:p>
    <w:p w:rsidR="001B29C7" w:rsidRPr="00D42B9C" w:rsidRDefault="001B29C7" w:rsidP="001B29C7">
      <w:pPr>
        <w:rPr>
          <w:szCs w:val="22"/>
        </w:rPr>
      </w:pPr>
      <w:r w:rsidRPr="00D42B9C">
        <w:rPr>
          <w:szCs w:val="22"/>
        </w:rPr>
        <w:t>Os cursos para o treinamento devem ser considerados pelo proponente como mínimo, sem, porém, invalidar o planejamento de cursos adicionais aos aqui citados, que este considerar necessários à completa capacitação dos usuários da autarquia.</w:t>
      </w:r>
    </w:p>
    <w:p w:rsidR="001B29C7" w:rsidRPr="00D42B9C" w:rsidRDefault="001B29C7" w:rsidP="001B29C7">
      <w:pPr>
        <w:rPr>
          <w:szCs w:val="22"/>
        </w:rPr>
      </w:pPr>
      <w:r w:rsidRPr="00D42B9C">
        <w:rPr>
          <w:szCs w:val="22"/>
        </w:rPr>
        <w:t xml:space="preserve">Os cursos devem ser realizados nas dependências da autarquia ou em locais aprovados pela mesma. Todos os custos relativos aos cursos, inclusive aqueles decorrentes de viagens, refeições e hospedagem dos usuários, quando realizados fora de São Paulo, devem correr por conta do </w:t>
      </w:r>
      <w:r w:rsidR="00BE19A2" w:rsidRPr="00D42B9C">
        <w:rPr>
          <w:szCs w:val="22"/>
        </w:rPr>
        <w:t>Proponente</w:t>
      </w:r>
      <w:r w:rsidRPr="00D42B9C">
        <w:rPr>
          <w:szCs w:val="22"/>
        </w:rPr>
        <w:t>.</w:t>
      </w:r>
    </w:p>
    <w:p w:rsidR="001B29C7" w:rsidRPr="00D42B9C" w:rsidRDefault="001B29C7" w:rsidP="001B29C7">
      <w:pPr>
        <w:rPr>
          <w:szCs w:val="22"/>
        </w:rPr>
      </w:pPr>
      <w:r w:rsidRPr="00D42B9C">
        <w:rPr>
          <w:szCs w:val="22"/>
        </w:rPr>
        <w:t xml:space="preserve">O </w:t>
      </w:r>
      <w:r w:rsidR="00BE19A2" w:rsidRPr="00D42B9C">
        <w:rPr>
          <w:szCs w:val="22"/>
        </w:rPr>
        <w:t>Proponente</w:t>
      </w:r>
      <w:r w:rsidRPr="00D42B9C">
        <w:rPr>
          <w:szCs w:val="22"/>
        </w:rPr>
        <w:t xml:space="preserve"> deve propor e apresentar para a avaliação pela autarquia da </w:t>
      </w:r>
      <w:del w:id="5903" w:author="Ademar Oliva Xavier Jr." w:date="2014-05-23T12:48:00Z">
        <w:r w:rsidRPr="00D42B9C" w:rsidDel="00776736">
          <w:rPr>
            <w:szCs w:val="22"/>
          </w:rPr>
          <w:delText>politica</w:delText>
        </w:r>
      </w:del>
      <w:ins w:id="5904" w:author="Ademar Oliva Xavier Jr." w:date="2014-05-23T12:48:00Z">
        <w:r w:rsidR="00776736" w:rsidRPr="00D42B9C">
          <w:rPr>
            <w:szCs w:val="22"/>
          </w:rPr>
          <w:t>política</w:t>
        </w:r>
      </w:ins>
      <w:r w:rsidRPr="00D42B9C">
        <w:rPr>
          <w:szCs w:val="22"/>
        </w:rPr>
        <w:t xml:space="preserve"> para o treinamento em questão, que descreva:</w:t>
      </w:r>
    </w:p>
    <w:p w:rsidR="001B29C7" w:rsidRPr="00D42B9C" w:rsidRDefault="001B29C7" w:rsidP="001C425D">
      <w:pPr>
        <w:pStyle w:val="PargrafodaLista"/>
        <w:numPr>
          <w:ilvl w:val="0"/>
          <w:numId w:val="15"/>
        </w:numPr>
        <w:spacing w:after="120"/>
      </w:pPr>
      <w:r w:rsidRPr="00D42B9C">
        <w:t>Conteúdo de cada curso para o treinamento;</w:t>
      </w:r>
    </w:p>
    <w:p w:rsidR="001B29C7" w:rsidRPr="00D42B9C" w:rsidRDefault="001B29C7" w:rsidP="001C425D">
      <w:pPr>
        <w:pStyle w:val="PargrafodaLista"/>
        <w:numPr>
          <w:ilvl w:val="0"/>
          <w:numId w:val="15"/>
        </w:numPr>
        <w:spacing w:after="120"/>
      </w:pPr>
      <w:r w:rsidRPr="00D42B9C">
        <w:lastRenderedPageBreak/>
        <w:t>Critério para avaliação e aprovação do treinamento, dos alunos e instrutor. No caso do desempenho da avaliação não ser satisfatório quais ações a serem executadas;</w:t>
      </w:r>
    </w:p>
    <w:p w:rsidR="001B29C7" w:rsidRPr="00D42B9C" w:rsidRDefault="001B29C7" w:rsidP="001C425D">
      <w:pPr>
        <w:pStyle w:val="PargrafodaLista"/>
        <w:numPr>
          <w:ilvl w:val="0"/>
          <w:numId w:val="15"/>
        </w:numPr>
        <w:spacing w:after="120"/>
      </w:pPr>
      <w:r w:rsidRPr="00D42B9C">
        <w:t>Local sugerido de realização;</w:t>
      </w:r>
    </w:p>
    <w:p w:rsidR="001B29C7" w:rsidRPr="00D42B9C" w:rsidRDefault="001B29C7" w:rsidP="001C425D">
      <w:pPr>
        <w:pStyle w:val="PargrafodaLista"/>
        <w:numPr>
          <w:ilvl w:val="0"/>
          <w:numId w:val="15"/>
        </w:numPr>
        <w:spacing w:after="120"/>
      </w:pPr>
      <w:r w:rsidRPr="00D42B9C">
        <w:t>Carga horária e programa do curso;</w:t>
      </w:r>
    </w:p>
    <w:p w:rsidR="001B29C7" w:rsidRPr="00D42B9C" w:rsidRDefault="001B29C7" w:rsidP="001C425D">
      <w:pPr>
        <w:pStyle w:val="PargrafodaLista"/>
        <w:numPr>
          <w:ilvl w:val="0"/>
          <w:numId w:val="15"/>
        </w:numPr>
        <w:spacing w:after="120"/>
      </w:pPr>
      <w:r w:rsidRPr="00D42B9C">
        <w:t>Número máximo de alunos por curso;</w:t>
      </w:r>
    </w:p>
    <w:p w:rsidR="001B29C7" w:rsidRPr="00D42B9C" w:rsidRDefault="001B29C7" w:rsidP="001C425D">
      <w:pPr>
        <w:pStyle w:val="PargrafodaLista"/>
        <w:numPr>
          <w:ilvl w:val="0"/>
          <w:numId w:val="15"/>
        </w:numPr>
        <w:spacing w:after="120"/>
      </w:pPr>
      <w:r w:rsidRPr="00D42B9C">
        <w:t>Pré-requisitos dos alunos para cada curso;</w:t>
      </w:r>
    </w:p>
    <w:p w:rsidR="001B29C7" w:rsidRPr="00D42B9C" w:rsidRDefault="001B29C7" w:rsidP="001C425D">
      <w:pPr>
        <w:pStyle w:val="PargrafodaLista"/>
        <w:numPr>
          <w:ilvl w:val="0"/>
          <w:numId w:val="15"/>
        </w:numPr>
        <w:spacing w:after="120"/>
      </w:pPr>
      <w:r w:rsidRPr="00D42B9C">
        <w:t>Cronograma completo do treinamento previsto, incluído no cronograma geral.</w:t>
      </w:r>
    </w:p>
    <w:p w:rsidR="001B29C7" w:rsidRPr="00D42B9C" w:rsidRDefault="001B29C7" w:rsidP="001B29C7">
      <w:pPr>
        <w:rPr>
          <w:szCs w:val="22"/>
        </w:rPr>
      </w:pPr>
      <w:r w:rsidRPr="00D42B9C">
        <w:rPr>
          <w:szCs w:val="22"/>
        </w:rPr>
        <w:t xml:space="preserve">O treinamento, bem como o material didático utilizado, deve ser em Português. </w:t>
      </w:r>
    </w:p>
    <w:p w:rsidR="001B29C7" w:rsidRPr="00D42B9C" w:rsidRDefault="001B29C7" w:rsidP="001B29C7">
      <w:pPr>
        <w:rPr>
          <w:szCs w:val="22"/>
        </w:rPr>
      </w:pPr>
      <w:r w:rsidRPr="00D42B9C">
        <w:rPr>
          <w:szCs w:val="22"/>
        </w:rPr>
        <w:t>Nos cursos onde a interação intensiva dos treinamentos com os equipamentos é necessária para um bom aproveitamento, deve estar disponível, pelo menos, um equipamento para cada grupo de duas pessoas.</w:t>
      </w:r>
    </w:p>
    <w:p w:rsidR="001B29C7" w:rsidRPr="00D42B9C" w:rsidRDefault="001B29C7" w:rsidP="001B29C7">
      <w:pPr>
        <w:rPr>
          <w:szCs w:val="22"/>
        </w:rPr>
      </w:pPr>
      <w:r w:rsidRPr="00D42B9C">
        <w:rPr>
          <w:szCs w:val="22"/>
        </w:rPr>
        <w:t>Um resumo de cada curso, e a lista de materiais necessários, deverá ser submetido à autarquia no mínimo 30 dias antes de sua realização. Esta deverá revisar o resumo recebido, e seus comentários deverão ser incorporados ao curso.</w:t>
      </w:r>
    </w:p>
    <w:p w:rsidR="001B29C7" w:rsidRPr="00D42B9C" w:rsidRDefault="001B29C7" w:rsidP="001B29C7">
      <w:pPr>
        <w:rPr>
          <w:szCs w:val="22"/>
        </w:rPr>
      </w:pPr>
      <w:r w:rsidRPr="00D42B9C">
        <w:rPr>
          <w:szCs w:val="22"/>
        </w:rPr>
        <w:t>Para efeito de proposta devem ser fornecidos detalhes dos cursos a serem ministrados à autarquia, a título de treinamento. Para cada curso, devem ser fornecidos os seguintes detalhes:</w:t>
      </w:r>
    </w:p>
    <w:p w:rsidR="001B29C7" w:rsidRPr="00D42B9C" w:rsidRDefault="001B29C7" w:rsidP="001B29C7">
      <w:pPr>
        <w:rPr>
          <w:szCs w:val="22"/>
        </w:rPr>
      </w:pPr>
    </w:p>
    <w:p w:rsidR="001B29C7" w:rsidRPr="00D42B9C" w:rsidRDefault="001B29C7" w:rsidP="001C425D">
      <w:pPr>
        <w:pStyle w:val="PargrafodaLista"/>
        <w:numPr>
          <w:ilvl w:val="0"/>
          <w:numId w:val="16"/>
        </w:numPr>
        <w:spacing w:after="120"/>
      </w:pPr>
      <w:r w:rsidRPr="00D42B9C">
        <w:t>Treinamento Gerencial</w:t>
      </w:r>
    </w:p>
    <w:p w:rsidR="001B29C7" w:rsidRPr="00D42B9C" w:rsidRDefault="001B29C7" w:rsidP="001B29C7">
      <w:pPr>
        <w:rPr>
          <w:rFonts w:eastAsiaTheme="minorHAnsi"/>
          <w:szCs w:val="22"/>
        </w:rPr>
      </w:pPr>
      <w:r w:rsidRPr="00D42B9C">
        <w:rPr>
          <w:szCs w:val="22"/>
        </w:rPr>
        <w:t>Deverá ser previsto um curso para o pessoal de gerenciamento de projeto, engenharia, operação e manutenção da autarquia, visando familiarizá-los com Solução de Engenharia integrada com a Tecnologia da Informação. Este curso deverá conter, mas não se limitar aos itens seguintes:</w:t>
      </w:r>
    </w:p>
    <w:p w:rsidR="001B29C7" w:rsidRPr="00D42B9C" w:rsidRDefault="001B29C7" w:rsidP="001C425D">
      <w:pPr>
        <w:pStyle w:val="PargrafodaLista"/>
        <w:numPr>
          <w:ilvl w:val="0"/>
          <w:numId w:val="17"/>
        </w:numPr>
        <w:spacing w:after="120"/>
      </w:pPr>
      <w:r w:rsidRPr="00D42B9C">
        <w:t>Filosofia da Solução de Engenharia integrada com a Tecnologia da Informação;</w:t>
      </w:r>
    </w:p>
    <w:p w:rsidR="001B29C7" w:rsidRPr="00D42B9C" w:rsidRDefault="001B29C7" w:rsidP="001C425D">
      <w:pPr>
        <w:pStyle w:val="PargrafodaLista"/>
        <w:numPr>
          <w:ilvl w:val="0"/>
          <w:numId w:val="17"/>
        </w:numPr>
        <w:spacing w:after="120"/>
      </w:pPr>
      <w:r w:rsidRPr="00D42B9C">
        <w:t>Grandes itens de hardware que integraram a Solução de Engenharia integrada com a Tecnologia da Informação;</w:t>
      </w:r>
    </w:p>
    <w:p w:rsidR="001B29C7" w:rsidRPr="00D42B9C" w:rsidRDefault="001B29C7" w:rsidP="001C425D">
      <w:pPr>
        <w:pStyle w:val="PargrafodaLista"/>
        <w:numPr>
          <w:ilvl w:val="0"/>
          <w:numId w:val="17"/>
        </w:numPr>
        <w:spacing w:after="120"/>
      </w:pPr>
      <w:r w:rsidRPr="00D42B9C">
        <w:t>Funções gerais da Solução de Engenharia integrada com a Tecnologia da Informação;</w:t>
      </w:r>
    </w:p>
    <w:p w:rsidR="001B29C7" w:rsidRPr="00D42B9C" w:rsidRDefault="001B29C7" w:rsidP="001C425D">
      <w:pPr>
        <w:pStyle w:val="PargrafodaLista"/>
        <w:numPr>
          <w:ilvl w:val="0"/>
          <w:numId w:val="17"/>
        </w:numPr>
        <w:spacing w:after="120"/>
      </w:pPr>
      <w:r w:rsidRPr="00D42B9C">
        <w:t>Modos e procedimentos de operação da Solução de Engenharia integrada com a Tecnologia da Informação;</w:t>
      </w:r>
    </w:p>
    <w:p w:rsidR="001B29C7" w:rsidRPr="00D42B9C" w:rsidRDefault="001B29C7" w:rsidP="001C425D">
      <w:pPr>
        <w:pStyle w:val="PargrafodaLista"/>
        <w:numPr>
          <w:ilvl w:val="0"/>
          <w:numId w:val="17"/>
        </w:numPr>
        <w:spacing w:after="120"/>
      </w:pPr>
      <w:r w:rsidRPr="00D42B9C">
        <w:t>Métodos de manutenção de hardware e software;</w:t>
      </w:r>
    </w:p>
    <w:p w:rsidR="001B29C7" w:rsidRPr="00D42B9C" w:rsidRDefault="001B29C7" w:rsidP="001C425D">
      <w:pPr>
        <w:pStyle w:val="PargrafodaLista"/>
        <w:numPr>
          <w:ilvl w:val="0"/>
          <w:numId w:val="17"/>
        </w:numPr>
        <w:spacing w:after="120"/>
      </w:pPr>
      <w:r w:rsidRPr="00D42B9C">
        <w:t>Plano de implantação do sistema;</w:t>
      </w:r>
    </w:p>
    <w:p w:rsidR="001B29C7" w:rsidRPr="00D42B9C" w:rsidRDefault="001B29C7" w:rsidP="001C425D">
      <w:pPr>
        <w:pStyle w:val="PargrafodaLista"/>
        <w:numPr>
          <w:ilvl w:val="0"/>
          <w:numId w:val="17"/>
        </w:numPr>
        <w:spacing w:after="120"/>
      </w:pPr>
      <w:r w:rsidRPr="00D42B9C">
        <w:t>Quantitativo de alunos por curso: 8 participantes.</w:t>
      </w:r>
    </w:p>
    <w:p w:rsidR="001B29C7" w:rsidRPr="00D42B9C" w:rsidRDefault="001B29C7" w:rsidP="001C425D">
      <w:pPr>
        <w:pStyle w:val="PargrafodaLista"/>
        <w:numPr>
          <w:ilvl w:val="0"/>
          <w:numId w:val="16"/>
        </w:numPr>
        <w:spacing w:after="120"/>
      </w:pPr>
      <w:r w:rsidRPr="00D42B9C">
        <w:t>Treinamento de Configuração</w:t>
      </w:r>
    </w:p>
    <w:p w:rsidR="001B29C7" w:rsidRPr="00D42B9C" w:rsidRDefault="001B29C7" w:rsidP="001B29C7">
      <w:pPr>
        <w:rPr>
          <w:rFonts w:eastAsiaTheme="minorHAnsi"/>
          <w:szCs w:val="22"/>
        </w:rPr>
      </w:pPr>
      <w:r w:rsidRPr="00D42B9C">
        <w:rPr>
          <w:szCs w:val="22"/>
        </w:rPr>
        <w:t xml:space="preserve">Deve ter como objetivo capacitar o pessoal da autarquia a promover manutenção e alterações no software aplicativo fornecido para o Centro de Controle Operacional de forma totalmente independente de apoio do </w:t>
      </w:r>
      <w:r w:rsidR="00BE19A2" w:rsidRPr="00D42B9C">
        <w:rPr>
          <w:szCs w:val="22"/>
        </w:rPr>
        <w:t>Proponente</w:t>
      </w:r>
      <w:r w:rsidRPr="00D42B9C">
        <w:rPr>
          <w:szCs w:val="22"/>
        </w:rPr>
        <w:t>.</w:t>
      </w:r>
    </w:p>
    <w:p w:rsidR="001B29C7" w:rsidRPr="00D42B9C" w:rsidRDefault="001B29C7" w:rsidP="001C425D">
      <w:pPr>
        <w:pStyle w:val="PargrafodaLista"/>
        <w:numPr>
          <w:ilvl w:val="0"/>
          <w:numId w:val="18"/>
        </w:numPr>
        <w:spacing w:after="120"/>
      </w:pPr>
      <w:r w:rsidRPr="00D42B9C">
        <w:t>Quantitativo de alunos por curso: 4 participantes.</w:t>
      </w:r>
    </w:p>
    <w:p w:rsidR="001B29C7" w:rsidRPr="00D42B9C" w:rsidRDefault="001B29C7" w:rsidP="001C425D">
      <w:pPr>
        <w:pStyle w:val="PargrafodaLista"/>
        <w:numPr>
          <w:ilvl w:val="0"/>
          <w:numId w:val="16"/>
        </w:numPr>
        <w:spacing w:after="120"/>
      </w:pPr>
      <w:r w:rsidRPr="00D42B9C">
        <w:t>Treinamento de Operação</w:t>
      </w:r>
    </w:p>
    <w:p w:rsidR="001B29C7" w:rsidRPr="00D42B9C" w:rsidRDefault="001B29C7" w:rsidP="001B29C7">
      <w:pPr>
        <w:rPr>
          <w:rFonts w:eastAsiaTheme="minorHAnsi"/>
          <w:szCs w:val="22"/>
        </w:rPr>
      </w:pPr>
      <w:r w:rsidRPr="00D42B9C">
        <w:rPr>
          <w:szCs w:val="22"/>
        </w:rPr>
        <w:lastRenderedPageBreak/>
        <w:t>O curso de operação deve ter como finalidade identificar os recursos operacionais do sistema, tanto ao nível do Centro de Controle Operacional, capacitando o pessoal da autarquia a operar o sistema em condições normais, anormais, de inicialização etc.</w:t>
      </w:r>
    </w:p>
    <w:p w:rsidR="001B29C7" w:rsidRPr="00D42B9C" w:rsidRDefault="001B29C7" w:rsidP="001C425D">
      <w:pPr>
        <w:pStyle w:val="PargrafodaLista"/>
        <w:numPr>
          <w:ilvl w:val="0"/>
          <w:numId w:val="18"/>
        </w:numPr>
        <w:spacing w:after="120"/>
      </w:pPr>
      <w:r w:rsidRPr="00D42B9C">
        <w:t>Quantitativo de alunos por curso: 12 participantes.</w:t>
      </w:r>
    </w:p>
    <w:p w:rsidR="001B29C7" w:rsidRPr="00D42B9C" w:rsidRDefault="001B29C7" w:rsidP="001C425D">
      <w:pPr>
        <w:pStyle w:val="PargrafodaLista"/>
        <w:numPr>
          <w:ilvl w:val="0"/>
          <w:numId w:val="16"/>
        </w:numPr>
        <w:spacing w:after="120"/>
      </w:pPr>
      <w:r w:rsidRPr="00D42B9C">
        <w:t>Avaliação do Treinamento (instrutor x participante)</w:t>
      </w:r>
    </w:p>
    <w:p w:rsidR="001B29C7" w:rsidRPr="00D42B9C" w:rsidRDefault="001B29C7" w:rsidP="001C425D">
      <w:pPr>
        <w:pStyle w:val="PargrafodaLista"/>
        <w:numPr>
          <w:ilvl w:val="0"/>
          <w:numId w:val="18"/>
        </w:numPr>
        <w:spacing w:after="120"/>
        <w:rPr>
          <w:rFonts w:eastAsiaTheme="minorHAnsi"/>
        </w:rPr>
      </w:pPr>
      <w:r w:rsidRPr="00D42B9C">
        <w:t>Critério de avaliação do treinamento.</w:t>
      </w:r>
    </w:p>
    <w:p w:rsidR="001B29C7" w:rsidRPr="00D42B9C" w:rsidRDefault="001B29C7" w:rsidP="00725319">
      <w:pPr>
        <w:pStyle w:val="Ttulo3"/>
      </w:pPr>
      <w:bookmarkStart w:id="5905" w:name="_Toc364184063"/>
      <w:bookmarkStart w:id="5906" w:name="_Toc387884378"/>
      <w:r w:rsidRPr="00D42B9C">
        <w:t>Manutenção</w:t>
      </w:r>
      <w:bookmarkEnd w:id="5905"/>
      <w:bookmarkEnd w:id="5906"/>
    </w:p>
    <w:p w:rsidR="001B29C7" w:rsidRPr="00D42B9C" w:rsidRDefault="001B29C7" w:rsidP="001B29C7">
      <w:pPr>
        <w:rPr>
          <w:szCs w:val="22"/>
        </w:rPr>
      </w:pPr>
      <w:r w:rsidRPr="00D42B9C">
        <w:rPr>
          <w:szCs w:val="22"/>
        </w:rPr>
        <w:t>O proponente deve apresentar e fornecer na sua proposta o plano de manutenção da Solução de Engenharia integrada com a Tecnologia da Informação por período de 5 anos.</w:t>
      </w:r>
    </w:p>
    <w:p w:rsidR="001B29C7" w:rsidRPr="00D42B9C" w:rsidRDefault="001B29C7" w:rsidP="00725319">
      <w:pPr>
        <w:pStyle w:val="Ttulo3"/>
      </w:pPr>
      <w:bookmarkStart w:id="5907" w:name="_Toc364184064"/>
      <w:bookmarkStart w:id="5908" w:name="_Toc387884379"/>
      <w:r w:rsidRPr="00D42B9C">
        <w:t>Documentos</w:t>
      </w:r>
      <w:bookmarkEnd w:id="5907"/>
      <w:bookmarkEnd w:id="5908"/>
    </w:p>
    <w:p w:rsidR="001B29C7" w:rsidRPr="00D42B9C" w:rsidRDefault="001B29C7" w:rsidP="001B29C7">
      <w:pPr>
        <w:rPr>
          <w:szCs w:val="22"/>
        </w:rPr>
      </w:pPr>
      <w:r w:rsidRPr="00D42B9C">
        <w:rPr>
          <w:szCs w:val="22"/>
        </w:rPr>
        <w:t>Documentação de Hardware (para fiscalização)</w:t>
      </w:r>
    </w:p>
    <w:p w:rsidR="001B29C7" w:rsidRPr="00D42B9C" w:rsidRDefault="001B29C7" w:rsidP="001B29C7">
      <w:pPr>
        <w:rPr>
          <w:szCs w:val="22"/>
        </w:rPr>
      </w:pPr>
      <w:r w:rsidRPr="00D42B9C">
        <w:rPr>
          <w:szCs w:val="22"/>
        </w:rPr>
        <w:t xml:space="preserve">O </w:t>
      </w:r>
      <w:r w:rsidR="00BE19A2" w:rsidRPr="00D42B9C">
        <w:rPr>
          <w:szCs w:val="22"/>
        </w:rPr>
        <w:t>Proponente</w:t>
      </w:r>
      <w:r w:rsidRPr="00D42B9C">
        <w:rPr>
          <w:szCs w:val="22"/>
        </w:rPr>
        <w:t xml:space="preserve"> deve submeter ao DAE-SCS, em prazos a serem definidos no cronograma geral do projeto, os documentos definidos a seguir:</w:t>
      </w:r>
    </w:p>
    <w:p w:rsidR="001B29C7" w:rsidRPr="00D42B9C" w:rsidRDefault="001B29C7" w:rsidP="001C425D">
      <w:pPr>
        <w:pStyle w:val="PargrafodaLista"/>
        <w:numPr>
          <w:ilvl w:val="0"/>
          <w:numId w:val="19"/>
        </w:numPr>
        <w:spacing w:after="120"/>
      </w:pPr>
      <w:r w:rsidRPr="00D42B9C">
        <w:t>Diagramas completos da Solução de Engenharia integrada com a Tecnologia da Informação;</w:t>
      </w:r>
    </w:p>
    <w:p w:rsidR="001B29C7" w:rsidRPr="00D42B9C" w:rsidRDefault="001B29C7" w:rsidP="001C425D">
      <w:pPr>
        <w:pStyle w:val="PargrafodaLista"/>
        <w:numPr>
          <w:ilvl w:val="0"/>
          <w:numId w:val="19"/>
        </w:numPr>
        <w:spacing w:after="120"/>
      </w:pPr>
      <w:r w:rsidRPr="00D42B9C">
        <w:t>Desenhos mostrando os diagramas definitivos de interligação. Tais diagramas devem mostrar e identificar cada componente de cada subsistema;</w:t>
      </w:r>
    </w:p>
    <w:p w:rsidR="001B29C7" w:rsidRPr="00D42B9C" w:rsidRDefault="001B29C7" w:rsidP="001C425D">
      <w:pPr>
        <w:pStyle w:val="PargrafodaLista"/>
        <w:numPr>
          <w:ilvl w:val="0"/>
          <w:numId w:val="19"/>
        </w:numPr>
        <w:spacing w:after="120"/>
      </w:pPr>
      <w:r w:rsidRPr="00D42B9C">
        <w:t>Documentação dos produtos padrões componentes da Solução de Engenharia integrada com a Tecnologia da Informação, incluindo Especificações Técnicas detalhadas, manuais existentes, etc.;</w:t>
      </w:r>
    </w:p>
    <w:p w:rsidR="001B29C7" w:rsidRPr="00D42B9C" w:rsidRDefault="001B29C7" w:rsidP="001C425D">
      <w:pPr>
        <w:pStyle w:val="PargrafodaLista"/>
        <w:numPr>
          <w:ilvl w:val="0"/>
          <w:numId w:val="19"/>
        </w:numPr>
        <w:spacing w:after="120"/>
      </w:pPr>
      <w:r w:rsidRPr="00D42B9C">
        <w:t>Listas de Materiais completas e detalhadas.</w:t>
      </w:r>
    </w:p>
    <w:p w:rsidR="001B29C7" w:rsidRPr="00D42B9C" w:rsidRDefault="001B29C7" w:rsidP="001C425D">
      <w:pPr>
        <w:pStyle w:val="PargrafodaLista"/>
        <w:numPr>
          <w:ilvl w:val="0"/>
          <w:numId w:val="19"/>
        </w:numPr>
        <w:spacing w:after="120"/>
      </w:pPr>
      <w:r w:rsidRPr="00D42B9C">
        <w:t>Lista de sobressalentes completa para 2 anos de operação.</w:t>
      </w:r>
    </w:p>
    <w:p w:rsidR="001B29C7" w:rsidRPr="00D42B9C" w:rsidRDefault="001B29C7" w:rsidP="001B29C7">
      <w:pPr>
        <w:rPr>
          <w:szCs w:val="22"/>
        </w:rPr>
      </w:pPr>
      <w:r w:rsidRPr="00D42B9C">
        <w:rPr>
          <w:szCs w:val="22"/>
        </w:rPr>
        <w:t>Documentação de Software (para fiscalização)</w:t>
      </w:r>
    </w:p>
    <w:p w:rsidR="001B29C7" w:rsidRPr="00D42B9C" w:rsidRDefault="001B29C7" w:rsidP="001B29C7">
      <w:pPr>
        <w:rPr>
          <w:szCs w:val="22"/>
        </w:rPr>
      </w:pPr>
      <w:r w:rsidRPr="00D42B9C">
        <w:rPr>
          <w:szCs w:val="22"/>
        </w:rPr>
        <w:t>Deverá ser fornecida, a documentação das aplicações desenvolvidas contendo no mínimo, mas, sem caráter restritivo dos seguintes itens:</w:t>
      </w:r>
    </w:p>
    <w:p w:rsidR="001B29C7" w:rsidRPr="00D42B9C" w:rsidRDefault="001B29C7" w:rsidP="001C425D">
      <w:pPr>
        <w:pStyle w:val="PargrafodaLista"/>
        <w:numPr>
          <w:ilvl w:val="0"/>
          <w:numId w:val="20"/>
        </w:numPr>
        <w:spacing w:after="120"/>
      </w:pPr>
      <w:r w:rsidRPr="00D42B9C">
        <w:t>Cópia formato eletrônico (em mídia eletrônica - Backup) de todo códigos fonte, módulos, rotinas, scripts; configuração das redes de comunicação; documentos de análise, diagramas de classe, modelagem do banco de dados, lista de usuários, configurações e parametrizações;</w:t>
      </w:r>
    </w:p>
    <w:p w:rsidR="001B29C7" w:rsidRPr="00D42B9C" w:rsidRDefault="001B29C7" w:rsidP="001C425D">
      <w:pPr>
        <w:pStyle w:val="PargrafodaLista"/>
        <w:numPr>
          <w:ilvl w:val="0"/>
          <w:numId w:val="20"/>
        </w:numPr>
        <w:spacing w:after="120"/>
      </w:pPr>
      <w:r w:rsidRPr="00D42B9C">
        <w:t xml:space="preserve">Relação das ferramentas utilizadas para o desenvolvimento e suas respectivas versões de: patch, </w:t>
      </w:r>
      <w:proofErr w:type="spellStart"/>
      <w:r w:rsidRPr="00D42B9C">
        <w:t>service</w:t>
      </w:r>
      <w:proofErr w:type="spellEnd"/>
      <w:r w:rsidRPr="00D42B9C">
        <w:t xml:space="preserve"> Pack;</w:t>
      </w:r>
    </w:p>
    <w:p w:rsidR="001B29C7" w:rsidRPr="00D42B9C" w:rsidRDefault="001B29C7" w:rsidP="001C425D">
      <w:pPr>
        <w:pStyle w:val="PargrafodaLista"/>
        <w:numPr>
          <w:ilvl w:val="0"/>
          <w:numId w:val="20"/>
        </w:numPr>
        <w:spacing w:after="120"/>
      </w:pPr>
      <w:r w:rsidRPr="00D42B9C">
        <w:t>Manuais de Operação e Manutenção.</w:t>
      </w:r>
    </w:p>
    <w:p w:rsidR="001B29C7" w:rsidRPr="00D42B9C" w:rsidRDefault="001B29C7" w:rsidP="001B29C7">
      <w:pPr>
        <w:rPr>
          <w:szCs w:val="22"/>
        </w:rPr>
      </w:pPr>
      <w:r w:rsidRPr="00D42B9C">
        <w:rPr>
          <w:szCs w:val="22"/>
        </w:rPr>
        <w:t xml:space="preserve">O </w:t>
      </w:r>
      <w:r w:rsidR="00BE19A2" w:rsidRPr="00D42B9C">
        <w:rPr>
          <w:szCs w:val="22"/>
        </w:rPr>
        <w:t>Proponente</w:t>
      </w:r>
      <w:r w:rsidRPr="00D42B9C">
        <w:rPr>
          <w:szCs w:val="22"/>
        </w:rPr>
        <w:t xml:space="preserve"> deve entregar ao DAE-SCS de duas cópias impressas e uma cópia eletrônica dos Manuais de Operação e Manutenção que devem incluir a descrição completa dos procedimentos recomendados de operação, manutenção, e uma lista de material de itens sobressalentes de equipamentos, acompanhada de catálogos, diagramas, e desenhos ou cortes descrevendo o equipamento. Todos os dados, informações, desenhos, etc., para o sistema, subsistema, e todos os componentes. Os nomes, endereços e telefones dos Fornecedores mais importantes de equipamentos e serviços.</w:t>
      </w:r>
    </w:p>
    <w:p w:rsidR="001B29C7" w:rsidRPr="00D42B9C" w:rsidRDefault="001B29C7" w:rsidP="001B29C7">
      <w:pPr>
        <w:ind w:firstLine="0"/>
        <w:rPr>
          <w:szCs w:val="22"/>
        </w:rPr>
      </w:pPr>
      <w:r w:rsidRPr="00D42B9C">
        <w:rPr>
          <w:szCs w:val="22"/>
        </w:rPr>
        <w:lastRenderedPageBreak/>
        <w:t>Todos os manuais deverão ser em idioma português, exceto para equipamentos e softwares importados, quando serão aceitos manuais em inglês, dentro dos mesmos padrões definidos anteriormente.</w:t>
      </w:r>
    </w:p>
    <w:p w:rsidR="00763BA6" w:rsidRPr="00D42B9C" w:rsidRDefault="00763BA6" w:rsidP="001B29C7">
      <w:pPr>
        <w:ind w:firstLine="0"/>
        <w:rPr>
          <w:sz w:val="20"/>
        </w:rPr>
      </w:pPr>
    </w:p>
    <w:p w:rsidR="00763BA6" w:rsidRPr="00D42B9C" w:rsidRDefault="00763BA6">
      <w:pPr>
        <w:ind w:firstLine="0"/>
        <w:jc w:val="left"/>
        <w:rPr>
          <w:rFonts w:cs="Arial"/>
          <w:bCs/>
        </w:rPr>
      </w:pPr>
    </w:p>
    <w:p w:rsidR="00763BA6" w:rsidRPr="00D42B9C" w:rsidRDefault="004629A2" w:rsidP="00763BA6">
      <w:pPr>
        <w:pStyle w:val="Ttulo2"/>
        <w:rPr>
          <w:color w:val="auto"/>
        </w:rPr>
      </w:pPr>
      <w:bookmarkStart w:id="5909" w:name="_Toc387884380"/>
      <w:r w:rsidRPr="00D42B9C">
        <w:rPr>
          <w:color w:val="auto"/>
        </w:rPr>
        <w:t>Especificação</w:t>
      </w:r>
      <w:r w:rsidR="00763BA6" w:rsidRPr="00D42B9C">
        <w:rPr>
          <w:color w:val="auto"/>
        </w:rPr>
        <w:t xml:space="preserve"> do GIS </w:t>
      </w:r>
      <w:r w:rsidR="000C72BB" w:rsidRPr="00D42B9C">
        <w:rPr>
          <w:color w:val="auto"/>
        </w:rPr>
        <w:t>– Sistema de Georeferenciamento</w:t>
      </w:r>
      <w:bookmarkEnd w:id="5909"/>
    </w:p>
    <w:p w:rsidR="00124076" w:rsidRPr="00D42B9C" w:rsidRDefault="00124076" w:rsidP="00570659">
      <w:pPr>
        <w:pStyle w:val="Ttulo4"/>
        <w:numPr>
          <w:ilvl w:val="2"/>
          <w:numId w:val="25"/>
        </w:numPr>
        <w:rPr>
          <w:color w:val="auto"/>
        </w:rPr>
      </w:pPr>
      <w:r w:rsidRPr="00D42B9C">
        <w:rPr>
          <w:color w:val="auto"/>
        </w:rPr>
        <w:t>CARACTERÍSTICAS DO SISTEMA ATUAL</w:t>
      </w:r>
    </w:p>
    <w:p w:rsidR="00570659" w:rsidRPr="00D42B9C" w:rsidRDefault="00570659" w:rsidP="00124076">
      <w:pPr>
        <w:rPr>
          <w:szCs w:val="22"/>
        </w:rPr>
      </w:pPr>
    </w:p>
    <w:p w:rsidR="00124076" w:rsidRPr="00D42B9C" w:rsidRDefault="00124076" w:rsidP="00124076">
      <w:pPr>
        <w:rPr>
          <w:szCs w:val="22"/>
        </w:rPr>
      </w:pPr>
      <w:r w:rsidRPr="00D42B9C">
        <w:rPr>
          <w:szCs w:val="22"/>
        </w:rPr>
        <w:t xml:space="preserve">Atualmente, o DAE de São Caetano do Sul utiliza o software </w:t>
      </w:r>
      <w:proofErr w:type="spellStart"/>
      <w:r w:rsidRPr="00D42B9C">
        <w:rPr>
          <w:szCs w:val="22"/>
        </w:rPr>
        <w:t>Bentley</w:t>
      </w:r>
      <w:proofErr w:type="spellEnd"/>
      <w:r w:rsidRPr="00D42B9C">
        <w:rPr>
          <w:szCs w:val="22"/>
        </w:rPr>
        <w:t xml:space="preserve"> – </w:t>
      </w:r>
      <w:proofErr w:type="spellStart"/>
      <w:r w:rsidRPr="00D42B9C">
        <w:rPr>
          <w:szCs w:val="22"/>
        </w:rPr>
        <w:t>MicroStation</w:t>
      </w:r>
      <w:proofErr w:type="spellEnd"/>
      <w:r w:rsidRPr="00D42B9C">
        <w:rPr>
          <w:szCs w:val="22"/>
        </w:rPr>
        <w:t xml:space="preserve"> v. 8.1 e 8i para a edição e consulta dos arquivos que compõem a base cadastral do Departamento, num total de:</w:t>
      </w:r>
    </w:p>
    <w:p w:rsidR="00124076" w:rsidRPr="00D42B9C" w:rsidRDefault="00124076" w:rsidP="00124076">
      <w:pPr>
        <w:rPr>
          <w:szCs w:val="22"/>
        </w:rPr>
      </w:pPr>
    </w:p>
    <w:p w:rsidR="00124076" w:rsidRPr="00D42B9C" w:rsidRDefault="00124076" w:rsidP="001C425D">
      <w:pPr>
        <w:numPr>
          <w:ilvl w:val="0"/>
          <w:numId w:val="50"/>
        </w:numPr>
        <w:spacing w:after="120" w:line="360" w:lineRule="auto"/>
        <w:rPr>
          <w:szCs w:val="22"/>
        </w:rPr>
      </w:pPr>
      <w:r w:rsidRPr="00D42B9C">
        <w:rPr>
          <w:szCs w:val="22"/>
        </w:rPr>
        <w:t>14 arquivos DGN de cadastro das redes de abastecimento de água.</w:t>
      </w:r>
    </w:p>
    <w:p w:rsidR="00124076" w:rsidRPr="00D42B9C" w:rsidRDefault="00124076" w:rsidP="001C425D">
      <w:pPr>
        <w:numPr>
          <w:ilvl w:val="0"/>
          <w:numId w:val="50"/>
        </w:numPr>
        <w:spacing w:after="120" w:line="360" w:lineRule="auto"/>
        <w:rPr>
          <w:szCs w:val="22"/>
        </w:rPr>
      </w:pPr>
      <w:r w:rsidRPr="00D42B9C">
        <w:rPr>
          <w:szCs w:val="22"/>
        </w:rPr>
        <w:t>14 arquivos DGN de cadastro das redes de coleta de esgoto.</w:t>
      </w:r>
    </w:p>
    <w:p w:rsidR="00124076" w:rsidRPr="00D42B9C" w:rsidRDefault="00124076" w:rsidP="001C425D">
      <w:pPr>
        <w:numPr>
          <w:ilvl w:val="0"/>
          <w:numId w:val="50"/>
        </w:numPr>
        <w:spacing w:after="120" w:line="360" w:lineRule="auto"/>
        <w:rPr>
          <w:szCs w:val="22"/>
        </w:rPr>
      </w:pPr>
      <w:r w:rsidRPr="00D42B9C">
        <w:rPr>
          <w:szCs w:val="22"/>
        </w:rPr>
        <w:t>14 arquivos DGN de cadastro da base cartográfica.</w:t>
      </w:r>
    </w:p>
    <w:p w:rsidR="00124076" w:rsidRPr="00D42B9C" w:rsidRDefault="00124076" w:rsidP="00124076">
      <w:pPr>
        <w:rPr>
          <w:szCs w:val="22"/>
        </w:rPr>
      </w:pPr>
      <w:r w:rsidRPr="00D42B9C">
        <w:rPr>
          <w:szCs w:val="22"/>
        </w:rPr>
        <w:t>Os arquivos são armazenados em um servidor virtual com Windows Server 2000 sob responsabilidade da e</w:t>
      </w:r>
      <w:r w:rsidR="006763D4" w:rsidRPr="00D42B9C">
        <w:rPr>
          <w:szCs w:val="22"/>
        </w:rPr>
        <w:t xml:space="preserve">mpresa </w:t>
      </w:r>
      <w:proofErr w:type="spellStart"/>
      <w:r w:rsidR="006763D4" w:rsidRPr="00D42B9C">
        <w:rPr>
          <w:szCs w:val="22"/>
        </w:rPr>
        <w:t>Mira</w:t>
      </w:r>
      <w:r w:rsidRPr="00D42B9C">
        <w:rPr>
          <w:szCs w:val="22"/>
        </w:rPr>
        <w:t>soft</w:t>
      </w:r>
      <w:proofErr w:type="spellEnd"/>
      <w:r w:rsidRPr="00D42B9C">
        <w:rPr>
          <w:szCs w:val="22"/>
        </w:rPr>
        <w:t>.</w:t>
      </w:r>
    </w:p>
    <w:p w:rsidR="00124076" w:rsidRPr="00D42B9C" w:rsidRDefault="00124076" w:rsidP="00124076">
      <w:pPr>
        <w:ind w:left="360" w:firstLine="0"/>
        <w:rPr>
          <w:szCs w:val="22"/>
        </w:rPr>
      </w:pPr>
    </w:p>
    <w:p w:rsidR="00124076" w:rsidRPr="00D42B9C" w:rsidRDefault="00124076" w:rsidP="00124076">
      <w:pPr>
        <w:rPr>
          <w:szCs w:val="22"/>
        </w:rPr>
      </w:pPr>
      <w:r w:rsidRPr="00D42B9C">
        <w:rPr>
          <w:szCs w:val="22"/>
        </w:rPr>
        <w:t>Para a edição dos arquivos de cadastro de redes de água e esgoto é utilizado um aplicativo customizado chamado VSMS, que determina todos os elementos, atributos e características do cadastro atual.</w:t>
      </w:r>
    </w:p>
    <w:p w:rsidR="00124076" w:rsidRPr="00D42B9C" w:rsidRDefault="00124076" w:rsidP="00124076">
      <w:pPr>
        <w:ind w:left="360" w:firstLine="0"/>
        <w:rPr>
          <w:szCs w:val="22"/>
        </w:rPr>
      </w:pPr>
    </w:p>
    <w:p w:rsidR="00124076" w:rsidRPr="00D42B9C" w:rsidRDefault="00124076" w:rsidP="00124076">
      <w:pPr>
        <w:rPr>
          <w:szCs w:val="22"/>
        </w:rPr>
      </w:pPr>
      <w:r w:rsidRPr="00D42B9C">
        <w:rPr>
          <w:szCs w:val="22"/>
        </w:rPr>
        <w:t xml:space="preserve">Para a edição dos arquivos de cadastro da base cartográfica é utilizado o software </w:t>
      </w:r>
      <w:proofErr w:type="spellStart"/>
      <w:r w:rsidRPr="00D42B9C">
        <w:rPr>
          <w:szCs w:val="22"/>
        </w:rPr>
        <w:t>Bentley</w:t>
      </w:r>
      <w:proofErr w:type="spellEnd"/>
      <w:r w:rsidRPr="00D42B9C">
        <w:rPr>
          <w:szCs w:val="22"/>
        </w:rPr>
        <w:t xml:space="preserve"> – </w:t>
      </w:r>
      <w:proofErr w:type="spellStart"/>
      <w:r w:rsidRPr="00D42B9C">
        <w:rPr>
          <w:szCs w:val="22"/>
        </w:rPr>
        <w:t>MicroStation</w:t>
      </w:r>
      <w:proofErr w:type="spellEnd"/>
      <w:r w:rsidRPr="00D42B9C">
        <w:rPr>
          <w:szCs w:val="22"/>
        </w:rPr>
        <w:t xml:space="preserve"> v.</w:t>
      </w:r>
      <w:del w:id="5910" w:author="Ademar Oliva Xavier Jr." w:date="2014-05-26T09:45:00Z">
        <w:r w:rsidRPr="00D42B9C" w:rsidDel="006C5606">
          <w:rPr>
            <w:szCs w:val="22"/>
          </w:rPr>
          <w:delText xml:space="preserve">8.1 e </w:delText>
        </w:r>
      </w:del>
      <w:r w:rsidRPr="00D42B9C">
        <w:rPr>
          <w:szCs w:val="22"/>
        </w:rPr>
        <w:t>8i com o aplicativo VSMS, o qual apresenta os seguintes elementos e características:</w:t>
      </w:r>
    </w:p>
    <w:p w:rsidR="00124076" w:rsidRPr="00D42B9C" w:rsidRDefault="00124076" w:rsidP="00725319">
      <w:pPr>
        <w:pStyle w:val="Ttulo3"/>
      </w:pPr>
      <w:bookmarkStart w:id="5911" w:name="_Toc387884381"/>
      <w:r w:rsidRPr="00D42B9C">
        <w:t>Quadras</w:t>
      </w:r>
      <w:bookmarkEnd w:id="5911"/>
    </w:p>
    <w:p w:rsidR="00124076" w:rsidRPr="00D42B9C" w:rsidRDefault="00124076" w:rsidP="00124076">
      <w:pPr>
        <w:rPr>
          <w:szCs w:val="22"/>
        </w:rPr>
      </w:pPr>
      <w:r w:rsidRPr="00D42B9C">
        <w:rPr>
          <w:szCs w:val="22"/>
        </w:rPr>
        <w:t>Identificação da zona e quadra em formato texto e representação gráfica através de polígonos que definem os alinhamentos prediais e passeio.</w:t>
      </w:r>
    </w:p>
    <w:p w:rsidR="00124076" w:rsidRPr="00D42B9C" w:rsidRDefault="00124076" w:rsidP="00725319">
      <w:pPr>
        <w:pStyle w:val="Ttulo3"/>
      </w:pPr>
      <w:bookmarkStart w:id="5912" w:name="_Toc387884382"/>
      <w:r w:rsidRPr="00D42B9C">
        <w:t>PONTOS DE REFERÊNCIA</w:t>
      </w:r>
      <w:bookmarkEnd w:id="5912"/>
    </w:p>
    <w:p w:rsidR="00124076" w:rsidRPr="00D42B9C" w:rsidRDefault="00124076" w:rsidP="00124076">
      <w:pPr>
        <w:rPr>
          <w:szCs w:val="22"/>
        </w:rPr>
      </w:pPr>
      <w:r w:rsidRPr="00D42B9C">
        <w:rPr>
          <w:szCs w:val="22"/>
        </w:rPr>
        <w:t>Identificação do ponto em formato texto e representação gráfica através de polígonos.</w:t>
      </w:r>
    </w:p>
    <w:p w:rsidR="00124076" w:rsidRPr="00D42B9C" w:rsidRDefault="00124076" w:rsidP="00725319">
      <w:pPr>
        <w:pStyle w:val="Ttulo3"/>
      </w:pPr>
      <w:bookmarkStart w:id="5913" w:name="_Toc387884383"/>
      <w:r w:rsidRPr="00D42B9C">
        <w:t>NUMERAÇÃO PREDIAL</w:t>
      </w:r>
      <w:bookmarkEnd w:id="5913"/>
    </w:p>
    <w:p w:rsidR="00124076" w:rsidRPr="00D42B9C" w:rsidRDefault="00124076" w:rsidP="00124076">
      <w:pPr>
        <w:rPr>
          <w:szCs w:val="22"/>
        </w:rPr>
      </w:pPr>
      <w:r w:rsidRPr="00D42B9C">
        <w:rPr>
          <w:szCs w:val="22"/>
        </w:rPr>
        <w:t>Identificação do intervalo de numeração por face de quadra em formato texto.</w:t>
      </w:r>
    </w:p>
    <w:p w:rsidR="00124076" w:rsidRPr="00D42B9C" w:rsidRDefault="00124076" w:rsidP="00725319">
      <w:pPr>
        <w:pStyle w:val="Ttulo3"/>
      </w:pPr>
      <w:bookmarkStart w:id="5914" w:name="_Toc387884384"/>
      <w:r w:rsidRPr="00D42B9C">
        <w:t>LOGRADOUROS</w:t>
      </w:r>
      <w:bookmarkEnd w:id="5914"/>
    </w:p>
    <w:p w:rsidR="00124076" w:rsidRPr="00D42B9C" w:rsidRDefault="00124076" w:rsidP="00124076">
      <w:pPr>
        <w:rPr>
          <w:szCs w:val="22"/>
        </w:rPr>
      </w:pPr>
      <w:r w:rsidRPr="00D42B9C">
        <w:rPr>
          <w:szCs w:val="22"/>
        </w:rPr>
        <w:t>Identificação do logradouro em formato texto.</w:t>
      </w:r>
    </w:p>
    <w:p w:rsidR="00570659" w:rsidRPr="00D42B9C" w:rsidRDefault="00570659" w:rsidP="00725319">
      <w:pPr>
        <w:pStyle w:val="Ttulo3"/>
      </w:pPr>
    </w:p>
    <w:p w:rsidR="00124076" w:rsidRPr="00D42B9C" w:rsidRDefault="00124076" w:rsidP="00570659">
      <w:pPr>
        <w:pStyle w:val="Ttulo4"/>
        <w:numPr>
          <w:ilvl w:val="2"/>
          <w:numId w:val="25"/>
        </w:numPr>
        <w:rPr>
          <w:color w:val="auto"/>
        </w:rPr>
      </w:pPr>
      <w:r w:rsidRPr="00D42B9C">
        <w:rPr>
          <w:color w:val="auto"/>
        </w:rPr>
        <w:t>ESCOPO DOS TRABALHOS</w:t>
      </w:r>
    </w:p>
    <w:p w:rsidR="006763D4" w:rsidRPr="00D42B9C" w:rsidRDefault="006763D4" w:rsidP="006763D4"/>
    <w:p w:rsidR="006763D4" w:rsidRPr="00D42B9C" w:rsidRDefault="006763D4" w:rsidP="00D23D19">
      <w:pPr>
        <w:pStyle w:val="Ttulo4"/>
        <w:numPr>
          <w:ilvl w:val="0"/>
          <w:numId w:val="0"/>
        </w:numPr>
        <w:rPr>
          <w:b w:val="0"/>
          <w:bCs w:val="0"/>
          <w:color w:val="auto"/>
        </w:rPr>
      </w:pPr>
      <w:r w:rsidRPr="00D42B9C">
        <w:rPr>
          <w:b w:val="0"/>
          <w:bCs w:val="0"/>
          <w:color w:val="auto"/>
        </w:rPr>
        <w:lastRenderedPageBreak/>
        <w:t xml:space="preserve">Evoluir a solução para o cadastro técnico integrado ao cadastro comercial, saindo </w:t>
      </w:r>
      <w:del w:id="5915" w:author="Ademar Oliva Xavier Jr." w:date="2014-05-23T12:55:00Z">
        <w:r w:rsidRPr="00D42B9C" w:rsidDel="00961C17">
          <w:rPr>
            <w:b w:val="0"/>
            <w:bCs w:val="0"/>
            <w:color w:val="auto"/>
          </w:rPr>
          <w:delText>do ambientes</w:delText>
        </w:r>
      </w:del>
      <w:ins w:id="5916" w:author="Ademar Oliva Xavier Jr." w:date="2014-05-23T12:55:00Z">
        <w:r w:rsidR="00961C17" w:rsidRPr="00D42B9C">
          <w:rPr>
            <w:b w:val="0"/>
            <w:bCs w:val="0"/>
            <w:color w:val="auto"/>
          </w:rPr>
          <w:t>do ambiente</w:t>
        </w:r>
      </w:ins>
      <w:r w:rsidRPr="00D42B9C">
        <w:rPr>
          <w:b w:val="0"/>
          <w:bCs w:val="0"/>
          <w:color w:val="auto"/>
        </w:rPr>
        <w:t xml:space="preserve"> CAD baseado em </w:t>
      </w:r>
      <w:proofErr w:type="spellStart"/>
      <w:r w:rsidRPr="00D42B9C">
        <w:rPr>
          <w:b w:val="0"/>
          <w:bCs w:val="0"/>
          <w:color w:val="auto"/>
        </w:rPr>
        <w:t>MicroStation</w:t>
      </w:r>
      <w:proofErr w:type="spellEnd"/>
      <w:r w:rsidRPr="00D42B9C">
        <w:rPr>
          <w:b w:val="0"/>
          <w:bCs w:val="0"/>
          <w:color w:val="auto"/>
        </w:rPr>
        <w:t>, e implantando um Sistema de Informações Geográfica (GIS) que seja o repositório corporativo de todas as informações geográficas do DAE, usan</w:t>
      </w:r>
      <w:r w:rsidR="00160901" w:rsidRPr="00D42B9C">
        <w:rPr>
          <w:b w:val="0"/>
          <w:bCs w:val="0"/>
          <w:color w:val="auto"/>
        </w:rPr>
        <w:t xml:space="preserve">do banco de dados </w:t>
      </w:r>
      <w:proofErr w:type="spellStart"/>
      <w:r w:rsidR="00160901" w:rsidRPr="00D42B9C">
        <w:rPr>
          <w:b w:val="0"/>
          <w:bCs w:val="0"/>
          <w:color w:val="auto"/>
        </w:rPr>
        <w:t>SQLServer</w:t>
      </w:r>
      <w:proofErr w:type="spellEnd"/>
      <w:r w:rsidR="00160901" w:rsidRPr="00D42B9C">
        <w:rPr>
          <w:b w:val="0"/>
          <w:bCs w:val="0"/>
          <w:color w:val="auto"/>
        </w:rPr>
        <w:t xml:space="preserve"> 2012</w:t>
      </w:r>
      <w:r w:rsidRPr="00D42B9C">
        <w:rPr>
          <w:b w:val="0"/>
          <w:bCs w:val="0"/>
          <w:color w:val="auto"/>
        </w:rPr>
        <w:t>.</w:t>
      </w:r>
    </w:p>
    <w:p w:rsidR="006763D4" w:rsidRPr="00D42B9C" w:rsidRDefault="006763D4" w:rsidP="00D23D19">
      <w:pPr>
        <w:pStyle w:val="Ttulo4"/>
        <w:numPr>
          <w:ilvl w:val="0"/>
          <w:numId w:val="0"/>
        </w:numPr>
        <w:rPr>
          <w:b w:val="0"/>
          <w:bCs w:val="0"/>
          <w:color w:val="auto"/>
        </w:rPr>
      </w:pPr>
      <w:r w:rsidRPr="00D42B9C">
        <w:rPr>
          <w:b w:val="0"/>
          <w:bCs w:val="0"/>
          <w:color w:val="auto"/>
        </w:rPr>
        <w:t>Dispor de uma ferramenta em ambiente Windows 7 – 64 bits, para a manutenção dos dados alfanuméricos e geográficos das redes de água, consumidores, esgoto e pluviais, com suporte a edição multiusuário.</w:t>
      </w:r>
    </w:p>
    <w:p w:rsidR="006763D4" w:rsidRPr="00D42B9C" w:rsidRDefault="006763D4" w:rsidP="00D23D19">
      <w:pPr>
        <w:pStyle w:val="Ttulo4"/>
        <w:numPr>
          <w:ilvl w:val="0"/>
          <w:numId w:val="0"/>
        </w:numPr>
        <w:rPr>
          <w:b w:val="0"/>
          <w:bCs w:val="0"/>
          <w:color w:val="auto"/>
        </w:rPr>
      </w:pPr>
      <w:r w:rsidRPr="00D42B9C">
        <w:rPr>
          <w:b w:val="0"/>
          <w:bCs w:val="0"/>
          <w:color w:val="auto"/>
        </w:rPr>
        <w:t>Publicar em ambiente Web as informações das redes de água, consumidores, esgoto e drenagem de águas pluviais existentes no cadastro técnico e cadastro comercial, com a integração do cadastro técnico ao cadastro comercial e com ferramentas de busca por critérios alfanuméricos e geográficos para localizar endereços de clientes.</w:t>
      </w:r>
    </w:p>
    <w:p w:rsidR="006763D4" w:rsidRPr="00D42B9C" w:rsidRDefault="006763D4" w:rsidP="00D23D19">
      <w:pPr>
        <w:pStyle w:val="Ttulo4"/>
        <w:numPr>
          <w:ilvl w:val="0"/>
          <w:numId w:val="0"/>
        </w:numPr>
        <w:rPr>
          <w:b w:val="0"/>
          <w:bCs w:val="0"/>
          <w:color w:val="auto"/>
        </w:rPr>
      </w:pPr>
      <w:r w:rsidRPr="00D42B9C">
        <w:rPr>
          <w:b w:val="0"/>
          <w:bCs w:val="0"/>
          <w:color w:val="auto"/>
        </w:rPr>
        <w:t xml:space="preserve">Realizar a integração do SAS com o GIS para que as informações de solicitações de serviços estejam disponíveis na Web, integrados aos mapas e sejam </w:t>
      </w:r>
      <w:del w:id="5917" w:author="Ademar Oliva Xavier Jr." w:date="2014-05-23T12:55:00Z">
        <w:r w:rsidRPr="00D42B9C" w:rsidDel="00961C17">
          <w:rPr>
            <w:b w:val="0"/>
            <w:bCs w:val="0"/>
            <w:color w:val="auto"/>
          </w:rPr>
          <w:delText>exibitos</w:delText>
        </w:r>
      </w:del>
      <w:ins w:id="5918" w:author="Ademar Oliva Xavier Jr." w:date="2014-05-23T12:55:00Z">
        <w:r w:rsidR="00961C17" w:rsidRPr="00D42B9C">
          <w:rPr>
            <w:b w:val="0"/>
            <w:bCs w:val="0"/>
            <w:color w:val="auto"/>
          </w:rPr>
          <w:t>exibidos</w:t>
        </w:r>
      </w:ins>
      <w:r w:rsidRPr="00D42B9C">
        <w:rPr>
          <w:b w:val="0"/>
          <w:bCs w:val="0"/>
          <w:color w:val="auto"/>
        </w:rPr>
        <w:t xml:space="preserve"> mapas temáticos de suporte a gestão.</w:t>
      </w:r>
    </w:p>
    <w:p w:rsidR="006763D4" w:rsidRPr="00D42B9C" w:rsidRDefault="006763D4" w:rsidP="00D23D19">
      <w:pPr>
        <w:pStyle w:val="Ttulo4"/>
        <w:numPr>
          <w:ilvl w:val="0"/>
          <w:numId w:val="0"/>
        </w:numPr>
        <w:rPr>
          <w:color w:val="auto"/>
        </w:rPr>
      </w:pPr>
      <w:r w:rsidRPr="00D42B9C">
        <w:rPr>
          <w:b w:val="0"/>
          <w:bCs w:val="0"/>
          <w:color w:val="auto"/>
        </w:rPr>
        <w:t xml:space="preserve">Incorporar ao GIS </w:t>
      </w:r>
      <w:proofErr w:type="gramStart"/>
      <w:r w:rsidRPr="00D42B9C">
        <w:rPr>
          <w:b w:val="0"/>
          <w:bCs w:val="0"/>
          <w:color w:val="auto"/>
        </w:rPr>
        <w:t>os micro</w:t>
      </w:r>
      <w:proofErr w:type="gramEnd"/>
      <w:del w:id="5919" w:author="Ademar Oliva Xavier Jr." w:date="2014-05-23T12:55:00Z">
        <w:r w:rsidRPr="00D42B9C" w:rsidDel="00961C17">
          <w:rPr>
            <w:b w:val="0"/>
            <w:bCs w:val="0"/>
            <w:color w:val="auto"/>
          </w:rPr>
          <w:delText xml:space="preserve"> </w:delText>
        </w:r>
      </w:del>
      <w:r w:rsidRPr="00D42B9C">
        <w:rPr>
          <w:b w:val="0"/>
          <w:bCs w:val="0"/>
          <w:color w:val="auto"/>
        </w:rPr>
        <w:t>setores e gerir seu status de operação para que o atendimento ao público possa visualizar os clientes impactados em caso de interrupção do abastecimento</w:t>
      </w:r>
      <w:r w:rsidRPr="00D42B9C">
        <w:rPr>
          <w:color w:val="auto"/>
        </w:rPr>
        <w:t>.</w:t>
      </w:r>
    </w:p>
    <w:p w:rsidR="006763D4" w:rsidRPr="00D42B9C" w:rsidRDefault="006763D4" w:rsidP="00570659">
      <w:pPr>
        <w:pStyle w:val="Ttulo4"/>
        <w:numPr>
          <w:ilvl w:val="2"/>
          <w:numId w:val="25"/>
        </w:numPr>
        <w:rPr>
          <w:color w:val="auto"/>
        </w:rPr>
      </w:pPr>
      <w:r w:rsidRPr="00D42B9C">
        <w:rPr>
          <w:color w:val="auto"/>
        </w:rPr>
        <w:t>PLANEJAMENTO GERAL</w:t>
      </w:r>
    </w:p>
    <w:p w:rsidR="00570659" w:rsidRPr="00D42B9C" w:rsidRDefault="00570659" w:rsidP="00570659"/>
    <w:p w:rsidR="006763D4" w:rsidRPr="00D42B9C" w:rsidRDefault="006763D4" w:rsidP="00570659">
      <w:r w:rsidRPr="00D42B9C">
        <w:t>Deverá ser inicialmente feita pesquisa dos elementos cartográficos existentes na área do mapeamento, para apoio e preparação das atividades a serem desempenhadas.</w:t>
      </w:r>
    </w:p>
    <w:p w:rsidR="00570659" w:rsidRPr="00D42B9C" w:rsidRDefault="00570659" w:rsidP="00570659"/>
    <w:p w:rsidR="006763D4" w:rsidRPr="00D42B9C" w:rsidRDefault="006763D4" w:rsidP="00570659">
      <w:r w:rsidRPr="00D42B9C">
        <w:t>Essa pesquisa diz respeito ao mapeamento existente no município junto a Prefeitura e Operadora de Saneamento, que cobrem a região do trabalho.</w:t>
      </w:r>
    </w:p>
    <w:p w:rsidR="006763D4" w:rsidRPr="00D42B9C" w:rsidRDefault="006763D4" w:rsidP="00A56505">
      <w:pPr>
        <w:pStyle w:val="Ttulo4"/>
        <w:numPr>
          <w:ilvl w:val="2"/>
          <w:numId w:val="25"/>
        </w:numPr>
        <w:rPr>
          <w:color w:val="auto"/>
        </w:rPr>
      </w:pPr>
      <w:r w:rsidRPr="00D42B9C">
        <w:rPr>
          <w:color w:val="auto"/>
        </w:rPr>
        <w:t>Sistema de Geoprocessamento específico para saneamento</w:t>
      </w:r>
    </w:p>
    <w:p w:rsidR="00570659" w:rsidRPr="00D42B9C" w:rsidRDefault="00570659" w:rsidP="00570659"/>
    <w:p w:rsidR="006763D4" w:rsidRPr="00D42B9C" w:rsidRDefault="006763D4" w:rsidP="00570659">
      <w:r w:rsidRPr="00D42B9C">
        <w:t>A licitante deverá implementar um Sistema de Informações Geográficas – SIG, específico para saneamento.</w:t>
      </w:r>
    </w:p>
    <w:p w:rsidR="00D23D19" w:rsidRPr="00D42B9C" w:rsidRDefault="00D23D19" w:rsidP="00570659"/>
    <w:p w:rsidR="006763D4" w:rsidRPr="00D42B9C" w:rsidRDefault="006763D4" w:rsidP="00570659">
      <w:pPr>
        <w:pStyle w:val="Numerada2"/>
        <w:numPr>
          <w:ilvl w:val="0"/>
          <w:numId w:val="0"/>
        </w:numPr>
        <w:spacing w:after="120"/>
        <w:ind w:left="283" w:firstLine="360"/>
        <w:contextualSpacing w:val="0"/>
      </w:pPr>
      <w:r w:rsidRPr="00D42B9C">
        <w:t xml:space="preserve">Este Sistema de Informação Geográfica – SIG para o cadastro de redes e consumidores deverá possuir acesso por </w:t>
      </w:r>
      <w:proofErr w:type="spellStart"/>
      <w:r w:rsidRPr="00D42B9C">
        <w:t>login</w:t>
      </w:r>
      <w:proofErr w:type="spellEnd"/>
      <w:r w:rsidRPr="00D42B9C">
        <w:t xml:space="preserve"> de usuário e senha de forma a permitir registrar a produtividade diária dos cadastros de redes, ramais e consumidores, registrando também o nome do responsável, data e hora de cadastro da feição no mapa.</w:t>
      </w:r>
    </w:p>
    <w:p w:rsidR="006763D4" w:rsidRPr="00D42B9C" w:rsidRDefault="006763D4" w:rsidP="00570659">
      <w:pPr>
        <w:pStyle w:val="Numerada2"/>
        <w:numPr>
          <w:ilvl w:val="0"/>
          <w:numId w:val="0"/>
        </w:numPr>
        <w:spacing w:after="120"/>
        <w:ind w:left="643" w:hanging="360"/>
        <w:contextualSpacing w:val="0"/>
      </w:pPr>
      <w:r w:rsidRPr="00D42B9C">
        <w:t>Com relação ao cadastro de redes</w:t>
      </w:r>
      <w:r w:rsidR="00570659" w:rsidRPr="00D42B9C">
        <w:t xml:space="preserve"> deverá possuir as seguintes </w:t>
      </w:r>
      <w:r w:rsidRPr="00D42B9C">
        <w:t>funcionalidades:</w:t>
      </w:r>
    </w:p>
    <w:p w:rsidR="006763D4" w:rsidRPr="00D42B9C" w:rsidRDefault="006763D4" w:rsidP="00E11230">
      <w:pPr>
        <w:pStyle w:val="Numerada3"/>
        <w:numPr>
          <w:ilvl w:val="0"/>
          <w:numId w:val="66"/>
        </w:numPr>
        <w:spacing w:before="120" w:after="120"/>
        <w:contextualSpacing w:val="0"/>
      </w:pPr>
      <w:r w:rsidRPr="00D42B9C">
        <w:t>Ao se desenhar um trecho de rede selecionando-se o ponto inicial e ponto final, o sistema deverá cadastrar automaticamente os nós iniciais e finais do trecho, associando automaticamente no trecho de rede seu número de identificação único, bem como os números inicial e final dos respectivos nós. Nos nós o sistema deverá cadastrar automaticamente os seus respectivos números de identificação únicos.</w:t>
      </w:r>
    </w:p>
    <w:p w:rsidR="006763D4" w:rsidRPr="00D42B9C" w:rsidRDefault="006763D4" w:rsidP="00E11230">
      <w:pPr>
        <w:pStyle w:val="Numerada3"/>
        <w:numPr>
          <w:ilvl w:val="0"/>
          <w:numId w:val="66"/>
        </w:numPr>
        <w:spacing w:before="120" w:after="120"/>
        <w:contextualSpacing w:val="0"/>
      </w:pPr>
      <w:r w:rsidRPr="00D42B9C">
        <w:lastRenderedPageBreak/>
        <w:t>No trecho de rede a ser cadastrado deverá ser possível digitar-se antecipadamente as características da rede, a saber, diâmetro e material, de forma que todas as redes cadastradas posteriormente sejam cadastradas com estes atributos.</w:t>
      </w:r>
    </w:p>
    <w:p w:rsidR="006763D4" w:rsidRPr="00D42B9C" w:rsidRDefault="006763D4" w:rsidP="00E11230">
      <w:pPr>
        <w:pStyle w:val="Numerada3"/>
        <w:numPr>
          <w:ilvl w:val="0"/>
          <w:numId w:val="66"/>
        </w:numPr>
        <w:spacing w:before="120" w:after="120"/>
        <w:contextualSpacing w:val="0"/>
      </w:pPr>
      <w:r w:rsidRPr="00D42B9C">
        <w:t>Deve ser possível selecionar posteriormente ao cadastro dos trechos de redes, através de um polígono ou individualmente por acréscimo de seleção, diversos trechos de rede e modificar os atributos que não foram cadastrados ou que possuem o mesmo valor cadastrado.</w:t>
      </w:r>
    </w:p>
    <w:p w:rsidR="006763D4" w:rsidRPr="00D42B9C" w:rsidRDefault="006763D4" w:rsidP="00E11230">
      <w:pPr>
        <w:pStyle w:val="Numerada3"/>
        <w:numPr>
          <w:ilvl w:val="0"/>
          <w:numId w:val="66"/>
        </w:numPr>
        <w:spacing w:before="120" w:after="120"/>
        <w:contextualSpacing w:val="0"/>
      </w:pPr>
      <w:r w:rsidRPr="00D42B9C">
        <w:t>Deve ser possível selecionar, somente pelo administrador do sistema, posteriormente ao cadastro dos trechos de redes, através de um polígono ou individualmente por acréscimo de seleção, diversos trechos de rede e modificar todos os atributos de uma só vez que assim o administrador desejar.</w:t>
      </w:r>
    </w:p>
    <w:p w:rsidR="006763D4" w:rsidRPr="00D42B9C" w:rsidRDefault="006763D4" w:rsidP="00E11230">
      <w:pPr>
        <w:pStyle w:val="Numerada3"/>
        <w:numPr>
          <w:ilvl w:val="0"/>
          <w:numId w:val="66"/>
        </w:numPr>
        <w:spacing w:before="120" w:after="120"/>
        <w:contextualSpacing w:val="0"/>
      </w:pPr>
      <w:r w:rsidRPr="00D42B9C">
        <w:t>A ferramenta de cadastro de redes não deverá permitir em hipótese nenhuma o desenho de um trecho de rede sem os nós iniciais e finais associados.</w:t>
      </w:r>
    </w:p>
    <w:p w:rsidR="006763D4" w:rsidRPr="00D42B9C" w:rsidRDefault="006763D4" w:rsidP="00E11230">
      <w:pPr>
        <w:pStyle w:val="Numerada3"/>
        <w:numPr>
          <w:ilvl w:val="0"/>
          <w:numId w:val="66"/>
        </w:numPr>
        <w:spacing w:before="120" w:after="120"/>
        <w:contextualSpacing w:val="0"/>
      </w:pPr>
      <w:r w:rsidRPr="00D42B9C">
        <w:t>Deve armazenar os atributos das redes, tanto nos nós quanto dos trechos de redes, sem a necessidade obrigatória de se criarem novas colunas nas tabelas do banco de dados e sem a necessidade de alterar-se a codificação do software ou caixas de diálogo que apresentam estes atributos.</w:t>
      </w:r>
    </w:p>
    <w:p w:rsidR="006763D4" w:rsidRPr="00D42B9C" w:rsidRDefault="006763D4" w:rsidP="00E11230">
      <w:pPr>
        <w:pStyle w:val="Numerada3"/>
        <w:numPr>
          <w:ilvl w:val="0"/>
          <w:numId w:val="66"/>
        </w:numPr>
        <w:spacing w:before="120" w:after="120"/>
        <w:contextualSpacing w:val="0"/>
      </w:pPr>
      <w:r w:rsidRPr="00D42B9C">
        <w:t>Para cada componente, tanto nó, quanto trecho, devem existir atributos principais e secundários, permitindo que ao selecionar um nó ou rede que sejam apresentados os atributos secundários em acordo com o atributo primário selecionado.</w:t>
      </w:r>
    </w:p>
    <w:p w:rsidR="006763D4" w:rsidRPr="00D42B9C" w:rsidRDefault="006763D4" w:rsidP="00E11230">
      <w:pPr>
        <w:pStyle w:val="Numerada3"/>
        <w:numPr>
          <w:ilvl w:val="0"/>
          <w:numId w:val="66"/>
        </w:numPr>
        <w:spacing w:before="120" w:after="120"/>
        <w:contextualSpacing w:val="0"/>
      </w:pPr>
      <w:r w:rsidRPr="00D42B9C">
        <w:t>Deve permitir após a seleção de um ou mais trechos de redes modificar os parâmetros comuns ou ainda não cadastrados.</w:t>
      </w:r>
    </w:p>
    <w:p w:rsidR="006763D4" w:rsidRPr="00D42B9C" w:rsidRDefault="006763D4" w:rsidP="00E11230">
      <w:pPr>
        <w:pStyle w:val="Numerada3"/>
        <w:numPr>
          <w:ilvl w:val="0"/>
          <w:numId w:val="66"/>
        </w:numPr>
        <w:spacing w:before="120" w:after="120"/>
        <w:contextualSpacing w:val="0"/>
      </w:pPr>
      <w:r w:rsidRPr="00D42B9C">
        <w:t>Deverá permitir somente pelo administrador, modificar todos os parâmetros desejados das redes ou nós selecionados de uma única vez.</w:t>
      </w:r>
    </w:p>
    <w:p w:rsidR="006763D4" w:rsidRPr="00D42B9C" w:rsidRDefault="006763D4" w:rsidP="00E11230">
      <w:pPr>
        <w:pStyle w:val="Numerada3"/>
        <w:numPr>
          <w:ilvl w:val="0"/>
          <w:numId w:val="66"/>
        </w:numPr>
        <w:spacing w:before="120" w:after="120"/>
        <w:contextualSpacing w:val="0"/>
      </w:pPr>
      <w:r w:rsidRPr="00D42B9C">
        <w:t>Deverá permitir que o usuário ao selecionar um nó de rede, mova o mesmo, movendo junto todos os segmentos conectados aos nós, alterando automaticamente o posicionamento dos textos das redes, tais como diâmetro, comprimento e material.</w:t>
      </w:r>
    </w:p>
    <w:p w:rsidR="006763D4" w:rsidRPr="00D42B9C" w:rsidRDefault="006763D4" w:rsidP="00E11230">
      <w:pPr>
        <w:pStyle w:val="Numerada3"/>
        <w:numPr>
          <w:ilvl w:val="0"/>
          <w:numId w:val="66"/>
        </w:numPr>
        <w:spacing w:before="120" w:after="120"/>
        <w:contextualSpacing w:val="0"/>
      </w:pPr>
      <w:r w:rsidRPr="00D42B9C">
        <w:t xml:space="preserve">Se ao selecionar um trecho de rede a ser apagado, o software deve verificar automaticamente se </w:t>
      </w:r>
      <w:proofErr w:type="gramStart"/>
      <w:r w:rsidRPr="00D42B9C">
        <w:t>deve(</w:t>
      </w:r>
      <w:proofErr w:type="gramEnd"/>
      <w:r w:rsidRPr="00D42B9C">
        <w:t>m) ou não apagar o(s) nó(s) ligado(s) a(s) extremidade(s) do trecho de rede, obedecendo como critério que o nó só poderá ser eliminado se não existir nenhum outro trecho conectado ao mesmo.</w:t>
      </w:r>
    </w:p>
    <w:p w:rsidR="006763D4" w:rsidRPr="00D42B9C" w:rsidRDefault="006763D4" w:rsidP="00E11230">
      <w:pPr>
        <w:pStyle w:val="Numerada3"/>
        <w:numPr>
          <w:ilvl w:val="0"/>
          <w:numId w:val="66"/>
        </w:numPr>
        <w:spacing w:before="120" w:after="120"/>
        <w:contextualSpacing w:val="0"/>
      </w:pPr>
      <w:r w:rsidRPr="00D42B9C">
        <w:t>Ao cadastrar um novo trecho de rede começando ou terminando por um nó existente, o trecho novo cadastrado deve ser conectado ao nó selecionado sem a duplicação/sobreposição de nós.</w:t>
      </w:r>
    </w:p>
    <w:p w:rsidR="006763D4" w:rsidRPr="00D42B9C" w:rsidRDefault="006763D4" w:rsidP="00E11230">
      <w:pPr>
        <w:pStyle w:val="Numerada3"/>
        <w:numPr>
          <w:ilvl w:val="0"/>
          <w:numId w:val="66"/>
        </w:numPr>
        <w:spacing w:before="120" w:after="120"/>
        <w:contextualSpacing w:val="0"/>
      </w:pPr>
      <w:r w:rsidRPr="00D42B9C">
        <w:t>Deve permitir inserir um nó de rede sobre um trecho de rede existente, a partir da seleção do trecho de rede. Nesta inserção o software deverá automaticamente quebrar o trecho (linha) em dois, inserir o nó e alterar os atributos dos dois trechos informando como atributo dos trechos, os números dos nós inicial e final de cada trecho.</w:t>
      </w:r>
    </w:p>
    <w:p w:rsidR="006763D4" w:rsidRPr="00D42B9C" w:rsidRDefault="006763D4" w:rsidP="00E11230">
      <w:pPr>
        <w:pStyle w:val="Numerada3"/>
        <w:numPr>
          <w:ilvl w:val="0"/>
          <w:numId w:val="66"/>
        </w:numPr>
        <w:spacing w:before="120" w:after="120"/>
        <w:contextualSpacing w:val="0"/>
      </w:pPr>
      <w:r w:rsidRPr="00D42B9C">
        <w:lastRenderedPageBreak/>
        <w:t>No desenho de novos trechos de redes o software deve localizar as extremidades das redes automaticamente ao mover o cursor sobre as mesmas, sem a necessidade de selecionar comandos de localização (</w:t>
      </w:r>
      <w:proofErr w:type="spellStart"/>
      <w:r w:rsidRPr="00D42B9C">
        <w:t>snap</w:t>
      </w:r>
      <w:proofErr w:type="spellEnd"/>
      <w:r w:rsidRPr="00D42B9C">
        <w:t>).</w:t>
      </w:r>
    </w:p>
    <w:p w:rsidR="006763D4" w:rsidRPr="00D42B9C" w:rsidRDefault="006763D4" w:rsidP="00E11230">
      <w:pPr>
        <w:pStyle w:val="Numerada3"/>
        <w:numPr>
          <w:ilvl w:val="0"/>
          <w:numId w:val="66"/>
        </w:numPr>
        <w:spacing w:before="120" w:after="120"/>
        <w:contextualSpacing w:val="0"/>
      </w:pPr>
      <w:r w:rsidRPr="00D42B9C">
        <w:t>O software deve possuir ferramenta de controle de usuários e grupos, que permitem definir quais atividades cada tipo de usuário poderá realizar no sistema. Por exemplo, alguns usuários poderão apenas realizar consultas, outros desenhar redes e outros realizarem modificações globais em uma grande extensão do mapa.</w:t>
      </w:r>
    </w:p>
    <w:p w:rsidR="006763D4" w:rsidRPr="00D42B9C" w:rsidRDefault="006763D4" w:rsidP="00E11230">
      <w:pPr>
        <w:pStyle w:val="Numerada3"/>
        <w:numPr>
          <w:ilvl w:val="0"/>
          <w:numId w:val="66"/>
        </w:numPr>
        <w:spacing w:before="120" w:after="120"/>
        <w:contextualSpacing w:val="0"/>
      </w:pPr>
      <w:r w:rsidRPr="00D42B9C">
        <w:t xml:space="preserve">O software deve permitir a associação de quaisquer tipos de documentos em qualquer ponto do mapa, facilitando assim a localização e abertura de projetos em CAD, imagens digitalizadas, documentos de textos ou planilhas, </w:t>
      </w:r>
      <w:proofErr w:type="spellStart"/>
      <w:r w:rsidRPr="00D42B9C">
        <w:t>etc</w:t>
      </w:r>
      <w:proofErr w:type="spellEnd"/>
      <w:r w:rsidRPr="00D42B9C">
        <w:t>, associados aos mesmos. Desta forma os documentos enviados pelas construtoras, tais como projetos hidráulicos de grande empreendimento, entregues em CDs poderão vir a ser associados ao mapa para consulta futura, permitindo assim a CONTRATANTE consultar projetos implementados e não implementados.</w:t>
      </w:r>
    </w:p>
    <w:p w:rsidR="006763D4" w:rsidRPr="00D42B9C" w:rsidRDefault="006763D4" w:rsidP="00E11230">
      <w:pPr>
        <w:pStyle w:val="Numerada3"/>
        <w:numPr>
          <w:ilvl w:val="0"/>
          <w:numId w:val="66"/>
        </w:numPr>
        <w:spacing w:before="120" w:after="120"/>
        <w:contextualSpacing w:val="0"/>
      </w:pPr>
      <w:r w:rsidRPr="00D42B9C">
        <w:t>O software deve permitir, a partir de um trecho de rede selecionado, apresentar os registros a serem fechados para a manutenção na rede.</w:t>
      </w:r>
    </w:p>
    <w:p w:rsidR="006763D4" w:rsidRPr="00D42B9C" w:rsidRDefault="006763D4" w:rsidP="00E11230">
      <w:pPr>
        <w:pStyle w:val="Numerada3"/>
        <w:numPr>
          <w:ilvl w:val="0"/>
          <w:numId w:val="66"/>
        </w:numPr>
        <w:spacing w:before="120" w:after="120"/>
        <w:contextualSpacing w:val="0"/>
      </w:pPr>
      <w:r w:rsidRPr="00D42B9C">
        <w:t>Deve apresentar relatórios de produtividade diária na conversão de redes para a criação de indicadores para o acompanhamento da conversão das redes.</w:t>
      </w:r>
    </w:p>
    <w:p w:rsidR="006763D4" w:rsidRPr="00D42B9C" w:rsidRDefault="006763D4" w:rsidP="00E11230">
      <w:pPr>
        <w:pStyle w:val="Numerada3"/>
        <w:numPr>
          <w:ilvl w:val="0"/>
          <w:numId w:val="66"/>
        </w:numPr>
        <w:spacing w:before="120" w:after="120"/>
        <w:contextualSpacing w:val="0"/>
      </w:pPr>
      <w:r w:rsidRPr="00D42B9C">
        <w:t>Deve permitir a criação de novas vistas com nomes escolhidos pelos usuários.</w:t>
      </w:r>
    </w:p>
    <w:p w:rsidR="006763D4" w:rsidRPr="00D42B9C" w:rsidRDefault="006763D4" w:rsidP="00E11230">
      <w:pPr>
        <w:pStyle w:val="Numerada3"/>
        <w:numPr>
          <w:ilvl w:val="0"/>
          <w:numId w:val="66"/>
        </w:numPr>
        <w:spacing w:before="120" w:after="120"/>
        <w:contextualSpacing w:val="0"/>
      </w:pPr>
      <w:r w:rsidRPr="00D42B9C">
        <w:t>Deve permitir adicionar planos de informação junto a uma vista selecionada, criando-se assim temas, como forma de visualização, como cor, estilo de linhas, pontos e espessura escolhidos pelo usuário, como a possibilidade de ser aplicado um filtro utilizando-se como critério de filtragem, os parâmetros cadastrados nas redes ou nós.</w:t>
      </w:r>
    </w:p>
    <w:p w:rsidR="006763D4" w:rsidRPr="00D42B9C" w:rsidRDefault="006763D4" w:rsidP="00E11230">
      <w:pPr>
        <w:pStyle w:val="Numerada3"/>
        <w:numPr>
          <w:ilvl w:val="0"/>
          <w:numId w:val="66"/>
        </w:numPr>
        <w:spacing w:before="120" w:after="120"/>
        <w:contextualSpacing w:val="0"/>
      </w:pPr>
      <w:r w:rsidRPr="00D42B9C">
        <w:t>Deve permitir apresentar ao coordenador da conversão de redes os trechos que possuem não conformidades de cadastro que devem ser verificadas em campo ou pelo departamento de cadastro da operadora.</w:t>
      </w:r>
    </w:p>
    <w:p w:rsidR="006763D4" w:rsidRPr="00D42B9C" w:rsidRDefault="006763D4" w:rsidP="00E11230">
      <w:pPr>
        <w:pStyle w:val="Numerada3"/>
        <w:numPr>
          <w:ilvl w:val="0"/>
          <w:numId w:val="66"/>
        </w:numPr>
        <w:spacing w:before="120" w:after="120"/>
        <w:contextualSpacing w:val="0"/>
      </w:pPr>
      <w:r w:rsidRPr="00D42B9C">
        <w:t xml:space="preserve">Deve permitir exportar as redes e componentes, com os seus respectivos parâmetros associados para o software de simulação de </w:t>
      </w:r>
      <w:proofErr w:type="gramStart"/>
      <w:r w:rsidRPr="00D42B9C">
        <w:t xml:space="preserve">redes </w:t>
      </w:r>
      <w:del w:id="5920" w:author="Ademar Oliva Xavier Jr." w:date="2014-05-26T15:54:00Z">
        <w:r w:rsidRPr="00D42B9C" w:rsidDel="004F7F87">
          <w:delText>Epanet</w:delText>
        </w:r>
      </w:del>
      <w:ins w:id="5921" w:author="Ademar Oliva Xavier Jr." w:date="2014-05-26T17:04:00Z">
        <w:r w:rsidR="0053046F" w:rsidRPr="0053046F">
          <w:t xml:space="preserve"> </w:t>
        </w:r>
        <w:r w:rsidR="0053046F" w:rsidRPr="00D42B9C">
          <w:t>EPANET</w:t>
        </w:r>
        <w:proofErr w:type="gramEnd"/>
        <w:r w:rsidR="0053046F" w:rsidRPr="00D42B9C">
          <w:t xml:space="preserve"> e/ou softwares de simulação hidráulica de mercado.</w:t>
        </w:r>
      </w:ins>
      <w:r w:rsidRPr="00D42B9C">
        <w:t>.</w:t>
      </w:r>
    </w:p>
    <w:p w:rsidR="006763D4" w:rsidRPr="00D42B9C" w:rsidRDefault="006763D4" w:rsidP="00E11230">
      <w:pPr>
        <w:pStyle w:val="Numerada3"/>
        <w:numPr>
          <w:ilvl w:val="0"/>
          <w:numId w:val="66"/>
        </w:numPr>
        <w:spacing w:before="120" w:after="120"/>
        <w:contextualSpacing w:val="0"/>
      </w:pPr>
      <w:r w:rsidRPr="00D42B9C">
        <w:t xml:space="preserve">Na exportação para o </w:t>
      </w:r>
      <w:del w:id="5922" w:author="Ademar Oliva Xavier Jr." w:date="2014-05-26T15:54:00Z">
        <w:r w:rsidRPr="00D42B9C" w:rsidDel="004F7F87">
          <w:delText xml:space="preserve">Epanet </w:delText>
        </w:r>
      </w:del>
      <w:ins w:id="5923" w:author="Ademar Oliva Xavier Jr." w:date="2014-05-26T17:05:00Z">
        <w:r w:rsidR="0053046F" w:rsidRPr="00D42B9C">
          <w:t>EPANET e/ou softwares de simulação hidráulica de mercado.</w:t>
        </w:r>
      </w:ins>
      <w:ins w:id="5924" w:author="Ademar Oliva Xavier Jr." w:date="2014-05-26T15:54:00Z">
        <w:r w:rsidR="004F7F87" w:rsidRPr="00D42B9C">
          <w:t xml:space="preserve"> </w:t>
        </w:r>
      </w:ins>
      <w:proofErr w:type="gramStart"/>
      <w:r w:rsidRPr="00D42B9C">
        <w:t>devem</w:t>
      </w:r>
      <w:proofErr w:type="gramEnd"/>
      <w:r w:rsidRPr="00D42B9C">
        <w:t xml:space="preserve"> ser computadas: as demandas de consumo nos nós das redes (vindos do software comercial), as cotas, rugosidades</w:t>
      </w:r>
      <w:ins w:id="5925" w:author="Ademar Oliva Xavier Jr." w:date="2014-05-26T15:54:00Z">
        <w:r w:rsidR="004F7F87">
          <w:t>, idade, etc</w:t>
        </w:r>
      </w:ins>
      <w:r w:rsidRPr="00D42B9C">
        <w:t>.</w:t>
      </w:r>
    </w:p>
    <w:p w:rsidR="006763D4" w:rsidRPr="00D42B9C" w:rsidRDefault="006763D4" w:rsidP="00E11230">
      <w:pPr>
        <w:pStyle w:val="Numerada3"/>
        <w:numPr>
          <w:ilvl w:val="0"/>
          <w:numId w:val="66"/>
        </w:numPr>
        <w:spacing w:before="120" w:after="120"/>
        <w:contextualSpacing w:val="0"/>
      </w:pPr>
      <w:r w:rsidRPr="00D42B9C">
        <w:t xml:space="preserve">O software deve permitir atribuir demandas de consumo especificadas pelo usuário para os consumidores não </w:t>
      </w:r>
      <w:proofErr w:type="spellStart"/>
      <w:r w:rsidRPr="00D42B9C">
        <w:t>hidrometrados</w:t>
      </w:r>
      <w:proofErr w:type="spellEnd"/>
      <w:r w:rsidRPr="00D42B9C">
        <w:t xml:space="preserve">, não medidos, para posterior exportação para o </w:t>
      </w:r>
      <w:del w:id="5926" w:author="Ademar Oliva Xavier Jr." w:date="2014-05-26T15:55:00Z">
        <w:r w:rsidRPr="00D42B9C" w:rsidDel="004F7F87">
          <w:delText xml:space="preserve">Epanet </w:delText>
        </w:r>
      </w:del>
      <w:ins w:id="5927" w:author="Ademar Oliva Xavier Jr." w:date="2014-05-26T17:05:00Z">
        <w:r w:rsidR="0053046F">
          <w:t>EPANET</w:t>
        </w:r>
      </w:ins>
      <w:ins w:id="5928" w:author="Ademar Oliva Xavier Jr." w:date="2014-05-26T15:55:00Z">
        <w:r w:rsidR="004F7F87" w:rsidRPr="00D42B9C">
          <w:t xml:space="preserve"> </w:t>
        </w:r>
      </w:ins>
      <w:r w:rsidRPr="00D42B9C">
        <w:t>e outros softwares de simulação hidráulica do mercado.</w:t>
      </w:r>
    </w:p>
    <w:p w:rsidR="006763D4" w:rsidRPr="00D42B9C" w:rsidRDefault="006763D4" w:rsidP="00E11230">
      <w:pPr>
        <w:pStyle w:val="Numerada3"/>
        <w:numPr>
          <w:ilvl w:val="0"/>
          <w:numId w:val="66"/>
        </w:numPr>
        <w:spacing w:before="120" w:after="120"/>
        <w:contextualSpacing w:val="0"/>
      </w:pPr>
      <w:r w:rsidRPr="00D42B9C">
        <w:t xml:space="preserve">O software deverá cadastrar registros e válvulas como nós de rede e na conversão para o </w:t>
      </w:r>
      <w:del w:id="5929" w:author="Ademar Oliva Xavier Jr." w:date="2014-05-26T15:55:00Z">
        <w:r w:rsidRPr="00D42B9C" w:rsidDel="004F7F87">
          <w:delText>Epanet</w:delText>
        </w:r>
      </w:del>
      <w:ins w:id="5930" w:author="Ademar Oliva Xavier Jr." w:date="2014-05-26T17:06:00Z">
        <w:r w:rsidR="0053046F" w:rsidRPr="00D42B9C">
          <w:t>EPANET</w:t>
        </w:r>
      </w:ins>
      <w:r w:rsidRPr="00D42B9C">
        <w:t xml:space="preserve">, deverá converter os nós para trechos de redes com a característica de registro ou válvula, conforme padrão </w:t>
      </w:r>
      <w:r w:rsidRPr="00D42B9C">
        <w:lastRenderedPageBreak/>
        <w:t xml:space="preserve">exigido pelo </w:t>
      </w:r>
      <w:del w:id="5931" w:author="Ademar Oliva Xavier Jr." w:date="2014-05-26T15:55:00Z">
        <w:r w:rsidRPr="00D42B9C" w:rsidDel="004F7F87">
          <w:delText xml:space="preserve">Epanet </w:delText>
        </w:r>
      </w:del>
      <w:ins w:id="5932" w:author="Ademar Oliva Xavier Jr." w:date="2014-05-26T17:06:00Z">
        <w:r w:rsidR="0053046F">
          <w:t>EPANET</w:t>
        </w:r>
      </w:ins>
      <w:ins w:id="5933" w:author="Ademar Oliva Xavier Jr." w:date="2014-05-26T15:55:00Z">
        <w:r w:rsidR="004F7F87" w:rsidRPr="00D42B9C">
          <w:t xml:space="preserve"> </w:t>
        </w:r>
      </w:ins>
      <w:r w:rsidRPr="00D42B9C">
        <w:t>e</w:t>
      </w:r>
      <w:ins w:id="5934" w:author="Ademar Oliva Xavier Jr." w:date="2014-05-26T17:06:00Z">
        <w:r w:rsidR="0053046F">
          <w:t>/ou</w:t>
        </w:r>
      </w:ins>
      <w:r w:rsidRPr="00D42B9C">
        <w:t xml:space="preserve"> outros softwares de simulação hidráulica do mercado.</w:t>
      </w:r>
    </w:p>
    <w:p w:rsidR="006763D4" w:rsidRPr="00D42B9C" w:rsidRDefault="006763D4" w:rsidP="00E11230">
      <w:pPr>
        <w:pStyle w:val="Numerada3"/>
        <w:numPr>
          <w:ilvl w:val="0"/>
          <w:numId w:val="66"/>
        </w:numPr>
        <w:spacing w:before="120" w:after="120"/>
        <w:contextualSpacing w:val="0"/>
      </w:pPr>
      <w:r w:rsidRPr="00D42B9C">
        <w:t xml:space="preserve">Deve permitir exportar os dados geográficos dos temas selecionados para software CAD no formato </w:t>
      </w:r>
      <w:proofErr w:type="spellStart"/>
      <w:r w:rsidRPr="00D42B9C">
        <w:t>dxf</w:t>
      </w:r>
      <w:proofErr w:type="spellEnd"/>
      <w:r w:rsidRPr="00D42B9C">
        <w:t xml:space="preserve"> </w:t>
      </w:r>
      <w:ins w:id="5935" w:author="Ademar Oliva Xavier Jr." w:date="2014-05-26T15:56:00Z">
        <w:r w:rsidR="004F7F87">
          <w:t xml:space="preserve">ou </w:t>
        </w:r>
      </w:ins>
      <w:r w:rsidRPr="00D42B9C">
        <w:t xml:space="preserve">um outro software SIG, no formato </w:t>
      </w:r>
      <w:proofErr w:type="spellStart"/>
      <w:r w:rsidRPr="00D42B9C">
        <w:t>shape</w:t>
      </w:r>
      <w:proofErr w:type="spellEnd"/>
      <w:r w:rsidRPr="00D42B9C">
        <w:t xml:space="preserve"> </w:t>
      </w:r>
      <w:proofErr w:type="gramStart"/>
      <w:r w:rsidRPr="00D42B9C">
        <w:t>(.</w:t>
      </w:r>
      <w:proofErr w:type="spellStart"/>
      <w:r w:rsidRPr="00D42B9C">
        <w:t>shp</w:t>
      </w:r>
      <w:proofErr w:type="spellEnd"/>
      <w:proofErr w:type="gramEnd"/>
      <w:r w:rsidRPr="00D42B9C">
        <w:t>).</w:t>
      </w:r>
    </w:p>
    <w:p w:rsidR="006763D4" w:rsidRPr="00D42B9C" w:rsidRDefault="006763D4" w:rsidP="00E11230">
      <w:pPr>
        <w:pStyle w:val="Numerada3"/>
        <w:numPr>
          <w:ilvl w:val="0"/>
          <w:numId w:val="66"/>
        </w:numPr>
        <w:spacing w:before="120" w:after="120"/>
        <w:contextualSpacing w:val="0"/>
      </w:pPr>
      <w:r w:rsidRPr="00D42B9C">
        <w:t>Ao ser realizado o zoom no mapa, deve apresentar o fator de zoom em que se encontra o mapa na tela.</w:t>
      </w:r>
    </w:p>
    <w:p w:rsidR="006763D4" w:rsidRPr="00D42B9C" w:rsidRDefault="006763D4" w:rsidP="00E11230">
      <w:pPr>
        <w:pStyle w:val="Numerada3"/>
        <w:numPr>
          <w:ilvl w:val="0"/>
          <w:numId w:val="66"/>
        </w:numPr>
        <w:spacing w:before="120" w:after="120"/>
        <w:contextualSpacing w:val="0"/>
      </w:pPr>
      <w:r w:rsidRPr="00D42B9C">
        <w:t>Não permitir que um trecho de rede seja cadastrado desconectado de outro.</w:t>
      </w:r>
    </w:p>
    <w:p w:rsidR="006763D4" w:rsidRPr="00D42B9C" w:rsidRDefault="006763D4" w:rsidP="00E11230">
      <w:pPr>
        <w:pStyle w:val="Numerada3"/>
        <w:numPr>
          <w:ilvl w:val="0"/>
          <w:numId w:val="66"/>
        </w:numPr>
        <w:spacing w:before="120" w:after="120"/>
        <w:contextualSpacing w:val="0"/>
      </w:pPr>
      <w:r w:rsidRPr="00D42B9C">
        <w:t>Deve permitir o cadastro das adutoras, redes primárias (anéis) e secundárias.</w:t>
      </w:r>
    </w:p>
    <w:p w:rsidR="006763D4" w:rsidRPr="00D42B9C" w:rsidRDefault="006763D4" w:rsidP="00E11230">
      <w:pPr>
        <w:pStyle w:val="Numerada3"/>
        <w:numPr>
          <w:ilvl w:val="0"/>
          <w:numId w:val="66"/>
        </w:numPr>
        <w:spacing w:before="120" w:after="120"/>
        <w:contextualSpacing w:val="0"/>
      </w:pPr>
      <w:r w:rsidRPr="00D42B9C">
        <w:t>Deve permitir o cadastro dos ramais de ligação com um ou mais hidrômetros associados.</w:t>
      </w:r>
    </w:p>
    <w:p w:rsidR="006763D4" w:rsidRPr="00D42B9C" w:rsidRDefault="006763D4" w:rsidP="00E11230">
      <w:pPr>
        <w:pStyle w:val="Numerada3"/>
        <w:numPr>
          <w:ilvl w:val="0"/>
          <w:numId w:val="66"/>
        </w:numPr>
        <w:spacing w:before="120" w:after="120"/>
        <w:contextualSpacing w:val="0"/>
      </w:pPr>
      <w:r w:rsidRPr="00D42B9C">
        <w:t xml:space="preserve">Deve permitir que o usuário consulte no banco de dados, a partir de um ou mais trechos de rede, obtenha quais os ramais e números de ligação estão associados </w:t>
      </w:r>
      <w:proofErr w:type="gramStart"/>
      <w:r w:rsidRPr="00D42B9C">
        <w:t>ao(</w:t>
      </w:r>
      <w:proofErr w:type="gramEnd"/>
      <w:r w:rsidRPr="00D42B9C">
        <w:t>s) trecho(s) de rede, via comandos SQL.</w:t>
      </w:r>
    </w:p>
    <w:p w:rsidR="006763D4" w:rsidRPr="00D42B9C" w:rsidRDefault="006763D4" w:rsidP="00E11230">
      <w:pPr>
        <w:pStyle w:val="Numerada3"/>
        <w:numPr>
          <w:ilvl w:val="0"/>
          <w:numId w:val="66"/>
        </w:numPr>
        <w:spacing w:before="120" w:after="120"/>
        <w:contextualSpacing w:val="0"/>
      </w:pPr>
      <w:r w:rsidRPr="00D42B9C">
        <w:t xml:space="preserve">Deve permitir o cadastro </w:t>
      </w:r>
      <w:proofErr w:type="gramStart"/>
      <w:r w:rsidRPr="00D42B9C">
        <w:t>dos macro</w:t>
      </w:r>
      <w:proofErr w:type="gramEnd"/>
      <w:del w:id="5936" w:author="Ademar Oliva Xavier Jr." w:date="2014-05-26T15:56:00Z">
        <w:r w:rsidRPr="00D42B9C" w:rsidDel="004F7F87">
          <w:delText xml:space="preserve"> </w:delText>
        </w:r>
      </w:del>
      <w:r w:rsidRPr="00D42B9C">
        <w:t>medidores.</w:t>
      </w:r>
    </w:p>
    <w:p w:rsidR="006763D4" w:rsidRPr="00D42B9C" w:rsidRDefault="006763D4" w:rsidP="00E11230">
      <w:pPr>
        <w:pStyle w:val="Numerada3"/>
        <w:numPr>
          <w:ilvl w:val="0"/>
          <w:numId w:val="66"/>
        </w:numPr>
        <w:spacing w:before="120" w:after="120"/>
        <w:contextualSpacing w:val="0"/>
      </w:pPr>
      <w:proofErr w:type="spellStart"/>
      <w:r w:rsidRPr="00D42B9C">
        <w:t>Fornecer</w:t>
      </w:r>
      <w:proofErr w:type="spellEnd"/>
      <w:r w:rsidRPr="00D42B9C">
        <w:t xml:space="preserve"> a capacidade de o usuário consultar, através de aplicações ou perguntas ao banco de dados, específicas desenvolvidas pelo mesmo, a comparação entre a macro com a micromedição.</w:t>
      </w:r>
    </w:p>
    <w:p w:rsidR="006763D4" w:rsidRPr="00D42B9C" w:rsidRDefault="006763D4" w:rsidP="00E11230">
      <w:pPr>
        <w:pStyle w:val="Numerada3"/>
        <w:numPr>
          <w:ilvl w:val="0"/>
          <w:numId w:val="66"/>
        </w:numPr>
        <w:spacing w:before="120" w:after="120"/>
        <w:contextualSpacing w:val="0"/>
      </w:pPr>
      <w:r w:rsidRPr="00D42B9C">
        <w:t xml:space="preserve">Deve permitir a visualização de imagens de mapas </w:t>
      </w:r>
      <w:proofErr w:type="spellStart"/>
      <w:r w:rsidRPr="00D42B9C">
        <w:t>escaneados</w:t>
      </w:r>
      <w:proofErr w:type="spellEnd"/>
      <w:r w:rsidRPr="00D42B9C">
        <w:t xml:space="preserve"> georeferenciados como pano de fundo para o devido cadastro das redes no modo piramidal armazenando as informações </w:t>
      </w:r>
      <w:proofErr w:type="spellStart"/>
      <w:r w:rsidRPr="00D42B9C">
        <w:t>raster</w:t>
      </w:r>
      <w:proofErr w:type="spellEnd"/>
      <w:r w:rsidRPr="00D42B9C">
        <w:t xml:space="preserve"> em banco de dados geográfico.</w:t>
      </w:r>
    </w:p>
    <w:p w:rsidR="006763D4" w:rsidRPr="00D42B9C" w:rsidRDefault="006763D4" w:rsidP="00E11230">
      <w:pPr>
        <w:pStyle w:val="Numerada3"/>
        <w:numPr>
          <w:ilvl w:val="0"/>
          <w:numId w:val="66"/>
        </w:numPr>
        <w:spacing w:before="120" w:after="120"/>
        <w:contextualSpacing w:val="0"/>
      </w:pPr>
      <w:r w:rsidRPr="00D42B9C">
        <w:t>Deve permitir a partir de um trecho de rede selecionado, serem apresentados coloridos os trechos subsequentes segundo parâmetros da rede.</w:t>
      </w:r>
    </w:p>
    <w:p w:rsidR="006763D4" w:rsidRPr="00D42B9C" w:rsidRDefault="006763D4" w:rsidP="00E11230">
      <w:pPr>
        <w:pStyle w:val="Numerada3"/>
        <w:numPr>
          <w:ilvl w:val="0"/>
          <w:numId w:val="66"/>
        </w:numPr>
        <w:spacing w:before="120" w:after="120"/>
        <w:contextualSpacing w:val="0"/>
      </w:pPr>
      <w:r w:rsidRPr="00D42B9C">
        <w:t>Deve permitir o registro da quantidade diária de redes cadastradas por usuário com a informação de data e hora de cadastramento de cada trecho de rede.</w:t>
      </w:r>
    </w:p>
    <w:p w:rsidR="006763D4" w:rsidRPr="00D42B9C" w:rsidRDefault="006763D4" w:rsidP="00570659">
      <w:pPr>
        <w:pStyle w:val="Ttulo4"/>
        <w:rPr>
          <w:color w:val="auto"/>
        </w:rPr>
      </w:pPr>
      <w:r w:rsidRPr="00D42B9C">
        <w:rPr>
          <w:color w:val="auto"/>
        </w:rPr>
        <w:t>Este Sistema de Informação Geográfica – SIG para o cadastro de consumidores deverá possuir as seguintes funcionalidades:</w:t>
      </w:r>
    </w:p>
    <w:p w:rsidR="00D23D19" w:rsidRPr="00D42B9C" w:rsidRDefault="00D23D19" w:rsidP="00D23D19"/>
    <w:p w:rsidR="006763D4" w:rsidRPr="00D42B9C" w:rsidRDefault="006763D4" w:rsidP="00E11230">
      <w:pPr>
        <w:pStyle w:val="Numerada3"/>
        <w:numPr>
          <w:ilvl w:val="0"/>
          <w:numId w:val="67"/>
        </w:numPr>
        <w:spacing w:before="120" w:after="120"/>
        <w:contextualSpacing w:val="0"/>
      </w:pPr>
      <w:r w:rsidRPr="00D42B9C">
        <w:t>No cadastro de ramais o software deve possuir a capacidade de cadastrar os ramais de redes, ligados as tubulações, bem como dos hidrômetros conectados as suas extremidades, identificando assim os usuários (consumidores)</w:t>
      </w:r>
    </w:p>
    <w:p w:rsidR="006763D4" w:rsidRPr="00D42B9C" w:rsidRDefault="006763D4" w:rsidP="00E11230">
      <w:pPr>
        <w:pStyle w:val="Numerada3"/>
        <w:numPr>
          <w:ilvl w:val="0"/>
          <w:numId w:val="67"/>
        </w:numPr>
        <w:spacing w:before="120" w:after="120"/>
        <w:contextualSpacing w:val="0"/>
      </w:pPr>
      <w:r w:rsidRPr="00D42B9C">
        <w:t>Os ramais devem estar conectados as tubulações secundárias, sem a segmentação destas redes.</w:t>
      </w:r>
    </w:p>
    <w:p w:rsidR="006763D4" w:rsidRPr="00D42B9C" w:rsidRDefault="006763D4" w:rsidP="00E11230">
      <w:pPr>
        <w:pStyle w:val="Numerada3"/>
        <w:numPr>
          <w:ilvl w:val="0"/>
          <w:numId w:val="67"/>
        </w:numPr>
        <w:spacing w:before="120" w:after="120"/>
        <w:contextualSpacing w:val="0"/>
      </w:pPr>
      <w:r w:rsidRPr="00D42B9C">
        <w:t>Deve existir em banco de dados geográfico, uma ligação, através de campo chave, entre os ramais e a tubulação ao qual está conectado de forma permitir serem identificados todos os ramais conectados junto a um determinado trecho de tubulação.</w:t>
      </w:r>
    </w:p>
    <w:p w:rsidR="006763D4" w:rsidRPr="00D42B9C" w:rsidRDefault="006763D4" w:rsidP="00E11230">
      <w:pPr>
        <w:pStyle w:val="Numerada3"/>
        <w:numPr>
          <w:ilvl w:val="0"/>
          <w:numId w:val="67"/>
        </w:numPr>
        <w:spacing w:before="120" w:after="120"/>
        <w:contextualSpacing w:val="0"/>
      </w:pPr>
      <w:r w:rsidRPr="00D42B9C">
        <w:lastRenderedPageBreak/>
        <w:t>Deve possibilitar cadastrar mais de um hidrômetro junto a um único ramal de água.</w:t>
      </w:r>
    </w:p>
    <w:p w:rsidR="006763D4" w:rsidRPr="00D42B9C" w:rsidRDefault="006763D4" w:rsidP="00E11230">
      <w:pPr>
        <w:pStyle w:val="Numerada3"/>
        <w:numPr>
          <w:ilvl w:val="0"/>
          <w:numId w:val="67"/>
        </w:numPr>
        <w:spacing w:before="120" w:after="120"/>
        <w:contextualSpacing w:val="0"/>
      </w:pPr>
      <w:r w:rsidRPr="00D42B9C">
        <w:t>Um ramal deve poder ser cadastrado automaticamente de forma que o operador/usuário do sistema selecione com um click a rede e com outro click a posição do hidrômetro, bastando dois clicks com o mouse para cadastrar-se o ramal e hidrômetro, com a conexão automática entre as tabelas de redes, ramais e hidrômetros.</w:t>
      </w:r>
    </w:p>
    <w:p w:rsidR="006763D4" w:rsidRPr="00D42B9C" w:rsidRDefault="006763D4" w:rsidP="00E11230">
      <w:pPr>
        <w:pStyle w:val="Numerada3"/>
        <w:numPr>
          <w:ilvl w:val="0"/>
          <w:numId w:val="67"/>
        </w:numPr>
        <w:spacing w:before="120" w:after="120"/>
        <w:contextualSpacing w:val="0"/>
      </w:pPr>
      <w:r w:rsidRPr="00D42B9C">
        <w:t>O cadastro comercial deve estar integrado em tempo real com o cadastro de consumidores no software SIG.</w:t>
      </w:r>
    </w:p>
    <w:p w:rsidR="006763D4" w:rsidRPr="00D42B9C" w:rsidRDefault="006763D4" w:rsidP="00E11230">
      <w:pPr>
        <w:pStyle w:val="Numerada3"/>
        <w:numPr>
          <w:ilvl w:val="0"/>
          <w:numId w:val="67"/>
        </w:numPr>
        <w:spacing w:before="120" w:after="120"/>
        <w:contextualSpacing w:val="0"/>
      </w:pPr>
      <w:r w:rsidRPr="00D42B9C">
        <w:t>Deve permitir o registro da quantidade diária de ramais cadastrados por usuário com a informação de data e hora de cadastramento de cada ramal de rede.</w:t>
      </w:r>
    </w:p>
    <w:p w:rsidR="006763D4" w:rsidRPr="00D42B9C" w:rsidRDefault="006763D4" w:rsidP="00E11230">
      <w:pPr>
        <w:pStyle w:val="Numerada3"/>
        <w:numPr>
          <w:ilvl w:val="0"/>
          <w:numId w:val="67"/>
        </w:numPr>
        <w:spacing w:before="120" w:after="120"/>
        <w:contextualSpacing w:val="0"/>
      </w:pPr>
      <w:r w:rsidRPr="00D42B9C">
        <w:t>Ao mover uma rede os ramais de água e ligações deverão mover junto com a mesma, sem perder a conectividade.</w:t>
      </w:r>
    </w:p>
    <w:p w:rsidR="006763D4" w:rsidRPr="00D42B9C" w:rsidRDefault="006763D4" w:rsidP="00E11230">
      <w:pPr>
        <w:pStyle w:val="Numerada3"/>
        <w:numPr>
          <w:ilvl w:val="0"/>
          <w:numId w:val="67"/>
        </w:numPr>
        <w:spacing w:before="120" w:after="120"/>
        <w:contextualSpacing w:val="0"/>
      </w:pPr>
      <w:r w:rsidRPr="00D42B9C">
        <w:t>Ao cadastrar, mover ou inserir um nó em um trecho de rede, deve ser associado ao mesmo a cota do terreno, para que seja exportada para simulação hidráulica posteriormente.</w:t>
      </w:r>
    </w:p>
    <w:p w:rsidR="00570659" w:rsidRPr="00D42B9C" w:rsidRDefault="00570659" w:rsidP="00570659">
      <w:pPr>
        <w:pStyle w:val="Numerada3"/>
        <w:numPr>
          <w:ilvl w:val="0"/>
          <w:numId w:val="0"/>
        </w:numPr>
        <w:spacing w:before="120" w:after="120"/>
        <w:ind w:left="720"/>
        <w:contextualSpacing w:val="0"/>
      </w:pPr>
    </w:p>
    <w:p w:rsidR="006763D4" w:rsidRPr="00D42B9C" w:rsidRDefault="006763D4" w:rsidP="00D23D19">
      <w:pPr>
        <w:pStyle w:val="Ttulo4"/>
        <w:tabs>
          <w:tab w:val="clear" w:pos="864"/>
          <w:tab w:val="num" w:pos="0"/>
        </w:tabs>
        <w:ind w:left="0" w:firstLine="0"/>
        <w:rPr>
          <w:b w:val="0"/>
          <w:color w:val="auto"/>
        </w:rPr>
      </w:pPr>
      <w:r w:rsidRPr="00D42B9C">
        <w:rPr>
          <w:b w:val="0"/>
          <w:color w:val="auto"/>
        </w:rPr>
        <w:t xml:space="preserve">Junto com o software deverá ser fornecida </w:t>
      </w:r>
      <w:del w:id="5937" w:author="Ademar Oliva Xavier Jr." w:date="2014-05-26T16:01:00Z">
        <w:r w:rsidRPr="00D42B9C" w:rsidDel="004F7F87">
          <w:rPr>
            <w:b w:val="0"/>
            <w:color w:val="auto"/>
          </w:rPr>
          <w:delText xml:space="preserve">a </w:delText>
        </w:r>
      </w:del>
      <w:ins w:id="5938" w:author="Ademar Oliva Xavier Jr." w:date="2014-05-26T16:01:00Z">
        <w:r w:rsidR="004F7F87">
          <w:rPr>
            <w:b w:val="0"/>
            <w:color w:val="auto"/>
          </w:rPr>
          <w:t>à</w:t>
        </w:r>
        <w:r w:rsidR="004F7F87" w:rsidRPr="00D42B9C">
          <w:rPr>
            <w:b w:val="0"/>
            <w:color w:val="auto"/>
          </w:rPr>
          <w:t xml:space="preserve"> </w:t>
        </w:r>
      </w:ins>
      <w:r w:rsidRPr="00D42B9C">
        <w:rPr>
          <w:b w:val="0"/>
          <w:color w:val="auto"/>
        </w:rPr>
        <w:t xml:space="preserve">contratante, biblioteca SIG de desenvolvimento para a disponibilização de novos módulos pela CONTRATANTE sem a presença de componentes fechadas e com a biblioteca com royalties já pagos aos seus respectivos fornecedores. Esta biblioteca deverá permitir a programação em linguagens Visual Basic 6.0, VB .NET, C# .NET com funcionalidades em clientes Windows de: cadastro de novas feições em banco de dados geográfico associado, operações de zoom, mapas temáticos, importação e exportação de formatos SIG e CAD padrões de mercado </w:t>
      </w:r>
      <w:proofErr w:type="gramStart"/>
      <w:r w:rsidRPr="00D42B9C">
        <w:rPr>
          <w:b w:val="0"/>
          <w:color w:val="auto"/>
        </w:rPr>
        <w:t>(.</w:t>
      </w:r>
      <w:proofErr w:type="spellStart"/>
      <w:r w:rsidRPr="00D42B9C">
        <w:rPr>
          <w:b w:val="0"/>
          <w:color w:val="auto"/>
        </w:rPr>
        <w:t>shp</w:t>
      </w:r>
      <w:proofErr w:type="spellEnd"/>
      <w:proofErr w:type="gramEnd"/>
      <w:r w:rsidRPr="00D42B9C">
        <w:rPr>
          <w:b w:val="0"/>
          <w:color w:val="auto"/>
        </w:rPr>
        <w:t xml:space="preserve">, </w:t>
      </w:r>
      <w:proofErr w:type="spellStart"/>
      <w:r w:rsidRPr="00D42B9C">
        <w:rPr>
          <w:b w:val="0"/>
          <w:color w:val="auto"/>
        </w:rPr>
        <w:t>mid</w:t>
      </w:r>
      <w:proofErr w:type="spellEnd"/>
      <w:r w:rsidRPr="00D42B9C">
        <w:rPr>
          <w:b w:val="0"/>
          <w:color w:val="auto"/>
        </w:rPr>
        <w:t>/</w:t>
      </w:r>
      <w:proofErr w:type="spellStart"/>
      <w:r w:rsidRPr="00D42B9C">
        <w:rPr>
          <w:b w:val="0"/>
          <w:color w:val="auto"/>
        </w:rPr>
        <w:t>mif</w:t>
      </w:r>
      <w:proofErr w:type="spellEnd"/>
      <w:r w:rsidRPr="00D42B9C">
        <w:rPr>
          <w:b w:val="0"/>
          <w:color w:val="auto"/>
        </w:rPr>
        <w:t xml:space="preserve">, </w:t>
      </w:r>
      <w:proofErr w:type="spellStart"/>
      <w:r w:rsidRPr="00D42B9C">
        <w:rPr>
          <w:b w:val="0"/>
          <w:color w:val="auto"/>
        </w:rPr>
        <w:t>dxf</w:t>
      </w:r>
      <w:proofErr w:type="spellEnd"/>
      <w:r w:rsidRPr="00D42B9C">
        <w:rPr>
          <w:b w:val="0"/>
          <w:color w:val="auto"/>
        </w:rPr>
        <w:t>), com a possibilidade de realização de mapas temáticos.</w:t>
      </w:r>
    </w:p>
    <w:p w:rsidR="00A56505" w:rsidRPr="00D42B9C" w:rsidRDefault="00A56505" w:rsidP="00A56505"/>
    <w:p w:rsidR="006763D4" w:rsidRPr="00D42B9C" w:rsidRDefault="006763D4" w:rsidP="00D23D19">
      <w:r w:rsidRPr="00D42B9C">
        <w:t xml:space="preserve">A biblioteca de componentes deve permitir salvar diretamente no banco de dados tanto as informações vetoriais quanto as </w:t>
      </w:r>
      <w:proofErr w:type="spellStart"/>
      <w:r w:rsidRPr="00D42B9C">
        <w:t>raster</w:t>
      </w:r>
      <w:proofErr w:type="spellEnd"/>
      <w:r w:rsidRPr="00D42B9C">
        <w:t xml:space="preserve"> (imagem), sendo que para o armazenamento de imagens, a mesma deve ser realizada sem a necessidade de recorte das imagens em formatos menores, para a importação junto ao banco de dados geográfico, permitindo assim a importação direta da mesma, sem degradação de performance.</w:t>
      </w:r>
    </w:p>
    <w:p w:rsidR="00A56505" w:rsidRPr="00D42B9C" w:rsidRDefault="00A56505" w:rsidP="00570659"/>
    <w:p w:rsidR="006763D4" w:rsidRPr="00D42B9C" w:rsidRDefault="006763D4" w:rsidP="00570659">
      <w:r w:rsidRPr="00D42B9C">
        <w:t>A funcionalidade detalhada da biblioteca de componentes SIG a ser fornecida deve possuir os seguintes métodos:</w:t>
      </w:r>
    </w:p>
    <w:p w:rsidR="00A56505" w:rsidRPr="00D42B9C" w:rsidRDefault="00A56505" w:rsidP="00570659"/>
    <w:p w:rsidR="006763D4" w:rsidRPr="00D42B9C" w:rsidRDefault="006763D4" w:rsidP="00570659">
      <w:r w:rsidRPr="00D42B9C">
        <w:t>Esta biblioteca de criação de Sistema Informação Geográfica deverá possuir biblioteca de programação com as seguintes funcionalidades:</w:t>
      </w:r>
    </w:p>
    <w:p w:rsidR="006763D4" w:rsidRPr="00D42B9C" w:rsidRDefault="006763D4" w:rsidP="00E11230">
      <w:pPr>
        <w:pStyle w:val="Numerada3"/>
        <w:numPr>
          <w:ilvl w:val="0"/>
          <w:numId w:val="69"/>
        </w:numPr>
        <w:spacing w:before="120" w:after="120"/>
        <w:contextualSpacing w:val="0"/>
      </w:pPr>
      <w:r w:rsidRPr="00D42B9C">
        <w:t>Desenho no banco de dados geográfico de ponto, linha, polígono e texto.</w:t>
      </w:r>
    </w:p>
    <w:p w:rsidR="006763D4" w:rsidRPr="00D42B9C" w:rsidRDefault="006763D4" w:rsidP="00E11230">
      <w:pPr>
        <w:pStyle w:val="Numerada3"/>
        <w:numPr>
          <w:ilvl w:val="0"/>
          <w:numId w:val="69"/>
        </w:numPr>
        <w:spacing w:before="120" w:after="120"/>
        <w:contextualSpacing w:val="0"/>
      </w:pPr>
      <w:r w:rsidRPr="00D42B9C">
        <w:t>Possibilidade de desenho no banco de dados geográfico do cadastro de redes não permitindo o cadastro de um trecho de rede sem nós associados ao mesmo.</w:t>
      </w:r>
    </w:p>
    <w:p w:rsidR="006763D4" w:rsidRPr="00D42B9C" w:rsidRDefault="006763D4" w:rsidP="00E11230">
      <w:pPr>
        <w:pStyle w:val="Numerada3"/>
        <w:numPr>
          <w:ilvl w:val="0"/>
          <w:numId w:val="69"/>
        </w:numPr>
        <w:spacing w:before="120" w:after="120"/>
        <w:contextualSpacing w:val="0"/>
      </w:pPr>
      <w:r w:rsidRPr="00D42B9C">
        <w:t>Cópia e cola de geometrias</w:t>
      </w:r>
    </w:p>
    <w:p w:rsidR="006763D4" w:rsidRPr="00D42B9C" w:rsidRDefault="006763D4" w:rsidP="00E11230">
      <w:pPr>
        <w:pStyle w:val="Numerada3"/>
        <w:numPr>
          <w:ilvl w:val="0"/>
          <w:numId w:val="69"/>
        </w:numPr>
        <w:spacing w:before="120" w:after="120"/>
        <w:contextualSpacing w:val="0"/>
      </w:pPr>
      <w:r w:rsidRPr="00D42B9C">
        <w:t>Junção de linhas.</w:t>
      </w:r>
    </w:p>
    <w:p w:rsidR="006763D4" w:rsidRPr="00D42B9C" w:rsidRDefault="006763D4" w:rsidP="00E11230">
      <w:pPr>
        <w:pStyle w:val="Numerada3"/>
        <w:numPr>
          <w:ilvl w:val="0"/>
          <w:numId w:val="69"/>
        </w:numPr>
        <w:spacing w:before="120" w:after="120"/>
        <w:contextualSpacing w:val="0"/>
      </w:pPr>
      <w:r w:rsidRPr="00D42B9C">
        <w:lastRenderedPageBreak/>
        <w:t>Desenho de linha com referência a outra existente, desenho de linha paralela ou perpendicular.</w:t>
      </w:r>
    </w:p>
    <w:p w:rsidR="006763D4" w:rsidRPr="00D42B9C" w:rsidRDefault="006763D4" w:rsidP="00E11230">
      <w:pPr>
        <w:pStyle w:val="Numerada3"/>
        <w:numPr>
          <w:ilvl w:val="0"/>
          <w:numId w:val="69"/>
        </w:numPr>
        <w:spacing w:before="120" w:after="120"/>
        <w:contextualSpacing w:val="0"/>
      </w:pPr>
      <w:r w:rsidRPr="00D42B9C">
        <w:t xml:space="preserve">Manipulação, seleção, </w:t>
      </w:r>
      <w:del w:id="5939" w:author="Ademar Oliva Xavier Jr." w:date="2014-05-26T16:03:00Z">
        <w:r w:rsidRPr="00D42B9C" w:rsidDel="004F7F87">
          <w:delText xml:space="preserve">copia </w:delText>
        </w:r>
      </w:del>
      <w:ins w:id="5940" w:author="Ademar Oliva Xavier Jr." w:date="2014-05-26T16:03:00Z">
        <w:r w:rsidR="004F7F87" w:rsidRPr="00D42B9C">
          <w:t>c</w:t>
        </w:r>
        <w:r w:rsidR="004F7F87">
          <w:t>ó</w:t>
        </w:r>
        <w:r w:rsidR="004F7F87" w:rsidRPr="00D42B9C">
          <w:t xml:space="preserve">pia </w:t>
        </w:r>
      </w:ins>
      <w:r w:rsidRPr="00D42B9C">
        <w:t>espelhamento, eliminação, rotação, modificação, quebra e alteração</w:t>
      </w:r>
      <w:del w:id="5941" w:author="Ademar Oliva Xavier Jr." w:date="2014-05-27T08:22:00Z">
        <w:r w:rsidRPr="00D42B9C" w:rsidDel="00317609">
          <w:delText>,</w:delText>
        </w:r>
      </w:del>
      <w:r w:rsidRPr="00D42B9C">
        <w:t xml:space="preserve"> de elementos geográficos.</w:t>
      </w:r>
    </w:p>
    <w:p w:rsidR="006763D4" w:rsidRPr="00D42B9C" w:rsidRDefault="006763D4" w:rsidP="00E11230">
      <w:pPr>
        <w:pStyle w:val="Numerada3"/>
        <w:numPr>
          <w:ilvl w:val="0"/>
          <w:numId w:val="69"/>
        </w:numPr>
        <w:spacing w:before="120" w:after="120"/>
        <w:contextualSpacing w:val="0"/>
      </w:pPr>
      <w:r w:rsidRPr="00D42B9C">
        <w:t>Medição de distâncias, perímetros e áreas.</w:t>
      </w:r>
    </w:p>
    <w:p w:rsidR="006763D4" w:rsidRPr="00D42B9C" w:rsidRDefault="006763D4" w:rsidP="00E11230">
      <w:pPr>
        <w:pStyle w:val="Numerada3"/>
        <w:numPr>
          <w:ilvl w:val="0"/>
          <w:numId w:val="69"/>
        </w:numPr>
        <w:spacing w:before="120" w:after="120"/>
        <w:contextualSpacing w:val="0"/>
      </w:pPr>
      <w:r w:rsidRPr="00D42B9C">
        <w:t>Eliminação de vértices.</w:t>
      </w:r>
    </w:p>
    <w:p w:rsidR="006763D4" w:rsidRPr="00D42B9C" w:rsidRDefault="006763D4" w:rsidP="00E11230">
      <w:pPr>
        <w:pStyle w:val="Numerada3"/>
        <w:numPr>
          <w:ilvl w:val="0"/>
          <w:numId w:val="69"/>
        </w:numPr>
        <w:spacing w:before="120" w:after="120"/>
        <w:contextualSpacing w:val="0"/>
      </w:pPr>
      <w:r w:rsidRPr="00D42B9C">
        <w:t>Triangulação.</w:t>
      </w:r>
    </w:p>
    <w:p w:rsidR="006763D4" w:rsidRPr="00D42B9C" w:rsidRDefault="006763D4" w:rsidP="00E11230">
      <w:pPr>
        <w:pStyle w:val="Numerada3"/>
        <w:numPr>
          <w:ilvl w:val="0"/>
          <w:numId w:val="69"/>
        </w:numPr>
        <w:spacing w:before="120" w:after="120"/>
        <w:contextualSpacing w:val="0"/>
      </w:pPr>
      <w:r w:rsidRPr="00D42B9C">
        <w:t>Biblioteca de componentes capaz de voltar ao estágio anterior do último elemento gráfico desenhado, bem como avançar novamente ao elemento desenhado.</w:t>
      </w:r>
    </w:p>
    <w:p w:rsidR="006763D4" w:rsidRPr="00D42B9C" w:rsidRDefault="006763D4" w:rsidP="00E11230">
      <w:pPr>
        <w:pStyle w:val="Numerada3"/>
        <w:numPr>
          <w:ilvl w:val="0"/>
          <w:numId w:val="69"/>
        </w:numPr>
        <w:spacing w:before="120" w:after="120"/>
        <w:contextualSpacing w:val="0"/>
      </w:pPr>
      <w:r w:rsidRPr="00D42B9C">
        <w:t xml:space="preserve">Manipulação de </w:t>
      </w:r>
      <w:proofErr w:type="spellStart"/>
      <w:r w:rsidRPr="00D42B9C">
        <w:t>layers</w:t>
      </w:r>
      <w:proofErr w:type="spellEnd"/>
      <w:r w:rsidRPr="00D42B9C">
        <w:t xml:space="preserve"> geográficos.</w:t>
      </w:r>
    </w:p>
    <w:p w:rsidR="006763D4" w:rsidRPr="00D42B9C" w:rsidRDefault="006763D4" w:rsidP="00E11230">
      <w:pPr>
        <w:pStyle w:val="Numerada3"/>
        <w:numPr>
          <w:ilvl w:val="0"/>
          <w:numId w:val="69"/>
        </w:numPr>
        <w:spacing w:before="120" w:after="120"/>
        <w:contextualSpacing w:val="0"/>
      </w:pPr>
      <w:r w:rsidRPr="00D42B9C">
        <w:t>Método de salvar imagens de tela em arquivo.</w:t>
      </w:r>
    </w:p>
    <w:p w:rsidR="006763D4" w:rsidRPr="00D42B9C" w:rsidRDefault="006763D4" w:rsidP="00E11230">
      <w:pPr>
        <w:pStyle w:val="Numerada3"/>
        <w:numPr>
          <w:ilvl w:val="0"/>
          <w:numId w:val="69"/>
        </w:numPr>
        <w:spacing w:before="120" w:after="120"/>
        <w:contextualSpacing w:val="0"/>
      </w:pPr>
      <w:r w:rsidRPr="00D42B9C">
        <w:t>Zoom.</w:t>
      </w:r>
    </w:p>
    <w:p w:rsidR="006763D4" w:rsidRPr="00D42B9C" w:rsidRDefault="006763D4" w:rsidP="00E11230">
      <w:pPr>
        <w:pStyle w:val="Numerada3"/>
        <w:numPr>
          <w:ilvl w:val="0"/>
          <w:numId w:val="69"/>
        </w:numPr>
        <w:spacing w:before="120" w:after="120"/>
        <w:contextualSpacing w:val="0"/>
      </w:pPr>
      <w:r w:rsidRPr="00D42B9C">
        <w:t>Importação e exportação CAD/SIG.</w:t>
      </w:r>
    </w:p>
    <w:p w:rsidR="006763D4" w:rsidRPr="00D42B9C" w:rsidRDefault="006763D4" w:rsidP="00E11230">
      <w:pPr>
        <w:pStyle w:val="Numerada3"/>
        <w:numPr>
          <w:ilvl w:val="0"/>
          <w:numId w:val="69"/>
        </w:numPr>
        <w:spacing w:before="120" w:after="120"/>
        <w:contextualSpacing w:val="0"/>
      </w:pPr>
      <w:r w:rsidRPr="00D42B9C">
        <w:t xml:space="preserve">Capacidade da realização de operações geográficas interativas com o usuário ou diretamente no banco de dados geográfico de fácil programação, de forma que o usuário programador possa, com poucos conhecimentos de geoprocessamento e Sistemas de Informação Geográfica, desenvolver aplicações personalizadas para a operadora, </w:t>
      </w:r>
      <w:del w:id="5942" w:author="Ademar Oliva Xavier Jr." w:date="2014-05-27T08:23:00Z">
        <w:r w:rsidRPr="00D42B9C" w:rsidDel="00317609">
          <w:delText xml:space="preserve">tenho </w:delText>
        </w:r>
      </w:del>
      <w:ins w:id="5943" w:author="Ademar Oliva Xavier Jr." w:date="2014-05-27T08:23:00Z">
        <w:r w:rsidR="00317609" w:rsidRPr="00D42B9C">
          <w:t>ten</w:t>
        </w:r>
        <w:r w:rsidR="00317609">
          <w:t>d</w:t>
        </w:r>
        <w:r w:rsidR="00317609" w:rsidRPr="00D42B9C">
          <w:t xml:space="preserve">o </w:t>
        </w:r>
      </w:ins>
      <w:r w:rsidRPr="00D42B9C">
        <w:t>como número máximo de linhas de programação para estabelecer a conexão com um banco de dados, 6 (seis) linhas de programação; para realizar um zoom, 1 (uma) linha de programação; para encontrar um consumidor, 5 (cinco) linhas de programação.</w:t>
      </w:r>
    </w:p>
    <w:p w:rsidR="006763D4" w:rsidRPr="00D42B9C" w:rsidRDefault="006763D4" w:rsidP="00E11230">
      <w:pPr>
        <w:pStyle w:val="PargrafodaLista"/>
        <w:numPr>
          <w:ilvl w:val="1"/>
          <w:numId w:val="69"/>
        </w:numPr>
      </w:pPr>
      <w:r w:rsidRPr="00D42B9C">
        <w:t xml:space="preserve">A documentação da biblioteca deverá </w:t>
      </w:r>
      <w:ins w:id="5944" w:author="Ademar Oliva Xavier Jr." w:date="2014-05-26T16:03:00Z">
        <w:r w:rsidR="004F7F87">
          <w:t xml:space="preserve">ser </w:t>
        </w:r>
      </w:ins>
      <w:r w:rsidRPr="00D42B9C">
        <w:t>apresentada na língua portuguesa.</w:t>
      </w:r>
    </w:p>
    <w:p w:rsidR="006763D4" w:rsidRPr="00D42B9C" w:rsidRDefault="006763D4" w:rsidP="00A56505">
      <w:pPr>
        <w:pStyle w:val="Ttulo4"/>
        <w:numPr>
          <w:ilvl w:val="2"/>
          <w:numId w:val="25"/>
        </w:numPr>
        <w:rPr>
          <w:color w:val="auto"/>
        </w:rPr>
      </w:pPr>
      <w:r w:rsidRPr="00D42B9C">
        <w:rPr>
          <w:color w:val="auto"/>
        </w:rPr>
        <w:t>Banco de Dados Geográfico</w:t>
      </w:r>
    </w:p>
    <w:p w:rsidR="006763D4" w:rsidRPr="00D42B9C" w:rsidRDefault="006763D4" w:rsidP="00D23D19">
      <w:pPr>
        <w:pStyle w:val="Numerada3"/>
        <w:numPr>
          <w:ilvl w:val="0"/>
          <w:numId w:val="0"/>
        </w:numPr>
        <w:spacing w:before="120" w:after="120"/>
        <w:contextualSpacing w:val="0"/>
      </w:pPr>
      <w:r w:rsidRPr="00D42B9C">
        <w:t xml:space="preserve">Este Sistema de Informação Geográfica – SIG deverá ser capaz de permitir o armazenamento dos dados, tanto os vetoriais (redes, etc.) quanto os </w:t>
      </w:r>
      <w:proofErr w:type="spellStart"/>
      <w:r w:rsidRPr="00D42B9C">
        <w:t>raster</w:t>
      </w:r>
      <w:proofErr w:type="spellEnd"/>
      <w:r w:rsidRPr="00D42B9C">
        <w:t xml:space="preserve"> (imagens) e de rodar no seguinte gerenciadores de banco de dados, sem a necessidade de aquisição dos respectivos cartuchos espaciais:</w:t>
      </w:r>
    </w:p>
    <w:p w:rsidR="006763D4" w:rsidRPr="00D42B9C" w:rsidRDefault="006763D4" w:rsidP="00A56505">
      <w:pPr>
        <w:pStyle w:val="Ttulo4"/>
        <w:numPr>
          <w:ilvl w:val="2"/>
          <w:numId w:val="25"/>
        </w:numPr>
        <w:rPr>
          <w:color w:val="auto"/>
        </w:rPr>
      </w:pPr>
      <w:proofErr w:type="spellStart"/>
      <w:r w:rsidRPr="00D42B9C">
        <w:rPr>
          <w:color w:val="auto"/>
        </w:rPr>
        <w:t>SQLServer</w:t>
      </w:r>
      <w:proofErr w:type="spellEnd"/>
      <w:r w:rsidRPr="00D42B9C">
        <w:rPr>
          <w:color w:val="auto"/>
        </w:rPr>
        <w:t xml:space="preserve"> 2012 ou superior</w:t>
      </w:r>
    </w:p>
    <w:p w:rsidR="006763D4" w:rsidRPr="00D42B9C" w:rsidRDefault="006763D4" w:rsidP="00D23D19">
      <w:pPr>
        <w:pStyle w:val="Numerada3"/>
        <w:numPr>
          <w:ilvl w:val="0"/>
          <w:numId w:val="0"/>
        </w:numPr>
        <w:spacing w:before="120" w:after="120"/>
        <w:contextualSpacing w:val="0"/>
      </w:pPr>
      <w:r w:rsidRPr="00D42B9C">
        <w:t>As tabelas relacionais do banco de dados deverão manter as informações alfanuméricas, textuais, gráficas e geográficas, em um único ambiente, totalmente controlado pelo sistema gerenciador de banco de dados, de forma a garantir o completo controle das permissões de acesso, das concorrências, das operações de consulta, das atualizações, da recuperação de falhas e dos procedimentos de gravação de arquivos de segurança.</w:t>
      </w:r>
    </w:p>
    <w:p w:rsidR="006763D4" w:rsidRPr="00D42B9C" w:rsidRDefault="006763D4" w:rsidP="00D23D19">
      <w:pPr>
        <w:pStyle w:val="Numerada3"/>
        <w:numPr>
          <w:ilvl w:val="0"/>
          <w:numId w:val="0"/>
        </w:numPr>
        <w:spacing w:before="120" w:after="120"/>
        <w:contextualSpacing w:val="0"/>
      </w:pPr>
      <w:r w:rsidRPr="00D42B9C">
        <w:t>Adicionalmente, o banco deverá dispor de estruturas de acesso espaciais para recuperação indexada de elementos gráficos georeferenciados, dada a localização geográfica dos consumidores ou textos nos mapas.</w:t>
      </w:r>
    </w:p>
    <w:p w:rsidR="006763D4" w:rsidRPr="00D42B9C" w:rsidRDefault="006763D4" w:rsidP="00D23D19">
      <w:pPr>
        <w:pStyle w:val="Numerada3"/>
        <w:numPr>
          <w:ilvl w:val="0"/>
          <w:numId w:val="0"/>
        </w:numPr>
        <w:spacing w:before="120" w:after="120"/>
        <w:contextualSpacing w:val="0"/>
      </w:pPr>
      <w:r w:rsidRPr="00D42B9C">
        <w:t xml:space="preserve">O sistema de cadastro de redes e consumidores deverá ser implantado a partir das informações banco de dados geográfico e do cadastro técnico, permitindo cadastrar, atualizar, editar, manter, visualizar, pesquisar consumidores, analisar, </w:t>
      </w:r>
      <w:r w:rsidRPr="00D42B9C">
        <w:lastRenderedPageBreak/>
        <w:t>associar documentos e manipular informações alfanuméricas, textuais e gráficas, de forma integrada e georeferenciada, das redes e consumidores.</w:t>
      </w:r>
    </w:p>
    <w:p w:rsidR="006763D4" w:rsidRPr="00D42B9C" w:rsidRDefault="006763D4" w:rsidP="00D23D19">
      <w:pPr>
        <w:pStyle w:val="Numerada3"/>
        <w:numPr>
          <w:ilvl w:val="0"/>
          <w:numId w:val="0"/>
        </w:numPr>
        <w:spacing w:before="120" w:after="120"/>
        <w:contextualSpacing w:val="0"/>
      </w:pPr>
      <w:r w:rsidRPr="00D42B9C">
        <w:t>O sistema deverá ser concebido e desenvolvido prevendo a integração em tempo real, sem a utilização de arquivos, com o sistema comercial da CONTRATANTE.</w:t>
      </w:r>
    </w:p>
    <w:p w:rsidR="006763D4" w:rsidRPr="00D42B9C" w:rsidRDefault="006763D4" w:rsidP="00D23D19">
      <w:pPr>
        <w:pStyle w:val="Numerada3"/>
        <w:numPr>
          <w:ilvl w:val="0"/>
          <w:numId w:val="0"/>
        </w:numPr>
        <w:spacing w:before="120" w:after="120"/>
        <w:contextualSpacing w:val="0"/>
      </w:pPr>
      <w:r w:rsidRPr="00D42B9C">
        <w:t>O sistema deverá permitir a visualização, em segundo plano, de imagens, mosaico de imagens ou mapas constituídos por pontos, linhas, polígonos, símbolos e textos, bem como, suas respectivas legendas.</w:t>
      </w:r>
    </w:p>
    <w:p w:rsidR="006763D4" w:rsidRPr="00D42B9C" w:rsidRDefault="006763D4" w:rsidP="00D23D19">
      <w:pPr>
        <w:pStyle w:val="Numerada3"/>
        <w:numPr>
          <w:ilvl w:val="0"/>
          <w:numId w:val="0"/>
        </w:numPr>
        <w:spacing w:before="120" w:after="120"/>
        <w:contextualSpacing w:val="0"/>
      </w:pPr>
      <w:r w:rsidRPr="00D42B9C">
        <w:t>Deverá ser fornecido por parte da licitante a documentação contendo o modelo de dados do banco de dados geográfico, com o objetivo de fornecer o todo o conhecimento e estruturação de como os dados estão sendo armazenados no banco de dados geográfico.</w:t>
      </w:r>
    </w:p>
    <w:p w:rsidR="006763D4" w:rsidRPr="00D42B9C" w:rsidRDefault="006763D4" w:rsidP="00A56505">
      <w:pPr>
        <w:pStyle w:val="Ttulo4"/>
        <w:numPr>
          <w:ilvl w:val="2"/>
          <w:numId w:val="25"/>
        </w:numPr>
        <w:rPr>
          <w:color w:val="auto"/>
        </w:rPr>
      </w:pPr>
      <w:r w:rsidRPr="00D42B9C">
        <w:rPr>
          <w:color w:val="auto"/>
        </w:rPr>
        <w:t>HARDWARE</w:t>
      </w:r>
      <w:ins w:id="5945" w:author="Ademar Oliva Xavier Jr." w:date="2014-05-26T16:08:00Z">
        <w:r w:rsidR="00066740">
          <w:rPr>
            <w:color w:val="auto"/>
          </w:rPr>
          <w:t xml:space="preserve"> </w:t>
        </w:r>
        <w:r w:rsidR="00066740" w:rsidRPr="00066740">
          <w:rPr>
            <w:color w:val="FF0000"/>
            <w:rPrChange w:id="5946" w:author="Ademar Oliva Xavier Jr." w:date="2014-05-26T16:08:00Z">
              <w:rPr>
                <w:color w:val="auto"/>
              </w:rPr>
            </w:rPrChange>
          </w:rPr>
          <w:t>(Há hardware envolvido? Quais</w:t>
        </w:r>
        <w:r w:rsidR="00066740">
          <w:rPr>
            <w:color w:val="FF0000"/>
          </w:rPr>
          <w:t>?</w:t>
        </w:r>
        <w:r w:rsidR="00066740" w:rsidRPr="00066740">
          <w:rPr>
            <w:color w:val="FF0000"/>
            <w:rPrChange w:id="5947" w:author="Ademar Oliva Xavier Jr." w:date="2014-05-26T16:08:00Z">
              <w:rPr>
                <w:color w:val="auto"/>
              </w:rPr>
            </w:rPrChange>
          </w:rPr>
          <w:t>)</w:t>
        </w:r>
      </w:ins>
    </w:p>
    <w:p w:rsidR="006763D4" w:rsidRPr="00D42B9C" w:rsidRDefault="006763D4" w:rsidP="00570659">
      <w:r w:rsidRPr="00D42B9C">
        <w:t>Todo o hardware de servidor e estações clientes será fornecido pela CONTRATANTE, com sugestão de configuração elaborada pela licitante em sua proposta técnica.</w:t>
      </w:r>
    </w:p>
    <w:p w:rsidR="006763D4" w:rsidRPr="00D42B9C" w:rsidRDefault="006763D4" w:rsidP="00A56505">
      <w:pPr>
        <w:pStyle w:val="Ttulo4"/>
        <w:numPr>
          <w:ilvl w:val="2"/>
          <w:numId w:val="25"/>
        </w:numPr>
        <w:rPr>
          <w:color w:val="auto"/>
        </w:rPr>
      </w:pPr>
      <w:r w:rsidRPr="00D42B9C">
        <w:rPr>
          <w:color w:val="auto"/>
        </w:rPr>
        <w:t>SOFTWARE</w:t>
      </w:r>
    </w:p>
    <w:p w:rsidR="006763D4" w:rsidRPr="00D42B9C" w:rsidRDefault="006763D4" w:rsidP="00570659">
      <w:r w:rsidRPr="00D42B9C">
        <w:t>Todo o software necessário, com exceção de ambiente operacional Windows tanto para cliente quanto servidor e banco de dados, deverá vir a ser fornecido pela licitante.</w:t>
      </w:r>
    </w:p>
    <w:p w:rsidR="006763D4" w:rsidRPr="00D42B9C" w:rsidRDefault="006763D4" w:rsidP="00570659">
      <w:r w:rsidRPr="00D42B9C">
        <w:t>O módulo com o software GIS específico para saneamento e as personalizações deverão estar disponibilizadas na forma de código aberto.</w:t>
      </w:r>
    </w:p>
    <w:p w:rsidR="006763D4" w:rsidRPr="00D42B9C" w:rsidRDefault="006763D4" w:rsidP="00570659">
      <w:r w:rsidRPr="00D42B9C">
        <w:t>A licitante deverá indicar em sua proposta o link em que se encontra o código fonte do módulo saneamento, o qual está disponível para a comunidade.</w:t>
      </w:r>
    </w:p>
    <w:p w:rsidR="006763D4" w:rsidRPr="00D42B9C" w:rsidRDefault="006763D4" w:rsidP="00570659">
      <w:r w:rsidRPr="00D42B9C">
        <w:t xml:space="preserve">As personalizações deverão ser disponibilizadas </w:t>
      </w:r>
      <w:del w:id="5948" w:author="Ademar Oliva Xavier Jr." w:date="2014-05-26T16:09:00Z">
        <w:r w:rsidRPr="00D42B9C" w:rsidDel="00066740">
          <w:delText xml:space="preserve">a </w:delText>
        </w:r>
      </w:del>
      <w:ins w:id="5949" w:author="Ademar Oliva Xavier Jr." w:date="2014-05-26T16:09:00Z">
        <w:r w:rsidR="00066740">
          <w:t>à</w:t>
        </w:r>
        <w:r w:rsidR="00066740" w:rsidRPr="00D42B9C">
          <w:t xml:space="preserve"> </w:t>
        </w:r>
      </w:ins>
      <w:r w:rsidRPr="00D42B9C">
        <w:t>medida em que forem desenvolvidas, pela licitante vencedora, neste mesmo repositório aberto a comunidade.</w:t>
      </w:r>
    </w:p>
    <w:p w:rsidR="006763D4" w:rsidRPr="00D42B9C" w:rsidRDefault="006763D4" w:rsidP="00A56505">
      <w:pPr>
        <w:pStyle w:val="Ttulo4"/>
        <w:numPr>
          <w:ilvl w:val="2"/>
          <w:numId w:val="25"/>
        </w:numPr>
        <w:rPr>
          <w:color w:val="auto"/>
        </w:rPr>
      </w:pPr>
      <w:r w:rsidRPr="00D42B9C">
        <w:rPr>
          <w:color w:val="auto"/>
        </w:rPr>
        <w:t>Banco DE DADOS GEOGRÁFICO</w:t>
      </w:r>
    </w:p>
    <w:p w:rsidR="006763D4" w:rsidRPr="00D42B9C" w:rsidRDefault="006763D4" w:rsidP="00570659">
      <w:r w:rsidRPr="00D42B9C">
        <w:t xml:space="preserve">O formato em que as tabelas que </w:t>
      </w:r>
      <w:del w:id="5950" w:author="Ademar Oliva Xavier Jr." w:date="2014-05-26T16:09:00Z">
        <w:r w:rsidRPr="00D42B9C" w:rsidDel="00066740">
          <w:delText>contem</w:delText>
        </w:r>
      </w:del>
      <w:ins w:id="5951" w:author="Ademar Oliva Xavier Jr." w:date="2014-05-26T16:09:00Z">
        <w:r w:rsidR="00066740" w:rsidRPr="00D42B9C">
          <w:t>contém</w:t>
        </w:r>
      </w:ins>
      <w:r w:rsidRPr="00D42B9C">
        <w:t xml:space="preserve"> dados geográficos e de atributos deverá seguir o padrão especificado pelo consórcio de padrões abertos de dados espaciais – OGC, de forma que os mesmos possam vir a ser lidos diretamente por qualquer software GIS de mercado que siga estes padrões.</w:t>
      </w:r>
    </w:p>
    <w:p w:rsidR="006763D4" w:rsidRPr="00D42B9C" w:rsidRDefault="006763D4" w:rsidP="00570659"/>
    <w:p w:rsidR="006763D4" w:rsidRPr="00D42B9C" w:rsidRDefault="006763D4" w:rsidP="00A56505">
      <w:pPr>
        <w:pStyle w:val="Ttulo4"/>
        <w:numPr>
          <w:ilvl w:val="2"/>
          <w:numId w:val="25"/>
        </w:numPr>
        <w:rPr>
          <w:color w:val="auto"/>
        </w:rPr>
      </w:pPr>
      <w:r w:rsidRPr="00D42B9C">
        <w:rPr>
          <w:color w:val="auto"/>
        </w:rPr>
        <w:lastRenderedPageBreak/>
        <w:t>CONVERSÃO DE DADOS</w:t>
      </w:r>
    </w:p>
    <w:p w:rsidR="006763D4" w:rsidRPr="00D42B9C" w:rsidRDefault="006763D4" w:rsidP="00D23D19">
      <w:pPr>
        <w:pStyle w:val="Ttulo4"/>
        <w:numPr>
          <w:ilvl w:val="0"/>
          <w:numId w:val="0"/>
        </w:numPr>
        <w:ind w:firstLine="851"/>
        <w:rPr>
          <w:b w:val="0"/>
          <w:color w:val="auto"/>
        </w:rPr>
      </w:pPr>
      <w:r w:rsidRPr="00D42B9C">
        <w:rPr>
          <w:b w:val="0"/>
          <w:color w:val="auto"/>
        </w:rPr>
        <w:t xml:space="preserve">Anteriormente </w:t>
      </w:r>
      <w:del w:id="5952" w:author="Ademar Oliva Xavier Jr." w:date="2014-05-26T16:37:00Z">
        <w:r w:rsidRPr="00D42B9C" w:rsidDel="0020360A">
          <w:rPr>
            <w:b w:val="0"/>
            <w:color w:val="auto"/>
          </w:rPr>
          <w:delText xml:space="preserve">a </w:delText>
        </w:r>
      </w:del>
      <w:ins w:id="5953" w:author="Ademar Oliva Xavier Jr." w:date="2014-05-26T16:37:00Z">
        <w:r w:rsidR="0020360A">
          <w:rPr>
            <w:b w:val="0"/>
            <w:color w:val="auto"/>
          </w:rPr>
          <w:t>à</w:t>
        </w:r>
        <w:r w:rsidR="0020360A" w:rsidRPr="00D42B9C">
          <w:rPr>
            <w:b w:val="0"/>
            <w:color w:val="auto"/>
          </w:rPr>
          <w:t xml:space="preserve"> </w:t>
        </w:r>
      </w:ins>
      <w:r w:rsidRPr="00D42B9C">
        <w:rPr>
          <w:b w:val="0"/>
          <w:color w:val="auto"/>
        </w:rPr>
        <w:t>realização da conversão dos mapeamentos CAD para SIG, a licitante deverá levantar todos os mapas existentes na CONTRATANTE e Prefeitura, para que realize a escolha dos mapeamentos mais atualizados e com melhor georeferenciamento para a implementação do geoprocessamento de saneamento.</w:t>
      </w:r>
    </w:p>
    <w:p w:rsidR="006763D4" w:rsidRPr="00D42B9C" w:rsidRDefault="006763D4" w:rsidP="00D23D19">
      <w:pPr>
        <w:pStyle w:val="Ttulo4"/>
        <w:numPr>
          <w:ilvl w:val="0"/>
          <w:numId w:val="0"/>
        </w:numPr>
        <w:ind w:firstLine="851"/>
        <w:rPr>
          <w:b w:val="0"/>
          <w:color w:val="auto"/>
        </w:rPr>
      </w:pPr>
      <w:r w:rsidRPr="00D42B9C">
        <w:rPr>
          <w:b w:val="0"/>
          <w:color w:val="auto"/>
        </w:rPr>
        <w:t>Não poderão vir a ser desconsiderados mapeamentos digitais que não possuam geor</w:t>
      </w:r>
      <w:del w:id="5954" w:author="Ademar Oliva Xavier Jr." w:date="2014-05-27T08:42:00Z">
        <w:r w:rsidRPr="00D42B9C" w:rsidDel="00587099">
          <w:rPr>
            <w:b w:val="0"/>
            <w:color w:val="auto"/>
          </w:rPr>
          <w:delText>r</w:delText>
        </w:r>
      </w:del>
      <w:r w:rsidRPr="00D42B9C">
        <w:rPr>
          <w:b w:val="0"/>
          <w:color w:val="auto"/>
        </w:rPr>
        <w:t>eferenciamento, ou mesmo desatualizados quando estes contiverem informações de mapeamento relevantes e importantes para a CONTRATANTE.</w:t>
      </w:r>
    </w:p>
    <w:p w:rsidR="006763D4" w:rsidRPr="00D42B9C" w:rsidRDefault="006763D4" w:rsidP="00D23D19">
      <w:pPr>
        <w:pStyle w:val="Ttulo4"/>
        <w:numPr>
          <w:ilvl w:val="0"/>
          <w:numId w:val="0"/>
        </w:numPr>
        <w:ind w:firstLine="851"/>
        <w:rPr>
          <w:b w:val="0"/>
          <w:color w:val="auto"/>
        </w:rPr>
      </w:pPr>
      <w:r w:rsidRPr="00D42B9C">
        <w:rPr>
          <w:b w:val="0"/>
          <w:color w:val="auto"/>
        </w:rPr>
        <w:t xml:space="preserve">Onde necessário, deverá ser realizado o georeferenciamento dos mapas, conforme item 4 a seguir, de forma a facilitar a transcrição das informações para o mapa final a ser utilizado pela CONTRATANTE. </w:t>
      </w:r>
    </w:p>
    <w:p w:rsidR="006763D4" w:rsidRPr="00D42B9C" w:rsidRDefault="006763D4" w:rsidP="00D23D19">
      <w:pPr>
        <w:pStyle w:val="Ttulo4"/>
        <w:numPr>
          <w:ilvl w:val="0"/>
          <w:numId w:val="0"/>
        </w:numPr>
        <w:ind w:firstLine="851"/>
        <w:rPr>
          <w:b w:val="0"/>
          <w:color w:val="auto"/>
        </w:rPr>
      </w:pPr>
      <w:r w:rsidRPr="00D42B9C">
        <w:rPr>
          <w:b w:val="0"/>
          <w:color w:val="auto"/>
        </w:rPr>
        <w:t>Na impossibilidade de realizar-se o georeferenciamento, as informações destes mapas deverão ser transcritas no mapeamento georeferenciado manualmente por pessoal da licitante.</w:t>
      </w:r>
    </w:p>
    <w:p w:rsidR="006763D4" w:rsidRPr="00D42B9C" w:rsidRDefault="006763D4" w:rsidP="00D23D19">
      <w:pPr>
        <w:pStyle w:val="Ttulo4"/>
        <w:numPr>
          <w:ilvl w:val="0"/>
          <w:numId w:val="0"/>
        </w:numPr>
        <w:ind w:firstLine="851"/>
        <w:rPr>
          <w:b w:val="0"/>
          <w:color w:val="auto"/>
        </w:rPr>
      </w:pPr>
      <w:r w:rsidRPr="00D42B9C">
        <w:rPr>
          <w:b w:val="0"/>
          <w:color w:val="auto"/>
        </w:rPr>
        <w:t>Os arquivos digitais existentes deverão ser preparados para uso em geoprocessamento com a utilização de estações gráficas dotadas de computadores com grande capacidade de memória, telas planas com alta resolução e softwares específicos para gerenciamento de elementos gráficos (CAD), onde deverá ser realizada a preparação dos arquivos digitais para geoprocessamento, em Sistema de Informações Geográficas (SIG).</w:t>
      </w:r>
    </w:p>
    <w:p w:rsidR="00A56505" w:rsidRPr="00D42B9C" w:rsidRDefault="00A56505" w:rsidP="00D23D19">
      <w:pPr>
        <w:ind w:firstLine="0"/>
      </w:pPr>
    </w:p>
    <w:p w:rsidR="006763D4" w:rsidRPr="00D42B9C" w:rsidRDefault="006763D4" w:rsidP="00D23D19">
      <w:pPr>
        <w:pStyle w:val="Ttulo4"/>
        <w:numPr>
          <w:ilvl w:val="0"/>
          <w:numId w:val="0"/>
        </w:numPr>
        <w:ind w:firstLine="851"/>
        <w:rPr>
          <w:b w:val="0"/>
          <w:color w:val="auto"/>
        </w:rPr>
      </w:pPr>
      <w:r w:rsidRPr="00D42B9C">
        <w:rPr>
          <w:b w:val="0"/>
          <w:color w:val="auto"/>
        </w:rPr>
        <w:t xml:space="preserve">São os seguintes grupos de níveis de informações </w:t>
      </w:r>
      <w:ins w:id="5955" w:author="Ademar Oliva Xavier Jr." w:date="2014-05-27T10:22:00Z">
        <w:r w:rsidR="00DF650F">
          <w:rPr>
            <w:b w:val="0"/>
            <w:color w:val="auto"/>
          </w:rPr>
          <w:t xml:space="preserve">que </w:t>
        </w:r>
      </w:ins>
      <w:r w:rsidRPr="00D42B9C">
        <w:rPr>
          <w:b w:val="0"/>
          <w:color w:val="auto"/>
        </w:rPr>
        <w:t>deverão ser convertidos de CAD para SIG, na forma de mapeamento georeferenciado sem a necessidade de preservação de atributos, mas que possam vir a ser visualizados no mapa como textos, para que sirvam de referência para o cadastro técnico de redes e cadastro comercial de consumidores associado as redes:</w:t>
      </w:r>
    </w:p>
    <w:p w:rsidR="00D23D19" w:rsidRPr="00D42B9C" w:rsidRDefault="00D23D19" w:rsidP="00D23D19"/>
    <w:p w:rsidR="006763D4" w:rsidRPr="00D42B9C" w:rsidRDefault="006763D4" w:rsidP="00D23D19">
      <w:pPr>
        <w:pStyle w:val="Ttulo4"/>
        <w:rPr>
          <w:color w:val="auto"/>
        </w:rPr>
      </w:pPr>
      <w:r w:rsidRPr="00D42B9C">
        <w:rPr>
          <w:color w:val="auto"/>
        </w:rPr>
        <w:t>Grupo de Informações Urbanas</w:t>
      </w:r>
    </w:p>
    <w:p w:rsidR="006763D4" w:rsidRPr="00D42B9C" w:rsidRDefault="006763D4" w:rsidP="00E11230">
      <w:pPr>
        <w:pStyle w:val="Numerada4"/>
        <w:numPr>
          <w:ilvl w:val="5"/>
          <w:numId w:val="68"/>
        </w:numPr>
        <w:tabs>
          <w:tab w:val="left" w:pos="1247"/>
        </w:tabs>
        <w:ind w:hanging="443"/>
      </w:pPr>
      <w:r w:rsidRPr="00D42B9C">
        <w:t>Sistema viário e arruamentos;</w:t>
      </w:r>
    </w:p>
    <w:p w:rsidR="006763D4" w:rsidRPr="00D42B9C" w:rsidRDefault="006763D4" w:rsidP="00E11230">
      <w:pPr>
        <w:pStyle w:val="Numerada4"/>
        <w:numPr>
          <w:ilvl w:val="5"/>
          <w:numId w:val="68"/>
        </w:numPr>
        <w:tabs>
          <w:tab w:val="left" w:pos="1247"/>
        </w:tabs>
        <w:ind w:hanging="443"/>
      </w:pPr>
      <w:r w:rsidRPr="00D42B9C">
        <w:t>Quadras, lotes identificáveis nas fotos;</w:t>
      </w:r>
    </w:p>
    <w:p w:rsidR="006763D4" w:rsidRPr="00D42B9C" w:rsidRDefault="006763D4" w:rsidP="00E11230">
      <w:pPr>
        <w:pStyle w:val="Numerada4"/>
        <w:numPr>
          <w:ilvl w:val="5"/>
          <w:numId w:val="68"/>
        </w:numPr>
        <w:tabs>
          <w:tab w:val="left" w:pos="1247"/>
        </w:tabs>
        <w:ind w:hanging="443"/>
      </w:pPr>
      <w:r w:rsidRPr="00D42B9C">
        <w:t>Textos do grupo.</w:t>
      </w:r>
    </w:p>
    <w:p w:rsidR="006763D4" w:rsidRPr="00D42B9C" w:rsidRDefault="006763D4" w:rsidP="00D23D19">
      <w:pPr>
        <w:pStyle w:val="Ttulo4"/>
        <w:rPr>
          <w:color w:val="auto"/>
        </w:rPr>
      </w:pPr>
      <w:r w:rsidRPr="00D42B9C">
        <w:rPr>
          <w:color w:val="auto"/>
        </w:rPr>
        <w:t>Grupo de Informações Hidrográficas</w:t>
      </w:r>
    </w:p>
    <w:p w:rsidR="006763D4" w:rsidRPr="00D42B9C" w:rsidRDefault="006763D4" w:rsidP="00E11230">
      <w:pPr>
        <w:pStyle w:val="Numerada4"/>
        <w:numPr>
          <w:ilvl w:val="5"/>
          <w:numId w:val="68"/>
        </w:numPr>
        <w:tabs>
          <w:tab w:val="left" w:pos="1247"/>
        </w:tabs>
        <w:ind w:hanging="443"/>
      </w:pPr>
      <w:r w:rsidRPr="00D42B9C">
        <w:t>Rios, riachos, córregos, barragens, lagos, represas, manguezais e lagoas;</w:t>
      </w:r>
    </w:p>
    <w:p w:rsidR="006763D4" w:rsidRPr="00D42B9C" w:rsidRDefault="006763D4" w:rsidP="00E11230">
      <w:pPr>
        <w:pStyle w:val="Numerada4"/>
        <w:numPr>
          <w:ilvl w:val="5"/>
          <w:numId w:val="68"/>
        </w:numPr>
        <w:tabs>
          <w:tab w:val="left" w:pos="1247"/>
        </w:tabs>
        <w:ind w:hanging="443"/>
      </w:pPr>
      <w:r w:rsidRPr="00D42B9C">
        <w:t>Textos do grupo.</w:t>
      </w:r>
    </w:p>
    <w:p w:rsidR="006763D4" w:rsidRPr="00D42B9C" w:rsidRDefault="006763D4" w:rsidP="00D23D19">
      <w:pPr>
        <w:pStyle w:val="Ttulo4"/>
        <w:rPr>
          <w:color w:val="auto"/>
        </w:rPr>
      </w:pPr>
      <w:r w:rsidRPr="00D42B9C">
        <w:rPr>
          <w:color w:val="auto"/>
        </w:rPr>
        <w:t xml:space="preserve">Grupo de Informações </w:t>
      </w:r>
      <w:proofErr w:type="spellStart"/>
      <w:r w:rsidRPr="00D42B9C">
        <w:rPr>
          <w:color w:val="auto"/>
        </w:rPr>
        <w:t>Altimétricas</w:t>
      </w:r>
      <w:proofErr w:type="spellEnd"/>
    </w:p>
    <w:p w:rsidR="006763D4" w:rsidRPr="00D42B9C" w:rsidRDefault="006763D4" w:rsidP="00E11230">
      <w:pPr>
        <w:pStyle w:val="Numerada4"/>
        <w:numPr>
          <w:ilvl w:val="5"/>
          <w:numId w:val="68"/>
        </w:numPr>
        <w:tabs>
          <w:tab w:val="left" w:pos="1247"/>
        </w:tabs>
        <w:ind w:hanging="443"/>
      </w:pPr>
      <w:r w:rsidRPr="00D42B9C">
        <w:t>Pontos cotados de aparelho nas margens de rios, nas elevações, nas depressões do terreno e nas bifurcações das principais estradas e caminhos;</w:t>
      </w:r>
    </w:p>
    <w:p w:rsidR="006763D4" w:rsidRPr="00D42B9C" w:rsidRDefault="006763D4" w:rsidP="00E11230">
      <w:pPr>
        <w:pStyle w:val="Numerada4"/>
        <w:numPr>
          <w:ilvl w:val="5"/>
          <w:numId w:val="68"/>
        </w:numPr>
        <w:tabs>
          <w:tab w:val="left" w:pos="1247"/>
        </w:tabs>
        <w:ind w:hanging="443"/>
      </w:pPr>
      <w:r w:rsidRPr="00D42B9C">
        <w:t>Curvas de nível;</w:t>
      </w:r>
    </w:p>
    <w:p w:rsidR="006763D4" w:rsidRPr="00D42B9C" w:rsidRDefault="006763D4" w:rsidP="00E11230">
      <w:pPr>
        <w:pStyle w:val="Numerada4"/>
        <w:numPr>
          <w:ilvl w:val="5"/>
          <w:numId w:val="68"/>
        </w:numPr>
        <w:tabs>
          <w:tab w:val="left" w:pos="1247"/>
        </w:tabs>
        <w:ind w:hanging="443"/>
      </w:pPr>
      <w:r w:rsidRPr="00D42B9C">
        <w:lastRenderedPageBreak/>
        <w:t xml:space="preserve">Cotas das curvas de nível e </w:t>
      </w:r>
      <w:del w:id="5956" w:author="Ademar Oliva Xavier Jr." w:date="2014-05-26T16:38:00Z">
        <w:r w:rsidRPr="00D42B9C" w:rsidDel="0020360A">
          <w:delText xml:space="preserve">- </w:delText>
        </w:r>
      </w:del>
      <w:r w:rsidRPr="00D42B9C">
        <w:t>textos do grupo.</w:t>
      </w:r>
    </w:p>
    <w:p w:rsidR="006763D4" w:rsidRPr="00D42B9C" w:rsidRDefault="006763D4" w:rsidP="00D23D19">
      <w:pPr>
        <w:pStyle w:val="Ttulo4"/>
        <w:rPr>
          <w:color w:val="auto"/>
        </w:rPr>
      </w:pPr>
      <w:r w:rsidRPr="00D42B9C">
        <w:rPr>
          <w:color w:val="auto"/>
        </w:rPr>
        <w:t>Grupo de Informações Complementares</w:t>
      </w:r>
    </w:p>
    <w:p w:rsidR="006763D4" w:rsidRPr="00D42B9C" w:rsidRDefault="006763D4" w:rsidP="00E11230">
      <w:pPr>
        <w:pStyle w:val="Numerada4"/>
        <w:numPr>
          <w:ilvl w:val="5"/>
          <w:numId w:val="68"/>
        </w:numPr>
        <w:tabs>
          <w:tab w:val="left" w:pos="1247"/>
        </w:tabs>
        <w:ind w:hanging="443"/>
      </w:pPr>
      <w:r w:rsidRPr="00D42B9C">
        <w:t>Numeração codificada da folha;</w:t>
      </w:r>
    </w:p>
    <w:p w:rsidR="006763D4" w:rsidRPr="00D42B9C" w:rsidRDefault="006763D4" w:rsidP="00E11230">
      <w:pPr>
        <w:pStyle w:val="Numerada4"/>
        <w:numPr>
          <w:ilvl w:val="5"/>
          <w:numId w:val="68"/>
        </w:numPr>
        <w:tabs>
          <w:tab w:val="left" w:pos="1247"/>
        </w:tabs>
        <w:ind w:hanging="443"/>
      </w:pPr>
      <w:r w:rsidRPr="00D42B9C">
        <w:t>Malha de coordenadas plano-retangulares do sistema UTM;</w:t>
      </w:r>
    </w:p>
    <w:p w:rsidR="006763D4" w:rsidRPr="00D42B9C" w:rsidRDefault="006763D4" w:rsidP="00E11230">
      <w:pPr>
        <w:pStyle w:val="Numerada4"/>
        <w:numPr>
          <w:ilvl w:val="5"/>
          <w:numId w:val="68"/>
        </w:numPr>
        <w:tabs>
          <w:tab w:val="left" w:pos="1247"/>
        </w:tabs>
        <w:ind w:hanging="443"/>
      </w:pPr>
      <w:r w:rsidRPr="00D42B9C">
        <w:t>Limites municipais e;</w:t>
      </w:r>
    </w:p>
    <w:p w:rsidR="006763D4" w:rsidRPr="00D42B9C" w:rsidRDefault="006763D4" w:rsidP="00E11230">
      <w:pPr>
        <w:pStyle w:val="Numerada4"/>
        <w:numPr>
          <w:ilvl w:val="5"/>
          <w:numId w:val="68"/>
        </w:numPr>
        <w:tabs>
          <w:tab w:val="left" w:pos="1247"/>
        </w:tabs>
        <w:ind w:hanging="443"/>
      </w:pPr>
      <w:r w:rsidRPr="00D42B9C">
        <w:t>Marcos geodésicos, RRNN e pontos cotados;</w:t>
      </w:r>
    </w:p>
    <w:p w:rsidR="006763D4" w:rsidRPr="00D42B9C" w:rsidRDefault="006763D4" w:rsidP="00E11230">
      <w:pPr>
        <w:pStyle w:val="Numerada4"/>
        <w:numPr>
          <w:ilvl w:val="5"/>
          <w:numId w:val="68"/>
        </w:numPr>
        <w:tabs>
          <w:tab w:val="left" w:pos="1247"/>
        </w:tabs>
        <w:ind w:hanging="443"/>
      </w:pPr>
      <w:r w:rsidRPr="00D42B9C">
        <w:t>Textos do grupo.</w:t>
      </w:r>
    </w:p>
    <w:p w:rsidR="006763D4" w:rsidRPr="00D42B9C" w:rsidRDefault="006763D4" w:rsidP="00D23D19">
      <w:pPr>
        <w:pStyle w:val="Ttulo4"/>
        <w:rPr>
          <w:color w:val="auto"/>
        </w:rPr>
      </w:pPr>
      <w:r w:rsidRPr="00D42B9C">
        <w:rPr>
          <w:color w:val="auto"/>
        </w:rPr>
        <w:t xml:space="preserve">Grupo de imagens </w:t>
      </w:r>
      <w:proofErr w:type="spellStart"/>
      <w:r w:rsidRPr="00D42B9C">
        <w:rPr>
          <w:color w:val="auto"/>
        </w:rPr>
        <w:t>satelitais</w:t>
      </w:r>
      <w:proofErr w:type="spellEnd"/>
      <w:r w:rsidRPr="00D42B9C">
        <w:rPr>
          <w:color w:val="auto"/>
        </w:rPr>
        <w:t xml:space="preserve"> e </w:t>
      </w:r>
      <w:proofErr w:type="spellStart"/>
      <w:r w:rsidRPr="00D42B9C">
        <w:rPr>
          <w:color w:val="auto"/>
        </w:rPr>
        <w:t>ortofotocartas</w:t>
      </w:r>
      <w:proofErr w:type="spellEnd"/>
      <w:r w:rsidRPr="00D42B9C">
        <w:rPr>
          <w:color w:val="auto"/>
        </w:rPr>
        <w:t xml:space="preserve"> georeferenciadas.</w:t>
      </w:r>
    </w:p>
    <w:p w:rsidR="00D23D19" w:rsidRPr="00D42B9C" w:rsidRDefault="00D23D19" w:rsidP="00D23D19">
      <w:pPr>
        <w:ind w:left="1021" w:firstLine="0"/>
      </w:pPr>
    </w:p>
    <w:p w:rsidR="00D23D19" w:rsidRPr="00D42B9C" w:rsidRDefault="006763D4" w:rsidP="00E11230">
      <w:pPr>
        <w:pStyle w:val="Numerada4"/>
        <w:numPr>
          <w:ilvl w:val="5"/>
          <w:numId w:val="68"/>
        </w:numPr>
        <w:tabs>
          <w:tab w:val="left" w:pos="1247"/>
        </w:tabs>
        <w:ind w:hanging="443"/>
      </w:pPr>
      <w:r w:rsidRPr="00D42B9C">
        <w:t>Deverão ser convertidas para o formato TIF com georeferenciamento, de forma que estejam compatíveis para importação Arquivos Digitais - Preparação para Uso em Geoprocessamento</w:t>
      </w:r>
    </w:p>
    <w:p w:rsidR="00E73590" w:rsidRPr="00D42B9C" w:rsidRDefault="00E73590" w:rsidP="00E73590">
      <w:pPr>
        <w:pStyle w:val="Numerada4"/>
        <w:numPr>
          <w:ilvl w:val="0"/>
          <w:numId w:val="0"/>
        </w:numPr>
        <w:tabs>
          <w:tab w:val="left" w:pos="1247"/>
        </w:tabs>
        <w:ind w:left="1152"/>
      </w:pPr>
    </w:p>
    <w:p w:rsidR="006763D4" w:rsidRPr="00D42B9C" w:rsidRDefault="006763D4" w:rsidP="00E11230">
      <w:pPr>
        <w:pStyle w:val="Numerada4"/>
        <w:numPr>
          <w:ilvl w:val="5"/>
          <w:numId w:val="68"/>
        </w:numPr>
        <w:tabs>
          <w:tab w:val="left" w:pos="1247"/>
        </w:tabs>
        <w:ind w:hanging="443"/>
      </w:pPr>
      <w:r w:rsidRPr="00D42B9C">
        <w:t xml:space="preserve">Como produto final desta etapa referente aos mapas vetoriais, deverão estar disponíveis arquivos no formato </w:t>
      </w:r>
      <w:proofErr w:type="spellStart"/>
      <w:r w:rsidRPr="00D42B9C">
        <w:t>shape</w:t>
      </w:r>
      <w:proofErr w:type="spellEnd"/>
      <w:r w:rsidRPr="00D42B9C">
        <w:t xml:space="preserve"> para linhas, pontos e polí</w:t>
      </w:r>
      <w:ins w:id="5957" w:author="Ademar Oliva Xavier Jr." w:date="2014-05-26T16:51:00Z">
        <w:r w:rsidR="00A967F3">
          <w:t>go</w:t>
        </w:r>
      </w:ins>
      <w:r w:rsidRPr="00D42B9C">
        <w:t xml:space="preserve">nos e </w:t>
      </w:r>
      <w:proofErr w:type="spellStart"/>
      <w:r w:rsidRPr="00D42B9C">
        <w:t>dxf</w:t>
      </w:r>
      <w:proofErr w:type="spellEnd"/>
      <w:r w:rsidRPr="00D42B9C">
        <w:t xml:space="preserve"> para textos, georeferenciados, perfeitamente capazes de serem importados para o banco de dados geográfico.</w:t>
      </w:r>
    </w:p>
    <w:p w:rsidR="00E73590" w:rsidRPr="00D42B9C" w:rsidRDefault="00E73590" w:rsidP="00E73590">
      <w:pPr>
        <w:pStyle w:val="Numerada4"/>
        <w:numPr>
          <w:ilvl w:val="0"/>
          <w:numId w:val="0"/>
        </w:numPr>
        <w:tabs>
          <w:tab w:val="left" w:pos="1247"/>
        </w:tabs>
        <w:ind w:left="1152"/>
      </w:pPr>
    </w:p>
    <w:p w:rsidR="006763D4" w:rsidRPr="00D42B9C" w:rsidRDefault="006763D4" w:rsidP="00E11230">
      <w:pPr>
        <w:pStyle w:val="Numerada4"/>
        <w:numPr>
          <w:ilvl w:val="5"/>
          <w:numId w:val="68"/>
        </w:numPr>
        <w:tabs>
          <w:tab w:val="left" w:pos="1247"/>
        </w:tabs>
        <w:ind w:hanging="443"/>
      </w:pPr>
      <w:r w:rsidRPr="00D42B9C">
        <w:t xml:space="preserve">Como produto final desta etapa referente a mapas de imagens, deverão estar disponíveis arquivos no </w:t>
      </w:r>
      <w:del w:id="5958" w:author="Ademar Oliva Xavier Jr." w:date="2014-05-26T16:51:00Z">
        <w:r w:rsidRPr="00D42B9C" w:rsidDel="00A967F3">
          <w:delText>formato .tif</w:delText>
        </w:r>
      </w:del>
      <w:ins w:id="5959" w:author="Ademar Oliva Xavier Jr." w:date="2014-05-26T16:51:00Z">
        <w:r w:rsidR="00A967F3" w:rsidRPr="00D42B9C">
          <w:t xml:space="preserve">formato. </w:t>
        </w:r>
        <w:proofErr w:type="spellStart"/>
        <w:proofErr w:type="gramStart"/>
        <w:r w:rsidR="00A967F3" w:rsidRPr="00D42B9C">
          <w:t>tif</w:t>
        </w:r>
      </w:ins>
      <w:proofErr w:type="spellEnd"/>
      <w:proofErr w:type="gramEnd"/>
      <w:r w:rsidRPr="00D42B9C">
        <w:t xml:space="preserve"> (georeferenciado), perfeitamente capazes de serem importados para o banco de dados geográfico. Estes arquivos deverão possuir o encaixe correto entre si em suas junções. Não serão aceitos arquivos piramidais já decompostos.</w:t>
      </w:r>
    </w:p>
    <w:p w:rsidR="006763D4" w:rsidRPr="00D42B9C" w:rsidRDefault="006763D4" w:rsidP="00D23D19">
      <w:pPr>
        <w:pStyle w:val="Ttulo4"/>
        <w:numPr>
          <w:ilvl w:val="2"/>
          <w:numId w:val="25"/>
        </w:numPr>
        <w:rPr>
          <w:color w:val="auto"/>
        </w:rPr>
      </w:pPr>
      <w:r w:rsidRPr="00D42B9C">
        <w:rPr>
          <w:color w:val="auto"/>
        </w:rPr>
        <w:t>GEORREFERENCIAMENTO DE MAPAS</w:t>
      </w:r>
    </w:p>
    <w:p w:rsidR="00E73590" w:rsidRPr="00D42B9C" w:rsidRDefault="00E73590" w:rsidP="00E73590"/>
    <w:p w:rsidR="006763D4" w:rsidRPr="00D42B9C" w:rsidRDefault="006763D4" w:rsidP="00E73590">
      <w:pPr>
        <w:pStyle w:val="Numerada2"/>
        <w:numPr>
          <w:ilvl w:val="0"/>
          <w:numId w:val="0"/>
        </w:numPr>
        <w:spacing w:after="120"/>
        <w:contextualSpacing w:val="0"/>
      </w:pPr>
      <w:r w:rsidRPr="00D42B9C">
        <w:t>A CONTRATADA deverá geor</w:t>
      </w:r>
      <w:del w:id="5960" w:author="Ademar Oliva Xavier Jr." w:date="2014-05-27T10:23:00Z">
        <w:r w:rsidRPr="00D42B9C" w:rsidDel="00DF650F">
          <w:delText>r</w:delText>
        </w:r>
      </w:del>
      <w:r w:rsidRPr="00D42B9C">
        <w:t>eferenciar os mapas digitais fornecidos pela CONTRATANTE no formato CAD, para a importação junto ao Sistema de Informações Geográficas.</w:t>
      </w:r>
    </w:p>
    <w:p w:rsidR="006763D4" w:rsidRPr="00D42B9C" w:rsidRDefault="006763D4" w:rsidP="00E73590">
      <w:pPr>
        <w:pStyle w:val="Numerada2"/>
        <w:numPr>
          <w:ilvl w:val="0"/>
          <w:numId w:val="0"/>
        </w:numPr>
        <w:spacing w:after="120"/>
        <w:contextualSpacing w:val="0"/>
      </w:pPr>
      <w:r w:rsidRPr="00D42B9C">
        <w:t>Os mapas comerciais dos overlays das quadras com posicionamento dos consumidores e das amarrações das redes, caso não sejam fornecidos pela CONTRATANTE com georeferenciamento, não necessitarão ser georeferenciados.</w:t>
      </w:r>
    </w:p>
    <w:p w:rsidR="006763D4" w:rsidRPr="00D42B9C" w:rsidRDefault="006763D4" w:rsidP="00E73590">
      <w:pPr>
        <w:pStyle w:val="Numerada2"/>
        <w:numPr>
          <w:ilvl w:val="0"/>
          <w:numId w:val="0"/>
        </w:numPr>
        <w:spacing w:after="120"/>
        <w:contextualSpacing w:val="0"/>
      </w:pPr>
      <w:r w:rsidRPr="00D42B9C">
        <w:t>Na existência de imagens não georeferenciadas, estas deverão ser georeferenciadas pela licitante nas instalações da licitante.</w:t>
      </w:r>
    </w:p>
    <w:p w:rsidR="006763D4" w:rsidRPr="00D42B9C" w:rsidRDefault="006763D4" w:rsidP="00E73590">
      <w:pPr>
        <w:pStyle w:val="Numerada2"/>
        <w:numPr>
          <w:ilvl w:val="0"/>
          <w:numId w:val="0"/>
        </w:numPr>
        <w:spacing w:after="120"/>
        <w:contextualSpacing w:val="0"/>
      </w:pPr>
      <w:r w:rsidRPr="00D42B9C">
        <w:t>Os mapas e respectivas informações contidas nos mesmos, que não puderem ser georeferenciados, das redes e consumidores, deverão ser convertidos nas etapas 5 e 6 adiante, para o Sistema de Informação Geográfica – SIG, manualmente com georeferenciamento, com mão de obra alocada localmente, pela licitante, nas instalações da CONTRATANTE. A licitante é a responsável pelo fornecimento dos computadores necessários para a realização destas atividades. A CONTRATANTE fornecerá o local em suas instalações, os pontos de rede necessários, mesas e cadeiras.</w:t>
      </w:r>
    </w:p>
    <w:p w:rsidR="006763D4" w:rsidRPr="00D42B9C" w:rsidRDefault="006763D4" w:rsidP="00E73590">
      <w:pPr>
        <w:pStyle w:val="Numerada2"/>
        <w:numPr>
          <w:ilvl w:val="0"/>
          <w:numId w:val="0"/>
        </w:numPr>
        <w:spacing w:after="120"/>
        <w:contextualSpacing w:val="0"/>
      </w:pPr>
      <w:r w:rsidRPr="00D42B9C">
        <w:t xml:space="preserve">Como produtos </w:t>
      </w:r>
      <w:del w:id="5961" w:author="Ademar Oliva Xavier Jr." w:date="2014-05-26T16:52:00Z">
        <w:r w:rsidRPr="00D42B9C" w:rsidDel="00A967F3">
          <w:delText xml:space="preserve">final </w:delText>
        </w:r>
      </w:del>
      <w:ins w:id="5962" w:author="Ademar Oliva Xavier Jr." w:date="2014-05-26T16:52:00Z">
        <w:r w:rsidR="00A967F3" w:rsidRPr="00D42B9C">
          <w:t>fina</w:t>
        </w:r>
        <w:r w:rsidR="00A967F3">
          <w:t>is</w:t>
        </w:r>
        <w:r w:rsidR="00A967F3" w:rsidRPr="00D42B9C">
          <w:t xml:space="preserve"> </w:t>
        </w:r>
      </w:ins>
      <w:r w:rsidRPr="00D42B9C">
        <w:t xml:space="preserve">desta etapa deverão estar disponíveis arquivos no formato </w:t>
      </w:r>
      <w:proofErr w:type="spellStart"/>
      <w:r w:rsidRPr="00D42B9C">
        <w:t>shape</w:t>
      </w:r>
      <w:proofErr w:type="spellEnd"/>
      <w:r w:rsidRPr="00D42B9C">
        <w:t xml:space="preserve"> para linhas, pontos e polígonos e </w:t>
      </w:r>
      <w:proofErr w:type="spellStart"/>
      <w:r w:rsidRPr="00D42B9C">
        <w:t>dxf</w:t>
      </w:r>
      <w:proofErr w:type="spellEnd"/>
      <w:r w:rsidRPr="00D42B9C">
        <w:t xml:space="preserve"> para textos, georeferenciados, perfeitamente capazes de serem importados para o banco de dados geográfico.</w:t>
      </w:r>
    </w:p>
    <w:p w:rsidR="006763D4" w:rsidRPr="00D42B9C" w:rsidRDefault="006763D4" w:rsidP="00E73590">
      <w:pPr>
        <w:pStyle w:val="Numerada2"/>
        <w:numPr>
          <w:ilvl w:val="0"/>
          <w:numId w:val="0"/>
        </w:numPr>
        <w:spacing w:after="120"/>
        <w:contextualSpacing w:val="0"/>
      </w:pPr>
      <w:r w:rsidRPr="00D42B9C">
        <w:lastRenderedPageBreak/>
        <w:t xml:space="preserve">Como produto final desta etapa referente a mapas de imagens, deverão estar disponíveis arquivos no </w:t>
      </w:r>
      <w:del w:id="5963" w:author="Ademar Oliva Xavier Jr." w:date="2014-05-26T16:52:00Z">
        <w:r w:rsidRPr="00D42B9C" w:rsidDel="00A967F3">
          <w:delText>formato .tif</w:delText>
        </w:r>
      </w:del>
      <w:ins w:id="5964" w:author="Ademar Oliva Xavier Jr." w:date="2014-05-26T16:52:00Z">
        <w:r w:rsidR="00A967F3" w:rsidRPr="00D42B9C">
          <w:t xml:space="preserve">formato. </w:t>
        </w:r>
        <w:proofErr w:type="spellStart"/>
        <w:proofErr w:type="gramStart"/>
        <w:r w:rsidR="00A967F3" w:rsidRPr="00D42B9C">
          <w:t>tif</w:t>
        </w:r>
      </w:ins>
      <w:proofErr w:type="spellEnd"/>
      <w:proofErr w:type="gramEnd"/>
      <w:r w:rsidRPr="00D42B9C">
        <w:t xml:space="preserve"> (georeferenciado), perfeitamente capazes de serem importados para o banco de dados geográfico. Estes arquivos deverão possuir o encaixe correto entre si em suas junções. Não serão aceitos arquivos piramidais já decompostos.</w:t>
      </w:r>
    </w:p>
    <w:p w:rsidR="006763D4" w:rsidRPr="00D42B9C" w:rsidRDefault="006763D4" w:rsidP="00E73590">
      <w:pPr>
        <w:pStyle w:val="Ttulo4"/>
        <w:numPr>
          <w:ilvl w:val="2"/>
          <w:numId w:val="25"/>
        </w:numPr>
        <w:rPr>
          <w:color w:val="auto"/>
        </w:rPr>
      </w:pPr>
      <w:r w:rsidRPr="00D42B9C">
        <w:rPr>
          <w:color w:val="auto"/>
        </w:rPr>
        <w:t xml:space="preserve">Modelo Digital de Terreno com Associação das COTAS NOS </w:t>
      </w:r>
      <w:del w:id="5965" w:author="Ademar Oliva Xavier Jr." w:date="2014-05-26T16:53:00Z">
        <w:r w:rsidRPr="00D42B9C" w:rsidDel="00A967F3">
          <w:rPr>
            <w:color w:val="auto"/>
          </w:rPr>
          <w:delText>NóS</w:delText>
        </w:r>
      </w:del>
      <w:ins w:id="5966" w:author="Ademar Oliva Xavier Jr." w:date="2014-05-26T16:53:00Z">
        <w:r w:rsidR="00A967F3" w:rsidRPr="00D42B9C">
          <w:rPr>
            <w:color w:val="auto"/>
          </w:rPr>
          <w:t>NÓS</w:t>
        </w:r>
      </w:ins>
    </w:p>
    <w:p w:rsidR="00E73590" w:rsidRPr="00D42B9C" w:rsidRDefault="00E73590" w:rsidP="00E73590"/>
    <w:p w:rsidR="006763D4" w:rsidRPr="00D42B9C" w:rsidRDefault="006763D4" w:rsidP="00570659">
      <w:r w:rsidRPr="00D42B9C">
        <w:t>A licitante deverá a partir dos mapeamentos de curvas de nível disponibilizados pela CONTRATANTE e no caso da não existência dos mesmos a partir de mapeamentos disponíveis no mercado, estes últimos cuja responsabilidade de obtenção é da licitante, gerar o Modelo Digital de Terreno – MDT, para a devida associação das cotas em todos os nós das redes de água, com o objetivo de exportar estas cotas para o software de simulação hidráulica EPANET e/ou softwares de simulação hidráulica de mercado.</w:t>
      </w:r>
    </w:p>
    <w:p w:rsidR="00E73590" w:rsidRPr="00D42B9C" w:rsidRDefault="00E73590" w:rsidP="00570659"/>
    <w:p w:rsidR="006763D4" w:rsidRPr="00D42B9C" w:rsidRDefault="006763D4" w:rsidP="00E11230">
      <w:pPr>
        <w:pStyle w:val="Numerada2"/>
        <w:numPr>
          <w:ilvl w:val="1"/>
          <w:numId w:val="70"/>
        </w:numPr>
        <w:spacing w:after="120"/>
        <w:contextualSpacing w:val="0"/>
      </w:pPr>
      <w:r w:rsidRPr="00D42B9C">
        <w:t>A licitante deverá realizar a unificação dos seguimentos de curvas de nível, de forma que uma mesma cota seja representada por um único segmento.</w:t>
      </w:r>
    </w:p>
    <w:p w:rsidR="006763D4" w:rsidRPr="00D42B9C" w:rsidRDefault="006763D4" w:rsidP="00E11230">
      <w:pPr>
        <w:pStyle w:val="Numerada2"/>
        <w:numPr>
          <w:ilvl w:val="1"/>
          <w:numId w:val="70"/>
        </w:numPr>
        <w:spacing w:after="120"/>
        <w:contextualSpacing w:val="0"/>
      </w:pPr>
      <w:r w:rsidRPr="00D42B9C">
        <w:t>Deverá ser realizada a associação em CAD dos atributos da cota a cada seguimento de curva de nível.</w:t>
      </w:r>
    </w:p>
    <w:p w:rsidR="006763D4" w:rsidRPr="00D42B9C" w:rsidRDefault="006763D4" w:rsidP="00E11230">
      <w:pPr>
        <w:pStyle w:val="Numerada2"/>
        <w:numPr>
          <w:ilvl w:val="1"/>
          <w:numId w:val="70"/>
        </w:numPr>
        <w:spacing w:after="120"/>
        <w:contextualSpacing w:val="0"/>
      </w:pPr>
      <w:r w:rsidRPr="00D42B9C">
        <w:t xml:space="preserve">Deverá ser realizado o posicionamento de cada segmento de curva de nível na respectiva cota correta, ou seja a elevação do posicionamento no eixo </w:t>
      </w:r>
      <w:r w:rsidRPr="00D42B9C">
        <w:rPr>
          <w:i/>
        </w:rPr>
        <w:t>Z</w:t>
      </w:r>
      <w:r w:rsidRPr="00D42B9C">
        <w:t xml:space="preserve"> do arquivo CAD.</w:t>
      </w:r>
    </w:p>
    <w:p w:rsidR="006763D4" w:rsidRPr="00D42B9C" w:rsidRDefault="006763D4" w:rsidP="00E11230">
      <w:pPr>
        <w:pStyle w:val="Numerada2"/>
        <w:numPr>
          <w:ilvl w:val="1"/>
          <w:numId w:val="70"/>
        </w:numPr>
        <w:spacing w:after="120"/>
        <w:contextualSpacing w:val="0"/>
      </w:pPr>
      <w:r w:rsidRPr="00D42B9C">
        <w:t xml:space="preserve">Deverá gerado um arquivo CAD com o Modelo Digital de Terreno – MDT, contendo a cada 10 metros no eixo </w:t>
      </w:r>
      <w:r w:rsidRPr="00D42B9C">
        <w:rPr>
          <w:i/>
        </w:rPr>
        <w:t>X</w:t>
      </w:r>
      <w:r w:rsidRPr="00D42B9C">
        <w:t xml:space="preserve"> e 10 metros no eixo </w:t>
      </w:r>
      <w:r w:rsidRPr="00D42B9C">
        <w:rPr>
          <w:i/>
        </w:rPr>
        <w:t>Y</w:t>
      </w:r>
      <w:r w:rsidRPr="00D42B9C">
        <w:t xml:space="preserve">, um ponto com a respectiva cota </w:t>
      </w:r>
      <w:r w:rsidRPr="00D42B9C">
        <w:rPr>
          <w:i/>
        </w:rPr>
        <w:t>Z</w:t>
      </w:r>
      <w:r w:rsidRPr="00D42B9C">
        <w:t xml:space="preserve"> associada na forma de atributo.</w:t>
      </w:r>
    </w:p>
    <w:p w:rsidR="006763D4" w:rsidRPr="00D42B9C" w:rsidRDefault="006763D4" w:rsidP="00E11230">
      <w:pPr>
        <w:pStyle w:val="Numerada2"/>
        <w:numPr>
          <w:ilvl w:val="1"/>
          <w:numId w:val="70"/>
        </w:numPr>
        <w:spacing w:after="120"/>
        <w:contextualSpacing w:val="0"/>
      </w:pPr>
      <w:r w:rsidRPr="00D42B9C">
        <w:t>A partir de todos os trechos de redes de água cadastrados, a licitante deverá realizar a associação das cotas junto aos nós das redes de água.</w:t>
      </w:r>
    </w:p>
    <w:p w:rsidR="006763D4" w:rsidRPr="00D42B9C" w:rsidRDefault="006763D4" w:rsidP="00E11230">
      <w:pPr>
        <w:pStyle w:val="Numerada2"/>
        <w:numPr>
          <w:ilvl w:val="1"/>
          <w:numId w:val="70"/>
        </w:numPr>
        <w:spacing w:after="120"/>
        <w:contextualSpacing w:val="0"/>
      </w:pPr>
      <w:r w:rsidRPr="00D42B9C">
        <w:t>A licitante deverá garantir pelo período de um ano a partir da assinatura do contrato a atualização das cotas junto aos nós dos novos segmentos de redes de água, de forma a garantir as exportações destas cotas para o software de simulação hidráulica EPANET. Esta atividade terá início após o término do cadastro dos trechos de redes e consumidores, sendo executada pelo período de um ano a partir da assinatura do contrato.</w:t>
      </w:r>
    </w:p>
    <w:p w:rsidR="006763D4" w:rsidRPr="00D42B9C" w:rsidRDefault="006763D4" w:rsidP="00E73590">
      <w:pPr>
        <w:pStyle w:val="Ttulo4"/>
        <w:rPr>
          <w:color w:val="auto"/>
        </w:rPr>
      </w:pPr>
      <w:r w:rsidRPr="00D42B9C">
        <w:rPr>
          <w:color w:val="auto"/>
        </w:rPr>
        <w:t>Como produtos finais a esta atividade teremos:</w:t>
      </w:r>
    </w:p>
    <w:p w:rsidR="006763D4" w:rsidRPr="00D42B9C" w:rsidRDefault="006763D4" w:rsidP="00E11230">
      <w:pPr>
        <w:pStyle w:val="Numerada3"/>
        <w:numPr>
          <w:ilvl w:val="0"/>
          <w:numId w:val="71"/>
        </w:numPr>
        <w:spacing w:before="120" w:after="120"/>
        <w:contextualSpacing w:val="0"/>
      </w:pPr>
      <w:r w:rsidRPr="00D42B9C">
        <w:t>Arquivo CAD geor</w:t>
      </w:r>
      <w:del w:id="5967" w:author="Ademar Oliva Xavier Jr." w:date="2014-05-26T17:08:00Z">
        <w:r w:rsidRPr="00D42B9C" w:rsidDel="0053046F">
          <w:delText>r</w:delText>
        </w:r>
      </w:del>
      <w:r w:rsidRPr="00D42B9C">
        <w:t xml:space="preserve">eferenciado com segmentos das curvas de nível conectados, com cota </w:t>
      </w:r>
      <w:r w:rsidRPr="00D42B9C">
        <w:rPr>
          <w:i/>
        </w:rPr>
        <w:t>Z</w:t>
      </w:r>
      <w:r w:rsidRPr="00D42B9C">
        <w:t xml:space="preserve"> associada na forma de atributo e posicionamento das cotas no eixo </w:t>
      </w:r>
      <w:r w:rsidRPr="00D42B9C">
        <w:rPr>
          <w:i/>
        </w:rPr>
        <w:t>Z</w:t>
      </w:r>
      <w:r w:rsidRPr="00D42B9C">
        <w:t>.</w:t>
      </w:r>
    </w:p>
    <w:p w:rsidR="006763D4" w:rsidRPr="00D42B9C" w:rsidRDefault="006763D4" w:rsidP="00E11230">
      <w:pPr>
        <w:pStyle w:val="Numerada3"/>
        <w:numPr>
          <w:ilvl w:val="0"/>
          <w:numId w:val="71"/>
        </w:numPr>
        <w:spacing w:before="120" w:after="120"/>
        <w:contextualSpacing w:val="0"/>
      </w:pPr>
      <w:r w:rsidRPr="00D42B9C">
        <w:t xml:space="preserve">Arquivo CAD com o MDT representado na forma de pontos equidistantes a cada 10 metros nos eixos </w:t>
      </w:r>
      <w:r w:rsidRPr="00D42B9C">
        <w:rPr>
          <w:i/>
        </w:rPr>
        <w:t>X</w:t>
      </w:r>
      <w:r w:rsidRPr="00D42B9C">
        <w:t xml:space="preserve"> e </w:t>
      </w:r>
      <w:r w:rsidRPr="00D42B9C">
        <w:rPr>
          <w:i/>
        </w:rPr>
        <w:t>Y</w:t>
      </w:r>
      <w:r w:rsidRPr="00D42B9C">
        <w:t xml:space="preserve">, com atributo de cota associado e ponto localizado na cota </w:t>
      </w:r>
      <w:r w:rsidRPr="00D42B9C">
        <w:rPr>
          <w:i/>
        </w:rPr>
        <w:t>Z</w:t>
      </w:r>
      <w:r w:rsidRPr="00D42B9C">
        <w:t xml:space="preserve"> (eixo </w:t>
      </w:r>
      <w:r w:rsidRPr="00D42B9C">
        <w:rPr>
          <w:i/>
        </w:rPr>
        <w:t>Y</w:t>
      </w:r>
      <w:r w:rsidRPr="00D42B9C">
        <w:t>) correta.</w:t>
      </w:r>
    </w:p>
    <w:p w:rsidR="006763D4" w:rsidRPr="00D42B9C" w:rsidRDefault="006763D4" w:rsidP="00E11230">
      <w:pPr>
        <w:pStyle w:val="Numerada3"/>
        <w:numPr>
          <w:ilvl w:val="0"/>
          <w:numId w:val="71"/>
        </w:numPr>
        <w:spacing w:before="120" w:after="120"/>
        <w:contextualSpacing w:val="0"/>
      </w:pPr>
      <w:r w:rsidRPr="00D42B9C">
        <w:t>Cotas associadas a todos os nós dos respectivos trechos de redes de água.</w:t>
      </w:r>
    </w:p>
    <w:p w:rsidR="006763D4" w:rsidRPr="00D42B9C" w:rsidRDefault="006763D4" w:rsidP="00E11230">
      <w:pPr>
        <w:pStyle w:val="Numerada3"/>
        <w:numPr>
          <w:ilvl w:val="0"/>
          <w:numId w:val="71"/>
        </w:numPr>
        <w:spacing w:before="120" w:after="120"/>
        <w:contextualSpacing w:val="0"/>
      </w:pPr>
      <w:r w:rsidRPr="00D42B9C">
        <w:lastRenderedPageBreak/>
        <w:t xml:space="preserve">Cotas atualizadas a todos os nós dos respectivos trechos de redes de água, mensalmente ou quando necessária nova simulação hidráulica, pelo período de um ano a partir do início do contrato. </w:t>
      </w:r>
    </w:p>
    <w:p w:rsidR="006763D4" w:rsidRPr="00D42B9C" w:rsidRDefault="006763D4" w:rsidP="00E73590">
      <w:pPr>
        <w:pStyle w:val="Ttulo4"/>
        <w:numPr>
          <w:ilvl w:val="2"/>
          <w:numId w:val="25"/>
        </w:numPr>
        <w:rPr>
          <w:color w:val="auto"/>
        </w:rPr>
      </w:pPr>
      <w:r w:rsidRPr="00D42B9C">
        <w:rPr>
          <w:color w:val="auto"/>
        </w:rPr>
        <w:t xml:space="preserve">Cadastro de Redes de Água, </w:t>
      </w:r>
      <w:del w:id="5968" w:author="Ademar Oliva Xavier Jr." w:date="2014-05-26T17:09:00Z">
        <w:r w:rsidR="0053046F" w:rsidRPr="00D42B9C" w:rsidDel="0053046F">
          <w:rPr>
            <w:color w:val="auto"/>
          </w:rPr>
          <w:delText>esgoto</w:delText>
        </w:r>
        <w:r w:rsidRPr="00D42B9C" w:rsidDel="0053046F">
          <w:rPr>
            <w:color w:val="auto"/>
          </w:rPr>
          <w:delText xml:space="preserve"> </w:delText>
        </w:r>
      </w:del>
      <w:ins w:id="5969" w:author="Ademar Oliva Xavier Jr." w:date="2014-05-26T17:09:00Z">
        <w:r w:rsidR="0053046F">
          <w:rPr>
            <w:color w:val="auto"/>
          </w:rPr>
          <w:t>E</w:t>
        </w:r>
        <w:r w:rsidR="0053046F" w:rsidRPr="00D42B9C">
          <w:rPr>
            <w:color w:val="auto"/>
          </w:rPr>
          <w:t xml:space="preserve">sgoto </w:t>
        </w:r>
      </w:ins>
      <w:r w:rsidRPr="00D42B9C">
        <w:rPr>
          <w:color w:val="auto"/>
        </w:rPr>
        <w:t xml:space="preserve">e </w:t>
      </w:r>
      <w:del w:id="5970" w:author="Ademar Oliva Xavier Jr." w:date="2014-05-26T17:09:00Z">
        <w:r w:rsidR="0053046F" w:rsidRPr="00D42B9C" w:rsidDel="0053046F">
          <w:rPr>
            <w:color w:val="auto"/>
          </w:rPr>
          <w:delText>drenagem</w:delText>
        </w:r>
      </w:del>
      <w:ins w:id="5971" w:author="Ademar Oliva Xavier Jr." w:date="2014-05-26T17:09:00Z">
        <w:r w:rsidR="0053046F">
          <w:rPr>
            <w:color w:val="auto"/>
          </w:rPr>
          <w:t>D</w:t>
        </w:r>
        <w:r w:rsidR="0053046F" w:rsidRPr="00D42B9C">
          <w:rPr>
            <w:color w:val="auto"/>
          </w:rPr>
          <w:t>renagem</w:t>
        </w:r>
      </w:ins>
    </w:p>
    <w:p w:rsidR="006763D4" w:rsidRPr="00D42B9C" w:rsidRDefault="006763D4" w:rsidP="00570659">
      <w:r w:rsidRPr="00D42B9C">
        <w:t>Esta etapa refere-se ao georeferenciamento das redes de água, esgoto</w:t>
      </w:r>
      <w:ins w:id="5972" w:author="Ademar Oliva Xavier Jr." w:date="2014-05-26T17:10:00Z">
        <w:r w:rsidR="0053046F">
          <w:t>, drenagem</w:t>
        </w:r>
      </w:ins>
      <w:r w:rsidRPr="00D42B9C">
        <w:t xml:space="preserve">, ramais de água e consumidores, para a composição do mapeamento final de redes com topologia de ligação entre redes, ramais e consumidores correta, onde os trechos de redes deverão estar conectados entre si, com os respectivos nós em suas extremidades. Os ramais de água devem conectar-se junto aos trechos de redes de água, sem a quebra dos mesmos e na extremidade de cada ramal de rede deverá existir um único nó, o qual representa um ou mais consumidores conectados ao banco de dados comercial em tempo real. </w:t>
      </w:r>
    </w:p>
    <w:p w:rsidR="00E73590" w:rsidRPr="00D42B9C" w:rsidRDefault="00E73590" w:rsidP="00E73590"/>
    <w:p w:rsidR="006763D4" w:rsidRPr="00D42B9C" w:rsidRDefault="006763D4" w:rsidP="00E73590">
      <w:pPr>
        <w:pStyle w:val="Numerada2"/>
        <w:numPr>
          <w:ilvl w:val="0"/>
          <w:numId w:val="0"/>
        </w:numPr>
        <w:spacing w:after="120"/>
        <w:ind w:firstLine="709"/>
        <w:contextualSpacing w:val="0"/>
      </w:pPr>
      <w:r w:rsidRPr="00D42B9C">
        <w:t xml:space="preserve">Todas as atividades desta etapa serão realizadas pela CONTRATANTE com apoio técnico da CONTRATADA com pessoal próprio </w:t>
      </w:r>
      <w:ins w:id="5973" w:author="Ademar Oliva Xavier Jr." w:date="2014-05-26T17:11:00Z">
        <w:r w:rsidR="0053046F">
          <w:t xml:space="preserve">da </w:t>
        </w:r>
      </w:ins>
      <w:del w:id="5974" w:author="Ademar Oliva Xavier Jr." w:date="2014-05-26T17:11:00Z">
        <w:r w:rsidRPr="0053046F" w:rsidDel="0053046F">
          <w:rPr>
            <w:b/>
            <w:color w:val="FF0000"/>
            <w:rPrChange w:id="5975" w:author="Ademar Oliva Xavier Jr." w:date="2014-05-26T17:11:00Z">
              <w:rPr/>
            </w:rPrChange>
          </w:rPr>
          <w:delText xml:space="preserve">CONTRATANTE </w:delText>
        </w:r>
      </w:del>
      <w:ins w:id="5976" w:author="Ademar Oliva Xavier Jr." w:date="2014-05-26T17:11:00Z">
        <w:r w:rsidR="0053046F" w:rsidRPr="0053046F">
          <w:rPr>
            <w:b/>
            <w:color w:val="FF0000"/>
            <w:rPrChange w:id="5977" w:author="Ademar Oliva Xavier Jr." w:date="2014-05-26T17:11:00Z">
              <w:rPr/>
            </w:rPrChange>
          </w:rPr>
          <w:t>CONTRATADA</w:t>
        </w:r>
        <w:r w:rsidR="0053046F" w:rsidRPr="00D42B9C">
          <w:t xml:space="preserve"> </w:t>
        </w:r>
      </w:ins>
      <w:r w:rsidRPr="00D42B9C">
        <w:t xml:space="preserve">nas instalações da CONTRATANTE, sendo a CONTRATANTE responsável pelo fornecimento do local em suas instalações, os pontos de rede necessários, mesas e cadeiras. </w:t>
      </w:r>
    </w:p>
    <w:p w:rsidR="006763D4" w:rsidRPr="00D42B9C" w:rsidRDefault="006763D4" w:rsidP="00E73590">
      <w:pPr>
        <w:pStyle w:val="Numerada2"/>
        <w:numPr>
          <w:ilvl w:val="0"/>
          <w:numId w:val="0"/>
        </w:numPr>
        <w:spacing w:after="120"/>
        <w:ind w:firstLine="709"/>
        <w:contextualSpacing w:val="0"/>
      </w:pPr>
      <w:r w:rsidRPr="00D42B9C">
        <w:t xml:space="preserve">A licitante deverá monitorar diariamente junto a seu pessoal alocado </w:t>
      </w:r>
      <w:del w:id="5978" w:author="Ademar Oliva Xavier Jr." w:date="2014-05-26T17:13:00Z">
        <w:r w:rsidRPr="00D42B9C" w:rsidDel="0053046F">
          <w:delText xml:space="preserve">junto </w:delText>
        </w:r>
      </w:del>
      <w:ins w:id="5979" w:author="Ademar Oliva Xavier Jr." w:date="2014-05-26T17:13:00Z">
        <w:r w:rsidR="0053046F">
          <w:t>n</w:t>
        </w:r>
      </w:ins>
      <w:r w:rsidRPr="00D42B9C">
        <w:t>as instalações da CONTRATANTE, a quantidade de trechos de redes cadastrados, km de redes cadastradas, por colaborador, bem como monitorar também diariamente o número de ramais cadastrados, por colaborador. Deverá ser enviado por e-mail no dia seguinte até às 10h para o responsável da CONTRATANTE, estas informações e serem atualizados diariamente os indicadores de produtividade de cadastro de redes e ramais, sendo estes também enviados diariamente para o responsável por parte da CONTRATANTE, para que seja realizado um acompanhamento diário da produtividade do cadastro de redes e ramais.</w:t>
      </w:r>
    </w:p>
    <w:p w:rsidR="006763D4" w:rsidRPr="00D42B9C" w:rsidRDefault="006763D4" w:rsidP="00E73590">
      <w:pPr>
        <w:pStyle w:val="Numerada2"/>
        <w:numPr>
          <w:ilvl w:val="0"/>
          <w:numId w:val="0"/>
        </w:numPr>
        <w:spacing w:after="120"/>
        <w:ind w:firstLine="709"/>
        <w:contextualSpacing w:val="0"/>
      </w:pPr>
      <w:r w:rsidRPr="00D42B9C">
        <w:t xml:space="preserve">Quando necessário a </w:t>
      </w:r>
      <w:del w:id="5980" w:author="Ademar Oliva Xavier Jr." w:date="2014-05-26T17:13:00Z">
        <w:r w:rsidRPr="0053046F" w:rsidDel="0053046F">
          <w:rPr>
            <w:b/>
            <w:color w:val="FF0000"/>
            <w:rPrChange w:id="5981" w:author="Ademar Oliva Xavier Jr." w:date="2014-05-26T17:13:00Z">
              <w:rPr/>
            </w:rPrChange>
          </w:rPr>
          <w:delText xml:space="preserve">CONTRATANTE </w:delText>
        </w:r>
      </w:del>
      <w:ins w:id="5982" w:author="Ademar Oliva Xavier Jr." w:date="2014-05-26T17:13:00Z">
        <w:r w:rsidR="0053046F" w:rsidRPr="0053046F">
          <w:rPr>
            <w:b/>
            <w:color w:val="FF0000"/>
            <w:rPrChange w:id="5983" w:author="Ademar Oliva Xavier Jr." w:date="2014-05-26T17:13:00Z">
              <w:rPr/>
            </w:rPrChange>
          </w:rPr>
          <w:t>CONTRATADA</w:t>
        </w:r>
        <w:r w:rsidR="0053046F" w:rsidRPr="00D42B9C">
          <w:t xml:space="preserve"> </w:t>
        </w:r>
      </w:ins>
      <w:r w:rsidRPr="00D42B9C">
        <w:t>fica responsável por aumentar a equipe de cadastro, bem como pelo fornecimento das estações gráficas necessárias para o trabalho. A CONTRATANTE ficará responsável pelo fornecimento da infraestrutura adicional de pontos de rede, mesas, cadeiras e local físico.</w:t>
      </w:r>
    </w:p>
    <w:p w:rsidR="006763D4" w:rsidRPr="00D42B9C" w:rsidRDefault="006763D4" w:rsidP="00E73590">
      <w:pPr>
        <w:pStyle w:val="Numerada2"/>
        <w:numPr>
          <w:ilvl w:val="0"/>
          <w:numId w:val="0"/>
        </w:numPr>
        <w:spacing w:after="120"/>
        <w:ind w:firstLine="709"/>
        <w:contextualSpacing w:val="0"/>
      </w:pPr>
      <w:r w:rsidRPr="00D42B9C">
        <w:t>Quinzenalmente deverão ser realizadas reuniões de análise crítica destes indicadores junto com a CONTRATANTE, para que correções sejam realizadas durante o projeto.</w:t>
      </w:r>
    </w:p>
    <w:p w:rsidR="006763D4" w:rsidRPr="00D42B9C" w:rsidRDefault="006763D4" w:rsidP="00E73590">
      <w:pPr>
        <w:pStyle w:val="Numerada2"/>
        <w:numPr>
          <w:ilvl w:val="0"/>
          <w:numId w:val="0"/>
        </w:numPr>
        <w:spacing w:after="120"/>
        <w:ind w:firstLine="709"/>
        <w:contextualSpacing w:val="0"/>
      </w:pPr>
      <w:r w:rsidRPr="00D42B9C">
        <w:t>As não conformidades por falta de informação disponível para o cadastro das redes e conectividade entre as mesmas deverão ser registradas no sistema de forma que o responsável da CONTRATANTE possa acessar em seu computador o mapa com os locais com pontos vermelhos, indicando onde faltam informações a serem cadastradas.</w:t>
      </w:r>
    </w:p>
    <w:p w:rsidR="006763D4" w:rsidRPr="00D42B9C" w:rsidRDefault="006763D4" w:rsidP="00E73590">
      <w:pPr>
        <w:pStyle w:val="Numerada2"/>
        <w:numPr>
          <w:ilvl w:val="0"/>
          <w:numId w:val="0"/>
        </w:numPr>
        <w:spacing w:after="120"/>
        <w:ind w:firstLine="709"/>
        <w:contextualSpacing w:val="0"/>
      </w:pPr>
      <w:r w:rsidRPr="00D42B9C">
        <w:t>A CONTRATANTE ficará responsável por corrigir as não conformidades apontadas, sendo que a CONTRATANTE fica também responsável por disponibilizar seus colaboradores de campo que conhecem o posicionamento das redes para indicar a correção das não conformidades conhecidas. Todas estas atividades deverão ser realizadas com o apoio da CONTRATADA.</w:t>
      </w:r>
    </w:p>
    <w:p w:rsidR="006763D4" w:rsidRPr="00D42B9C" w:rsidRDefault="006763D4" w:rsidP="00E73590">
      <w:pPr>
        <w:pStyle w:val="Numerada2"/>
        <w:numPr>
          <w:ilvl w:val="0"/>
          <w:numId w:val="0"/>
        </w:numPr>
        <w:spacing w:after="120"/>
        <w:ind w:firstLine="709"/>
        <w:contextualSpacing w:val="0"/>
      </w:pPr>
      <w:r w:rsidRPr="00D42B9C">
        <w:t xml:space="preserve">Após o cadastro das redes existentes e maior disponibilidade dos colaboradores da licitante, será definida uma data limite até onde os </w:t>
      </w:r>
      <w:r w:rsidRPr="00D42B9C">
        <w:lastRenderedPageBreak/>
        <w:t>colaboradores da CONTRATANTE estarão presentes para indicar a correção das não conformidades das redes, com o objetivo de a licitante não ficar com a equipe ociosa aguardando as informações do posicionamento das redes.</w:t>
      </w:r>
    </w:p>
    <w:p w:rsidR="006763D4" w:rsidRPr="00D42B9C" w:rsidRDefault="006763D4" w:rsidP="00E73590">
      <w:pPr>
        <w:pStyle w:val="Numerada2"/>
        <w:numPr>
          <w:ilvl w:val="0"/>
          <w:numId w:val="0"/>
        </w:numPr>
        <w:spacing w:after="120"/>
        <w:ind w:firstLine="709"/>
        <w:contextualSpacing w:val="0"/>
      </w:pPr>
      <w:r w:rsidRPr="00D42B9C">
        <w:t>A licitante não terá que levantar informações em campo.</w:t>
      </w:r>
    </w:p>
    <w:p w:rsidR="006763D4" w:rsidRPr="00D42B9C" w:rsidRDefault="006763D4" w:rsidP="00E73590">
      <w:pPr>
        <w:pStyle w:val="Numerada2"/>
        <w:numPr>
          <w:ilvl w:val="0"/>
          <w:numId w:val="0"/>
        </w:numPr>
        <w:spacing w:after="120"/>
        <w:ind w:firstLine="709"/>
        <w:contextualSpacing w:val="0"/>
      </w:pPr>
      <w:r w:rsidRPr="00D42B9C">
        <w:t>Pode vir a ser necessário por parte da licitante a consulta de mapeamentos em papel de projeto ou como construído, para a devida transcrição das informações das redes existentes.</w:t>
      </w:r>
    </w:p>
    <w:p w:rsidR="006763D4" w:rsidRPr="00D42B9C" w:rsidRDefault="006763D4" w:rsidP="00E73590">
      <w:pPr>
        <w:pStyle w:val="Numerada2"/>
        <w:numPr>
          <w:ilvl w:val="0"/>
          <w:numId w:val="0"/>
        </w:numPr>
        <w:spacing w:after="120"/>
        <w:ind w:firstLine="709"/>
        <w:contextualSpacing w:val="0"/>
      </w:pPr>
      <w:r w:rsidRPr="00D42B9C">
        <w:t>Como produtos a serem entregues nesta fase, teremos todas as redes de água conhecidas do município cadastradas no sistema, de forma geor</w:t>
      </w:r>
      <w:del w:id="5984" w:author="Ademar Oliva Xavier Jr." w:date="2014-05-26T17:14:00Z">
        <w:r w:rsidRPr="00D42B9C" w:rsidDel="0053046F">
          <w:delText>r</w:delText>
        </w:r>
      </w:del>
      <w:r w:rsidRPr="00D42B9C">
        <w:t>eferenciada, com topologia de conectividade correta, sem duplicação ou nós sobrepostos. Estas redes de água conterão o seu comprimento medido (quando existir), comprimento calculado no mapa geor</w:t>
      </w:r>
      <w:del w:id="5985" w:author="Ademar Oliva Xavier Jr." w:date="2014-05-27T10:24:00Z">
        <w:r w:rsidRPr="00D42B9C" w:rsidDel="00DF650F">
          <w:delText>r</w:delText>
        </w:r>
      </w:del>
      <w:r w:rsidRPr="00D42B9C">
        <w:t>eferenciado, material com a respectiva rugosidade associada conforme idade da rede, diâmetro, tipo de rede e se primária ou secundária. Existindo a informação também será cadastrado o posicionamento da mesma. Neste produto final poderão ser cadastradas outras informações que por ventura estejam disponíveis nos mapeamentos existentes, como no caso de redes de esgoto</w:t>
      </w:r>
      <w:ins w:id="5986" w:author="Ademar Oliva Xavier Jr." w:date="2014-05-26T17:24:00Z">
        <w:r w:rsidR="008C56AA">
          <w:t xml:space="preserve"> e drenagem</w:t>
        </w:r>
      </w:ins>
      <w:r w:rsidRPr="00D42B9C">
        <w:t>, as respectivas cotas inicial e final e nos PVs as co</w:t>
      </w:r>
      <w:del w:id="5987" w:author="Ademar Oliva Xavier Jr." w:date="2014-05-26T17:24:00Z">
        <w:r w:rsidRPr="00D42B9C" w:rsidDel="008C56AA">
          <w:delText>n</w:delText>
        </w:r>
      </w:del>
      <w:r w:rsidRPr="00D42B9C">
        <w:t>tas do tampão e de fundo.</w:t>
      </w:r>
    </w:p>
    <w:p w:rsidR="006763D4" w:rsidRPr="00D42B9C" w:rsidRDefault="006763D4" w:rsidP="00E73590">
      <w:pPr>
        <w:pStyle w:val="Numerada2"/>
        <w:numPr>
          <w:ilvl w:val="0"/>
          <w:numId w:val="0"/>
        </w:numPr>
        <w:spacing w:after="120"/>
        <w:ind w:firstLine="709"/>
        <w:contextualSpacing w:val="0"/>
      </w:pPr>
      <w:r w:rsidRPr="00D42B9C">
        <w:t>Os dados das redes de água a serem cadastrados e convertidos são:</w:t>
      </w:r>
    </w:p>
    <w:p w:rsidR="006763D4" w:rsidRPr="00D42B9C" w:rsidRDefault="006763D4" w:rsidP="00E11230">
      <w:pPr>
        <w:pStyle w:val="Numerada3"/>
        <w:numPr>
          <w:ilvl w:val="2"/>
          <w:numId w:val="72"/>
        </w:numPr>
        <w:spacing w:before="120" w:after="120"/>
        <w:contextualSpacing w:val="0"/>
      </w:pPr>
      <w:r w:rsidRPr="00D42B9C">
        <w:t>Redes de água</w:t>
      </w:r>
    </w:p>
    <w:p w:rsidR="006763D4" w:rsidRPr="00D42B9C" w:rsidRDefault="006763D4" w:rsidP="00E11230">
      <w:pPr>
        <w:pStyle w:val="Numerada3"/>
        <w:numPr>
          <w:ilvl w:val="2"/>
          <w:numId w:val="72"/>
        </w:numPr>
        <w:spacing w:before="120" w:after="120"/>
        <w:contextualSpacing w:val="0"/>
      </w:pPr>
      <w:r w:rsidRPr="00D42B9C">
        <w:t>Conexões</w:t>
      </w:r>
    </w:p>
    <w:p w:rsidR="006763D4" w:rsidRPr="00D42B9C" w:rsidRDefault="006763D4" w:rsidP="00E11230">
      <w:pPr>
        <w:pStyle w:val="Numerada3"/>
        <w:numPr>
          <w:ilvl w:val="2"/>
          <w:numId w:val="72"/>
        </w:numPr>
        <w:spacing w:before="120" w:after="120"/>
        <w:contextualSpacing w:val="0"/>
      </w:pPr>
      <w:r w:rsidRPr="00D42B9C">
        <w:t>Curvas</w:t>
      </w:r>
    </w:p>
    <w:p w:rsidR="006763D4" w:rsidRPr="00D42B9C" w:rsidRDefault="006763D4" w:rsidP="00E11230">
      <w:pPr>
        <w:pStyle w:val="Numerada3"/>
        <w:numPr>
          <w:ilvl w:val="2"/>
          <w:numId w:val="72"/>
        </w:numPr>
        <w:spacing w:before="120" w:after="120"/>
        <w:contextualSpacing w:val="0"/>
      </w:pPr>
      <w:r w:rsidRPr="00D42B9C">
        <w:t>Válvulas</w:t>
      </w:r>
    </w:p>
    <w:p w:rsidR="006763D4" w:rsidRPr="00D42B9C" w:rsidRDefault="006763D4" w:rsidP="00E11230">
      <w:pPr>
        <w:pStyle w:val="Numerada3"/>
        <w:numPr>
          <w:ilvl w:val="2"/>
          <w:numId w:val="72"/>
        </w:numPr>
        <w:spacing w:before="120" w:after="120"/>
        <w:contextualSpacing w:val="0"/>
      </w:pPr>
      <w:r w:rsidRPr="00D42B9C">
        <w:t>Registros</w:t>
      </w:r>
    </w:p>
    <w:p w:rsidR="006763D4" w:rsidRPr="00D42B9C" w:rsidRDefault="006763D4" w:rsidP="00E11230">
      <w:pPr>
        <w:pStyle w:val="Numerada3"/>
        <w:numPr>
          <w:ilvl w:val="2"/>
          <w:numId w:val="72"/>
        </w:numPr>
        <w:spacing w:before="120" w:after="120"/>
        <w:contextualSpacing w:val="0"/>
      </w:pPr>
      <w:r w:rsidRPr="00D42B9C">
        <w:t>Hidrantes</w:t>
      </w:r>
    </w:p>
    <w:p w:rsidR="006763D4" w:rsidRPr="00D42B9C" w:rsidRDefault="006763D4" w:rsidP="00E11230">
      <w:pPr>
        <w:pStyle w:val="Numerada3"/>
        <w:numPr>
          <w:ilvl w:val="2"/>
          <w:numId w:val="72"/>
        </w:numPr>
        <w:spacing w:before="120" w:after="120"/>
        <w:contextualSpacing w:val="0"/>
      </w:pPr>
      <w:r w:rsidRPr="00D42B9C">
        <w:t>Descargas</w:t>
      </w:r>
    </w:p>
    <w:p w:rsidR="006763D4" w:rsidRPr="00D42B9C" w:rsidRDefault="006763D4" w:rsidP="00E11230">
      <w:pPr>
        <w:pStyle w:val="Numerada3"/>
        <w:numPr>
          <w:ilvl w:val="2"/>
          <w:numId w:val="72"/>
        </w:numPr>
        <w:spacing w:before="120" w:after="120"/>
        <w:contextualSpacing w:val="0"/>
      </w:pPr>
      <w:r w:rsidRPr="00D42B9C">
        <w:t>Acessórios</w:t>
      </w:r>
    </w:p>
    <w:p w:rsidR="006763D4" w:rsidRPr="00D42B9C" w:rsidRDefault="006763D4" w:rsidP="00E73590">
      <w:pPr>
        <w:pStyle w:val="Numerada2"/>
        <w:numPr>
          <w:ilvl w:val="0"/>
          <w:numId w:val="0"/>
        </w:numPr>
        <w:spacing w:after="120"/>
        <w:ind w:firstLine="709"/>
        <w:contextualSpacing w:val="0"/>
      </w:pPr>
      <w:r w:rsidRPr="00D42B9C">
        <w:t>Os dados das redes de esgoto a serem cadastrados e convertidos são:</w:t>
      </w:r>
    </w:p>
    <w:p w:rsidR="006763D4" w:rsidRPr="00D42B9C" w:rsidRDefault="006763D4" w:rsidP="00E11230">
      <w:pPr>
        <w:pStyle w:val="Numerada3"/>
        <w:numPr>
          <w:ilvl w:val="2"/>
          <w:numId w:val="72"/>
        </w:numPr>
        <w:spacing w:before="120" w:after="120"/>
        <w:contextualSpacing w:val="0"/>
      </w:pPr>
      <w:r w:rsidRPr="00D42B9C">
        <w:t>Redes de e</w:t>
      </w:r>
      <w:ins w:id="5988" w:author="Ademar Oliva Xavier Jr." w:date="2014-05-26T17:25:00Z">
        <w:r w:rsidR="00AA4EC0">
          <w:t>s</w:t>
        </w:r>
      </w:ins>
      <w:r w:rsidRPr="00D42B9C">
        <w:t>goto</w:t>
      </w:r>
    </w:p>
    <w:p w:rsidR="006763D4" w:rsidRPr="00D42B9C" w:rsidRDefault="006763D4" w:rsidP="00E11230">
      <w:pPr>
        <w:pStyle w:val="Numerada3"/>
        <w:numPr>
          <w:ilvl w:val="2"/>
          <w:numId w:val="72"/>
        </w:numPr>
        <w:spacing w:before="120" w:after="120"/>
        <w:contextualSpacing w:val="0"/>
      </w:pPr>
      <w:r w:rsidRPr="00D42B9C">
        <w:t>PVs</w:t>
      </w:r>
    </w:p>
    <w:p w:rsidR="006763D4" w:rsidRPr="00D42B9C" w:rsidRDefault="006763D4" w:rsidP="00E11230">
      <w:pPr>
        <w:pStyle w:val="Numerada3"/>
        <w:numPr>
          <w:ilvl w:val="2"/>
          <w:numId w:val="72"/>
        </w:numPr>
        <w:spacing w:before="120" w:after="120"/>
        <w:contextualSpacing w:val="0"/>
      </w:pPr>
      <w:r w:rsidRPr="00D42B9C">
        <w:t>Caixas de inspeção</w:t>
      </w:r>
    </w:p>
    <w:p w:rsidR="006763D4" w:rsidRPr="00D42B9C" w:rsidRDefault="006763D4" w:rsidP="00E73590">
      <w:pPr>
        <w:pStyle w:val="Numerada2"/>
        <w:numPr>
          <w:ilvl w:val="0"/>
          <w:numId w:val="0"/>
        </w:numPr>
        <w:spacing w:after="120"/>
        <w:ind w:firstLine="851"/>
        <w:contextualSpacing w:val="0"/>
      </w:pPr>
      <w:r w:rsidRPr="00D42B9C">
        <w:t>Os dados de redes de drenagem de água pluvial a serem cadastrados e convertidos são:</w:t>
      </w:r>
    </w:p>
    <w:p w:rsidR="006763D4" w:rsidRPr="00D42B9C" w:rsidRDefault="006763D4" w:rsidP="00E11230">
      <w:pPr>
        <w:pStyle w:val="Numerada3"/>
        <w:numPr>
          <w:ilvl w:val="2"/>
          <w:numId w:val="72"/>
        </w:numPr>
        <w:spacing w:before="120" w:after="120"/>
        <w:contextualSpacing w:val="0"/>
      </w:pPr>
      <w:r w:rsidRPr="00D42B9C">
        <w:t>Redes de drenagem</w:t>
      </w:r>
    </w:p>
    <w:p w:rsidR="006763D4" w:rsidRPr="00D42B9C" w:rsidRDefault="006763D4" w:rsidP="00E11230">
      <w:pPr>
        <w:pStyle w:val="Numerada3"/>
        <w:numPr>
          <w:ilvl w:val="2"/>
          <w:numId w:val="72"/>
        </w:numPr>
        <w:spacing w:before="120" w:after="120"/>
        <w:contextualSpacing w:val="0"/>
      </w:pPr>
      <w:r w:rsidRPr="00D42B9C">
        <w:t>Bocas de lobo</w:t>
      </w:r>
    </w:p>
    <w:p w:rsidR="006763D4" w:rsidRPr="00D42B9C" w:rsidRDefault="006763D4" w:rsidP="00E11230">
      <w:pPr>
        <w:pStyle w:val="Numerada3"/>
        <w:numPr>
          <w:ilvl w:val="2"/>
          <w:numId w:val="72"/>
        </w:numPr>
        <w:spacing w:before="120" w:after="120"/>
        <w:contextualSpacing w:val="0"/>
      </w:pPr>
      <w:r w:rsidRPr="00D42B9C">
        <w:t>Bocas de leão</w:t>
      </w:r>
    </w:p>
    <w:p w:rsidR="006763D4" w:rsidRPr="00D42B9C" w:rsidRDefault="006763D4" w:rsidP="00E11230">
      <w:pPr>
        <w:pStyle w:val="Numerada3"/>
        <w:numPr>
          <w:ilvl w:val="2"/>
          <w:numId w:val="72"/>
        </w:numPr>
        <w:spacing w:before="120" w:after="120"/>
        <w:contextualSpacing w:val="0"/>
      </w:pPr>
      <w:r w:rsidRPr="00D42B9C">
        <w:t>PVs</w:t>
      </w:r>
    </w:p>
    <w:p w:rsidR="006763D4" w:rsidRPr="00D42B9C" w:rsidRDefault="006763D4" w:rsidP="00E11230">
      <w:pPr>
        <w:pStyle w:val="Numerada3"/>
        <w:numPr>
          <w:ilvl w:val="2"/>
          <w:numId w:val="72"/>
        </w:numPr>
        <w:spacing w:before="120" w:after="120"/>
        <w:contextualSpacing w:val="0"/>
      </w:pPr>
      <w:r w:rsidRPr="00D42B9C">
        <w:t>Lançamentos</w:t>
      </w:r>
    </w:p>
    <w:p w:rsidR="006763D4" w:rsidRPr="00D42B9C" w:rsidRDefault="006763D4" w:rsidP="00E73590">
      <w:pPr>
        <w:pStyle w:val="Numerada2"/>
        <w:numPr>
          <w:ilvl w:val="0"/>
          <w:numId w:val="0"/>
        </w:numPr>
        <w:spacing w:after="120"/>
        <w:ind w:firstLine="851"/>
        <w:contextualSpacing w:val="0"/>
      </w:pPr>
      <w:r w:rsidRPr="00D42B9C">
        <w:t>A estimativa de cadastramento e conversão de dados executadas manualmente com a respectiva correção de não conformidades nas redes e consumidores, na cartografia, erros topológicos de conectividade de redes e consumidores as redes, neste projeto possuem as seguintes estimativas:</w:t>
      </w:r>
    </w:p>
    <w:p w:rsidR="006763D4" w:rsidRPr="00D42B9C" w:rsidRDefault="006763D4" w:rsidP="00E11230">
      <w:pPr>
        <w:pStyle w:val="PargrafodaLista"/>
        <w:numPr>
          <w:ilvl w:val="0"/>
          <w:numId w:val="72"/>
        </w:numPr>
        <w:contextualSpacing/>
        <w:rPr>
          <w:rFonts w:cs="Times New Roman"/>
          <w:szCs w:val="24"/>
        </w:rPr>
      </w:pPr>
      <w:del w:id="5989" w:author="Ademar Oliva Xavier Jr." w:date="2014-05-26T17:27:00Z">
        <w:r w:rsidRPr="00D42B9C" w:rsidDel="00AA4EC0">
          <w:rPr>
            <w:rFonts w:cs="Times New Roman"/>
            <w:szCs w:val="24"/>
          </w:rPr>
          <w:lastRenderedPageBreak/>
          <w:delText xml:space="preserve">450 </w:delText>
        </w:r>
      </w:del>
      <w:ins w:id="5990" w:author="Ademar Oliva Xavier Jr." w:date="2014-05-26T17:27:00Z">
        <w:r w:rsidR="00AA4EC0" w:rsidRPr="00D42B9C">
          <w:rPr>
            <w:rFonts w:cs="Times New Roman"/>
            <w:szCs w:val="24"/>
          </w:rPr>
          <w:t>4</w:t>
        </w:r>
        <w:r w:rsidR="00AA4EC0">
          <w:rPr>
            <w:rFonts w:cs="Times New Roman"/>
            <w:szCs w:val="24"/>
          </w:rPr>
          <w:t>46</w:t>
        </w:r>
        <w:r w:rsidR="00AA4EC0" w:rsidRPr="00D42B9C">
          <w:rPr>
            <w:rFonts w:cs="Times New Roman"/>
            <w:szCs w:val="24"/>
          </w:rPr>
          <w:t xml:space="preserve"> </w:t>
        </w:r>
      </w:ins>
      <w:r w:rsidRPr="00D42B9C">
        <w:rPr>
          <w:rFonts w:cs="Times New Roman"/>
          <w:szCs w:val="24"/>
        </w:rPr>
        <w:t>Km de redes de água</w:t>
      </w:r>
    </w:p>
    <w:p w:rsidR="006763D4" w:rsidRPr="00D42B9C" w:rsidRDefault="006763D4" w:rsidP="00E11230">
      <w:pPr>
        <w:pStyle w:val="PargrafodaLista"/>
        <w:numPr>
          <w:ilvl w:val="0"/>
          <w:numId w:val="72"/>
        </w:numPr>
        <w:contextualSpacing/>
        <w:rPr>
          <w:rFonts w:cs="Times New Roman"/>
          <w:szCs w:val="24"/>
        </w:rPr>
      </w:pPr>
      <w:r w:rsidRPr="00D42B9C">
        <w:rPr>
          <w:rFonts w:cs="Times New Roman"/>
          <w:szCs w:val="24"/>
        </w:rPr>
        <w:t>37.000 consumidores</w:t>
      </w:r>
    </w:p>
    <w:p w:rsidR="006763D4" w:rsidRPr="00D42B9C" w:rsidRDefault="006763D4" w:rsidP="00E11230">
      <w:pPr>
        <w:pStyle w:val="PargrafodaLista"/>
        <w:numPr>
          <w:ilvl w:val="0"/>
          <w:numId w:val="72"/>
        </w:numPr>
        <w:contextualSpacing/>
        <w:rPr>
          <w:rFonts w:cs="Times New Roman"/>
          <w:szCs w:val="24"/>
        </w:rPr>
      </w:pPr>
      <w:del w:id="5991" w:author="Ademar Oliva Xavier Jr." w:date="2014-05-26T17:30:00Z">
        <w:r w:rsidRPr="00D42B9C" w:rsidDel="00AA4EC0">
          <w:rPr>
            <w:rFonts w:cs="Times New Roman"/>
            <w:szCs w:val="24"/>
          </w:rPr>
          <w:delText>75</w:delText>
        </w:r>
      </w:del>
      <w:ins w:id="5992" w:author="Ademar Oliva Xavier Jr." w:date="2014-05-26T17:30:00Z">
        <w:r w:rsidR="00AA4EC0" w:rsidRPr="00D42B9C">
          <w:rPr>
            <w:rFonts w:cs="Times New Roman"/>
            <w:szCs w:val="24"/>
          </w:rPr>
          <w:t>7</w:t>
        </w:r>
        <w:r w:rsidR="00AA4EC0">
          <w:rPr>
            <w:rFonts w:cs="Times New Roman"/>
            <w:szCs w:val="24"/>
          </w:rPr>
          <w:t>2</w:t>
        </w:r>
      </w:ins>
      <w:r w:rsidRPr="00D42B9C">
        <w:rPr>
          <w:rFonts w:cs="Times New Roman"/>
          <w:szCs w:val="24"/>
        </w:rPr>
        <w:t>.000 economias de água e esgoto</w:t>
      </w:r>
    </w:p>
    <w:p w:rsidR="006763D4" w:rsidRPr="00D42B9C" w:rsidRDefault="006763D4" w:rsidP="00E11230">
      <w:pPr>
        <w:pStyle w:val="PargrafodaLista"/>
        <w:numPr>
          <w:ilvl w:val="0"/>
          <w:numId w:val="72"/>
        </w:numPr>
        <w:contextualSpacing/>
        <w:rPr>
          <w:rFonts w:cs="Times New Roman"/>
          <w:szCs w:val="24"/>
        </w:rPr>
      </w:pPr>
      <w:del w:id="5993" w:author="Ademar Oliva Xavier Jr." w:date="2014-05-26T17:27:00Z">
        <w:r w:rsidRPr="00D42B9C" w:rsidDel="00AA4EC0">
          <w:rPr>
            <w:rFonts w:cs="Times New Roman"/>
            <w:szCs w:val="24"/>
          </w:rPr>
          <w:delText xml:space="preserve">300 </w:delText>
        </w:r>
      </w:del>
      <w:ins w:id="5994" w:author="Ademar Oliva Xavier Jr." w:date="2014-05-26T17:27:00Z">
        <w:r w:rsidR="00AA4EC0" w:rsidRPr="00D42B9C">
          <w:rPr>
            <w:rFonts w:cs="Times New Roman"/>
            <w:szCs w:val="24"/>
          </w:rPr>
          <w:t>3</w:t>
        </w:r>
        <w:r w:rsidR="00AA4EC0">
          <w:rPr>
            <w:rFonts w:cs="Times New Roman"/>
            <w:szCs w:val="24"/>
          </w:rPr>
          <w:t>25</w:t>
        </w:r>
        <w:r w:rsidR="00AA4EC0" w:rsidRPr="00D42B9C">
          <w:rPr>
            <w:rFonts w:cs="Times New Roman"/>
            <w:szCs w:val="24"/>
          </w:rPr>
          <w:t xml:space="preserve"> </w:t>
        </w:r>
      </w:ins>
      <w:r w:rsidRPr="00D42B9C">
        <w:rPr>
          <w:rFonts w:cs="Times New Roman"/>
          <w:szCs w:val="24"/>
        </w:rPr>
        <w:t>Km de redes de esgoto</w:t>
      </w:r>
    </w:p>
    <w:p w:rsidR="006763D4" w:rsidRPr="00D42B9C" w:rsidRDefault="006763D4" w:rsidP="00E11230">
      <w:pPr>
        <w:pStyle w:val="PargrafodaLista"/>
        <w:numPr>
          <w:ilvl w:val="0"/>
          <w:numId w:val="72"/>
        </w:numPr>
        <w:contextualSpacing/>
        <w:rPr>
          <w:rFonts w:cs="Times New Roman"/>
          <w:szCs w:val="24"/>
        </w:rPr>
      </w:pPr>
      <w:del w:id="5995" w:author="Ademar Oliva Xavier Jr." w:date="2014-05-26T17:29:00Z">
        <w:r w:rsidRPr="00D42B9C" w:rsidDel="00AA4EC0">
          <w:rPr>
            <w:rFonts w:cs="Times New Roman"/>
            <w:szCs w:val="24"/>
          </w:rPr>
          <w:delText xml:space="preserve">100 </w:delText>
        </w:r>
      </w:del>
      <w:ins w:id="5996" w:author="Ademar Oliva Xavier Jr." w:date="2014-05-26T17:29:00Z">
        <w:r w:rsidR="00AA4EC0">
          <w:rPr>
            <w:rFonts w:cs="Times New Roman"/>
            <w:szCs w:val="24"/>
          </w:rPr>
          <w:t>95</w:t>
        </w:r>
        <w:r w:rsidR="00AA4EC0" w:rsidRPr="00D42B9C">
          <w:rPr>
            <w:rFonts w:cs="Times New Roman"/>
            <w:szCs w:val="24"/>
          </w:rPr>
          <w:t xml:space="preserve"> </w:t>
        </w:r>
      </w:ins>
      <w:r w:rsidRPr="00D42B9C">
        <w:rPr>
          <w:rFonts w:cs="Times New Roman"/>
          <w:szCs w:val="24"/>
        </w:rPr>
        <w:t>Km de redes de drenagem de água pluvial</w:t>
      </w:r>
    </w:p>
    <w:p w:rsidR="006763D4" w:rsidRPr="00D42B9C" w:rsidRDefault="006763D4" w:rsidP="00E11230">
      <w:pPr>
        <w:pStyle w:val="Numerada2"/>
        <w:numPr>
          <w:ilvl w:val="1"/>
          <w:numId w:val="72"/>
        </w:numPr>
        <w:spacing w:after="120"/>
        <w:contextualSpacing w:val="0"/>
      </w:pPr>
      <w:r w:rsidRPr="00D42B9C">
        <w:t>A empresa contratada deverá revisar o cadastro de ligações de água em escritório, tomando-se como base os dados existentes nas rotas de leitura de água, para que todos os consumidores sejam cadastrados e atualizados em conformidade com o cadastro comercial.</w:t>
      </w:r>
    </w:p>
    <w:p w:rsidR="006763D4" w:rsidRPr="00D42B9C" w:rsidRDefault="006763D4" w:rsidP="00E73590">
      <w:pPr>
        <w:pStyle w:val="Ttulo4"/>
        <w:numPr>
          <w:ilvl w:val="2"/>
          <w:numId w:val="25"/>
        </w:numPr>
        <w:rPr>
          <w:color w:val="auto"/>
        </w:rPr>
      </w:pPr>
      <w:r w:rsidRPr="00D42B9C">
        <w:rPr>
          <w:color w:val="auto"/>
        </w:rPr>
        <w:t>Integração com Sistema Comercial</w:t>
      </w:r>
    </w:p>
    <w:p w:rsidR="00E73590" w:rsidRPr="00D42B9C" w:rsidRDefault="00E73590" w:rsidP="00E73590">
      <w:pPr>
        <w:pStyle w:val="Numerada2"/>
        <w:numPr>
          <w:ilvl w:val="0"/>
          <w:numId w:val="0"/>
        </w:numPr>
        <w:spacing w:after="120"/>
        <w:ind w:left="1002"/>
        <w:contextualSpacing w:val="0"/>
      </w:pPr>
    </w:p>
    <w:p w:rsidR="006763D4" w:rsidRPr="00D42B9C" w:rsidRDefault="006763D4" w:rsidP="00E73590">
      <w:pPr>
        <w:pStyle w:val="Numerada2"/>
        <w:numPr>
          <w:ilvl w:val="0"/>
          <w:numId w:val="0"/>
        </w:numPr>
        <w:spacing w:after="120"/>
        <w:ind w:left="283"/>
        <w:contextualSpacing w:val="0"/>
      </w:pPr>
      <w:r w:rsidRPr="00D42B9C">
        <w:t xml:space="preserve">É de responsabilidade da </w:t>
      </w:r>
      <w:r w:rsidR="00AA4EC0" w:rsidRPr="00D42B9C">
        <w:t>LICITANTE</w:t>
      </w:r>
      <w:r w:rsidRPr="00D42B9C">
        <w:t xml:space="preserve"> realizar a integração entre o cadastro técnico e o cadastro comercial.</w:t>
      </w:r>
    </w:p>
    <w:p w:rsidR="006763D4" w:rsidRPr="00D42B9C" w:rsidRDefault="006763D4" w:rsidP="00E73590">
      <w:pPr>
        <w:pStyle w:val="Ttulo4"/>
        <w:numPr>
          <w:ilvl w:val="2"/>
          <w:numId w:val="25"/>
        </w:numPr>
        <w:rPr>
          <w:color w:val="auto"/>
        </w:rPr>
      </w:pPr>
      <w:r w:rsidRPr="00D42B9C">
        <w:rPr>
          <w:color w:val="auto"/>
        </w:rPr>
        <w:t>Cadastro de Consumidores DE ÁGUA</w:t>
      </w:r>
    </w:p>
    <w:p w:rsidR="00E73590" w:rsidRPr="00D42B9C" w:rsidRDefault="00E73590" w:rsidP="00E73590"/>
    <w:p w:rsidR="006763D4" w:rsidRPr="00D42B9C" w:rsidRDefault="006763D4" w:rsidP="00570659">
      <w:r w:rsidRPr="00D42B9C">
        <w:t>A CONTRATANTE deverá realizar o cadastro dos consumidores de água, através do cadastro do ramal das ligações devidamente associados ao trecho de rede correspondente e a um nó na outra extremidade onde o mesmo possuirá a associação com a matrícula/identificação do consumidor, constante no cadastro comercial. Esta associação do cadastro técnico ao cadastro comercial deverá ser em tempo real e considerada na mudança dos processos para o cadastro comercial de novas ligações ou supressão das mesmas. A CONTRATADA deverá ser responsável pelo apoio técnico destas atividades.</w:t>
      </w:r>
    </w:p>
    <w:p w:rsidR="00E73590" w:rsidRPr="00D42B9C" w:rsidRDefault="00E73590" w:rsidP="00570659"/>
    <w:p w:rsidR="006763D4" w:rsidRPr="00D42B9C" w:rsidRDefault="006763D4" w:rsidP="00E11230">
      <w:pPr>
        <w:pStyle w:val="Numerada2"/>
        <w:numPr>
          <w:ilvl w:val="1"/>
          <w:numId w:val="73"/>
        </w:numPr>
        <w:spacing w:after="120"/>
        <w:contextualSpacing w:val="0"/>
      </w:pPr>
      <w:r w:rsidRPr="00D42B9C">
        <w:t>O cadastro de consumidores deverá ser realizado a partir das rotas de leitura e desenhos de overlays das quadras, quando houver.</w:t>
      </w:r>
    </w:p>
    <w:p w:rsidR="006763D4" w:rsidRPr="00D42B9C" w:rsidRDefault="006763D4" w:rsidP="00E11230">
      <w:pPr>
        <w:pStyle w:val="Numerada2"/>
        <w:numPr>
          <w:ilvl w:val="1"/>
          <w:numId w:val="73"/>
        </w:numPr>
        <w:spacing w:after="120"/>
        <w:contextualSpacing w:val="0"/>
      </w:pPr>
      <w:r w:rsidRPr="00D42B9C">
        <w:t>Deverá ser realizado o cadastro individual dos consumidores, sendo que a CONTRATANTE disponibilizará em tempo parcial o contato com os leituristas para que possam vir a sanar as dúvidas de posicionamento dos mesmos.</w:t>
      </w:r>
    </w:p>
    <w:p w:rsidR="006763D4" w:rsidRPr="00D42B9C" w:rsidRDefault="006763D4" w:rsidP="00E11230">
      <w:pPr>
        <w:pStyle w:val="Numerada2"/>
        <w:numPr>
          <w:ilvl w:val="1"/>
          <w:numId w:val="73"/>
        </w:numPr>
        <w:spacing w:after="120"/>
        <w:contextualSpacing w:val="0"/>
      </w:pPr>
      <w:r w:rsidRPr="00D42B9C">
        <w:t>Como produto final desta atividade teremos cadastrados no mapa, com a devida associação, todos os consumidores conhecidos do município, associando-se o cadastro técnico (mapa) ao cadastro comercial (sistema comercial), todos os consumidores conhecidos, na forma de um Sistema de Informação Geográfica – SIG, para saneamento integrado ao Sistema Comercial.</w:t>
      </w:r>
    </w:p>
    <w:p w:rsidR="006763D4" w:rsidRPr="00D42B9C" w:rsidRDefault="006763D4" w:rsidP="00E73590">
      <w:pPr>
        <w:pStyle w:val="Ttulo4"/>
        <w:numPr>
          <w:ilvl w:val="2"/>
          <w:numId w:val="25"/>
        </w:numPr>
        <w:rPr>
          <w:color w:val="auto"/>
        </w:rPr>
      </w:pPr>
      <w:r w:rsidRPr="00D42B9C">
        <w:rPr>
          <w:color w:val="auto"/>
        </w:rPr>
        <w:t>Mudança do Processo de Cadastro de Ramais</w:t>
      </w:r>
    </w:p>
    <w:p w:rsidR="006763D4" w:rsidRPr="00D42B9C" w:rsidRDefault="006763D4" w:rsidP="00570659">
      <w:r w:rsidRPr="00D42B9C">
        <w:t>Com o objetivo de manter o cadastro de redes e ramais atualizados a licitante deverá sugerir mudanças nos processos de cadastramento dos mesmo e interação com o cadastro no sistema comercial e fechamento de ordens de serviço.</w:t>
      </w:r>
    </w:p>
    <w:p w:rsidR="00E73590" w:rsidRPr="00D42B9C" w:rsidRDefault="00E73590" w:rsidP="00570659"/>
    <w:p w:rsidR="006763D4" w:rsidRPr="00D42B9C" w:rsidRDefault="006763D4" w:rsidP="00E73590">
      <w:pPr>
        <w:pStyle w:val="Numerada2"/>
        <w:numPr>
          <w:ilvl w:val="0"/>
          <w:numId w:val="0"/>
        </w:numPr>
        <w:spacing w:after="120"/>
        <w:ind w:left="1002"/>
        <w:contextualSpacing w:val="0"/>
      </w:pPr>
      <w:r w:rsidRPr="00D42B9C">
        <w:t>Como produto final desta atividade teremos o processo de cadastro de redes e consumidores atualizado e validado pela CONTRATANTE após sugestões de melhoria da licitante.</w:t>
      </w:r>
    </w:p>
    <w:p w:rsidR="006763D4" w:rsidRPr="00D42B9C" w:rsidRDefault="006763D4" w:rsidP="00E11230">
      <w:pPr>
        <w:pStyle w:val="Ttulo4"/>
        <w:numPr>
          <w:ilvl w:val="2"/>
          <w:numId w:val="25"/>
        </w:numPr>
        <w:rPr>
          <w:color w:val="auto"/>
        </w:rPr>
      </w:pPr>
      <w:r w:rsidRPr="00D42B9C">
        <w:rPr>
          <w:color w:val="auto"/>
        </w:rPr>
        <w:lastRenderedPageBreak/>
        <w:t>Desenvolvimento de Software</w:t>
      </w:r>
    </w:p>
    <w:p w:rsidR="00E11230" w:rsidRPr="00D42B9C" w:rsidRDefault="00E11230" w:rsidP="00570659"/>
    <w:p w:rsidR="006763D4" w:rsidRPr="00D42B9C" w:rsidRDefault="006763D4" w:rsidP="00570659">
      <w:r w:rsidRPr="00D42B9C">
        <w:t>Os desenvolvimentos, implementações e treinamento de software e personalizações que venham a ser necessários, deverão ser pré aprovados por parte da CONTRATANTE.</w:t>
      </w:r>
    </w:p>
    <w:p w:rsidR="00E11230" w:rsidRPr="00D42B9C" w:rsidRDefault="00E11230" w:rsidP="00570659"/>
    <w:p w:rsidR="006763D4" w:rsidRPr="00D42B9C" w:rsidRDefault="006763D4" w:rsidP="00E11230">
      <w:pPr>
        <w:pStyle w:val="Numerada2"/>
        <w:numPr>
          <w:ilvl w:val="1"/>
          <w:numId w:val="65"/>
        </w:numPr>
        <w:spacing w:after="120"/>
        <w:contextualSpacing w:val="0"/>
      </w:pPr>
      <w:r w:rsidRPr="00D42B9C">
        <w:t>Como produto final desta atividade, deverá ser apresentado na proposta técnica a metodologia de desenvolvimento de software por parte da empresa a ser licitante.</w:t>
      </w:r>
    </w:p>
    <w:p w:rsidR="006763D4" w:rsidRPr="00D42B9C" w:rsidRDefault="006763D4" w:rsidP="00E11230">
      <w:pPr>
        <w:pStyle w:val="Numerada2"/>
        <w:numPr>
          <w:ilvl w:val="1"/>
          <w:numId w:val="65"/>
        </w:numPr>
        <w:spacing w:after="120"/>
        <w:contextualSpacing w:val="0"/>
      </w:pPr>
      <w:r w:rsidRPr="00D42B9C">
        <w:t>Como produto final desta atividade, deverão ser apresentados na fase de planejamento, toda a documentação de gestão do projeto referente a desenvolvimento, implementação e capacitação junto a implementação de softwares.</w:t>
      </w:r>
    </w:p>
    <w:p w:rsidR="006763D4" w:rsidRPr="00D42B9C" w:rsidRDefault="006763D4" w:rsidP="00E11230">
      <w:pPr>
        <w:pStyle w:val="Ttulo4"/>
        <w:numPr>
          <w:ilvl w:val="2"/>
          <w:numId w:val="25"/>
        </w:numPr>
        <w:rPr>
          <w:color w:val="auto"/>
        </w:rPr>
      </w:pPr>
      <w:r w:rsidRPr="00D42B9C">
        <w:rPr>
          <w:color w:val="auto"/>
        </w:rPr>
        <w:t>FUNCIONALIDADES WEB</w:t>
      </w:r>
    </w:p>
    <w:p w:rsidR="006763D4" w:rsidRPr="00D42B9C" w:rsidRDefault="006763D4" w:rsidP="00570659">
      <w:r w:rsidRPr="00D42B9C">
        <w:t>A licitante deverá prover um sistema de acesso ao mapeamento via Web com as seguintes funcionalidades:</w:t>
      </w:r>
    </w:p>
    <w:p w:rsidR="00E11230" w:rsidRPr="00D42B9C" w:rsidRDefault="00E11230" w:rsidP="00570659"/>
    <w:p w:rsidR="006763D4" w:rsidRPr="00D42B9C" w:rsidRDefault="006763D4" w:rsidP="00E11230">
      <w:pPr>
        <w:pStyle w:val="Numerada2"/>
        <w:numPr>
          <w:ilvl w:val="1"/>
          <w:numId w:val="65"/>
        </w:numPr>
        <w:spacing w:after="120"/>
        <w:contextualSpacing w:val="0"/>
      </w:pPr>
      <w:r w:rsidRPr="00D42B9C">
        <w:t>Serviço de busca básica por camadas e critérios alfanuméricos.</w:t>
      </w:r>
    </w:p>
    <w:p w:rsidR="006763D4" w:rsidRPr="00D42B9C" w:rsidRDefault="006763D4" w:rsidP="00E11230">
      <w:pPr>
        <w:pStyle w:val="Numerada2"/>
        <w:numPr>
          <w:ilvl w:val="1"/>
          <w:numId w:val="65"/>
        </w:numPr>
        <w:spacing w:after="120"/>
        <w:contextualSpacing w:val="0"/>
      </w:pPr>
      <w:r w:rsidRPr="00D42B9C">
        <w:t>Serviço de busca avançada com construtor de consultas.</w:t>
      </w:r>
    </w:p>
    <w:p w:rsidR="006763D4" w:rsidRPr="00D42B9C" w:rsidRDefault="006763D4" w:rsidP="00E11230">
      <w:pPr>
        <w:pStyle w:val="Numerada2"/>
        <w:numPr>
          <w:ilvl w:val="1"/>
          <w:numId w:val="65"/>
        </w:numPr>
        <w:spacing w:after="120"/>
        <w:contextualSpacing w:val="0"/>
      </w:pPr>
      <w:r w:rsidRPr="00D42B9C">
        <w:t xml:space="preserve">Serviços de exportação de resultados de pesquisa para planilha eletrônica formato </w:t>
      </w:r>
      <w:proofErr w:type="spellStart"/>
      <w:r w:rsidRPr="00D42B9C">
        <w:t>xls</w:t>
      </w:r>
      <w:proofErr w:type="spellEnd"/>
      <w:r w:rsidRPr="00D42B9C">
        <w:t xml:space="preserve"> ou para arquivo formato </w:t>
      </w:r>
      <w:proofErr w:type="spellStart"/>
      <w:r w:rsidRPr="00D42B9C">
        <w:t>pdf</w:t>
      </w:r>
      <w:proofErr w:type="spellEnd"/>
      <w:r w:rsidRPr="00D42B9C">
        <w:t>.</w:t>
      </w:r>
    </w:p>
    <w:p w:rsidR="006763D4" w:rsidRPr="00D42B9C" w:rsidRDefault="006763D4" w:rsidP="00E11230">
      <w:pPr>
        <w:pStyle w:val="Numerada2"/>
        <w:numPr>
          <w:ilvl w:val="1"/>
          <w:numId w:val="65"/>
        </w:numPr>
        <w:spacing w:after="120"/>
        <w:contextualSpacing w:val="0"/>
      </w:pPr>
      <w:r w:rsidRPr="00D42B9C">
        <w:t>Indicador de escala de visualização e coordenadas geográficas.</w:t>
      </w:r>
    </w:p>
    <w:p w:rsidR="006763D4" w:rsidRPr="00D42B9C" w:rsidRDefault="006763D4" w:rsidP="00E11230">
      <w:pPr>
        <w:pStyle w:val="Numerada2"/>
        <w:numPr>
          <w:ilvl w:val="1"/>
          <w:numId w:val="65"/>
        </w:numPr>
        <w:spacing w:after="120"/>
        <w:contextualSpacing w:val="0"/>
      </w:pPr>
      <w:r w:rsidRPr="00D42B9C">
        <w:t>Controles de visualização de zoom e pan.</w:t>
      </w:r>
    </w:p>
    <w:p w:rsidR="006763D4" w:rsidRPr="00D42B9C" w:rsidRDefault="006763D4" w:rsidP="00E11230">
      <w:pPr>
        <w:pStyle w:val="Numerada2"/>
        <w:numPr>
          <w:ilvl w:val="1"/>
          <w:numId w:val="65"/>
        </w:numPr>
        <w:spacing w:after="120"/>
        <w:contextualSpacing w:val="0"/>
      </w:pPr>
      <w:r w:rsidRPr="00D42B9C">
        <w:t>Função de impressão do mapa em formatos A3 e A4.</w:t>
      </w:r>
    </w:p>
    <w:p w:rsidR="006763D4" w:rsidRPr="00D42B9C" w:rsidRDefault="006763D4" w:rsidP="00E11230">
      <w:pPr>
        <w:pStyle w:val="Numerada2"/>
        <w:numPr>
          <w:ilvl w:val="1"/>
          <w:numId w:val="65"/>
        </w:numPr>
        <w:spacing w:after="120"/>
        <w:contextualSpacing w:val="0"/>
      </w:pPr>
      <w:r w:rsidRPr="00D42B9C">
        <w:t>Ferramentas de medição geográfica de comprimentos e áreas.</w:t>
      </w:r>
    </w:p>
    <w:p w:rsidR="006763D4" w:rsidRPr="00D42B9C" w:rsidRDefault="006763D4" w:rsidP="00E11230">
      <w:pPr>
        <w:pStyle w:val="Numerada2"/>
        <w:numPr>
          <w:ilvl w:val="1"/>
          <w:numId w:val="65"/>
        </w:numPr>
        <w:spacing w:after="120"/>
        <w:contextualSpacing w:val="0"/>
      </w:pPr>
      <w:r w:rsidRPr="00D42B9C">
        <w:t>Ferramenta de seleção por buffer e por trace.</w:t>
      </w:r>
    </w:p>
    <w:p w:rsidR="006763D4" w:rsidRPr="00D42B9C" w:rsidRDefault="006763D4" w:rsidP="00E11230">
      <w:pPr>
        <w:pStyle w:val="Numerada2"/>
        <w:numPr>
          <w:ilvl w:val="1"/>
          <w:numId w:val="65"/>
        </w:numPr>
        <w:spacing w:after="120"/>
        <w:contextualSpacing w:val="0"/>
      </w:pPr>
      <w:r w:rsidRPr="00D42B9C">
        <w:t xml:space="preserve">Exportação da vista na tela a formatos </w:t>
      </w:r>
      <w:proofErr w:type="spellStart"/>
      <w:r w:rsidRPr="00D42B9C">
        <w:t>shp</w:t>
      </w:r>
      <w:proofErr w:type="spellEnd"/>
      <w:r w:rsidRPr="00D42B9C">
        <w:t xml:space="preserve"> e </w:t>
      </w:r>
      <w:proofErr w:type="spellStart"/>
      <w:r w:rsidRPr="00D42B9C">
        <w:t>dxf</w:t>
      </w:r>
      <w:proofErr w:type="spellEnd"/>
      <w:r w:rsidRPr="00D42B9C">
        <w:t>.</w:t>
      </w:r>
    </w:p>
    <w:p w:rsidR="006763D4" w:rsidRPr="00D42B9C" w:rsidRDefault="006763D4" w:rsidP="00E11230">
      <w:pPr>
        <w:pStyle w:val="Numerada2"/>
        <w:numPr>
          <w:ilvl w:val="1"/>
          <w:numId w:val="65"/>
        </w:numPr>
        <w:spacing w:after="120"/>
        <w:contextualSpacing w:val="0"/>
      </w:pPr>
      <w:r w:rsidRPr="00D42B9C">
        <w:t>Formulário para comunicação (fale conosco), enviado via e-mail.</w:t>
      </w:r>
    </w:p>
    <w:p w:rsidR="006763D4" w:rsidRPr="00D42B9C" w:rsidRDefault="006763D4" w:rsidP="00E11230">
      <w:pPr>
        <w:pStyle w:val="Numerada2"/>
        <w:numPr>
          <w:ilvl w:val="1"/>
          <w:numId w:val="65"/>
        </w:numPr>
        <w:spacing w:after="120"/>
        <w:contextualSpacing w:val="0"/>
      </w:pPr>
      <w:r w:rsidRPr="00D42B9C">
        <w:t>Função de cópia para área de transferência.</w:t>
      </w:r>
    </w:p>
    <w:p w:rsidR="006763D4" w:rsidRPr="00D42B9C" w:rsidRDefault="006763D4" w:rsidP="00E11230">
      <w:pPr>
        <w:pStyle w:val="Numerada2"/>
        <w:numPr>
          <w:ilvl w:val="1"/>
          <w:numId w:val="65"/>
        </w:numPr>
        <w:spacing w:after="120"/>
        <w:contextualSpacing w:val="0"/>
      </w:pPr>
      <w:r w:rsidRPr="00D42B9C">
        <w:t>Até 10 (dez) mapas temáticos sobre o cadastro comercial.</w:t>
      </w:r>
    </w:p>
    <w:p w:rsidR="006763D4" w:rsidRPr="00D42B9C" w:rsidRDefault="006763D4" w:rsidP="00E11230">
      <w:pPr>
        <w:pStyle w:val="Numerada2"/>
        <w:numPr>
          <w:ilvl w:val="1"/>
          <w:numId w:val="65"/>
        </w:numPr>
        <w:spacing w:after="120"/>
        <w:contextualSpacing w:val="0"/>
      </w:pPr>
      <w:r w:rsidRPr="00D42B9C">
        <w:t>Até 10 (dez) mapas temáticos sobre o cadastro técnico.</w:t>
      </w:r>
    </w:p>
    <w:p w:rsidR="006763D4" w:rsidRPr="00D42B9C" w:rsidRDefault="006763D4" w:rsidP="00E11230">
      <w:pPr>
        <w:pStyle w:val="Numerada2"/>
        <w:numPr>
          <w:ilvl w:val="1"/>
          <w:numId w:val="65"/>
        </w:numPr>
        <w:spacing w:after="120"/>
        <w:contextualSpacing w:val="0"/>
      </w:pPr>
      <w:r w:rsidRPr="00D42B9C">
        <w:t>Até 10 (dez) mapas temáticos sobre as ordens de serviço.</w:t>
      </w:r>
    </w:p>
    <w:p w:rsidR="006763D4" w:rsidRPr="00D42B9C" w:rsidRDefault="006763D4" w:rsidP="00E11230">
      <w:pPr>
        <w:pStyle w:val="Numerada2"/>
        <w:numPr>
          <w:ilvl w:val="1"/>
          <w:numId w:val="65"/>
        </w:numPr>
        <w:spacing w:after="120"/>
        <w:contextualSpacing w:val="0"/>
      </w:pPr>
      <w:r w:rsidRPr="00D42B9C">
        <w:t>Até 10 (dez) relatórios técnicos dinâmicos.</w:t>
      </w:r>
    </w:p>
    <w:p w:rsidR="006763D4" w:rsidRPr="00D42B9C" w:rsidRDefault="006763D4" w:rsidP="00E11230">
      <w:pPr>
        <w:pStyle w:val="Numerada2"/>
        <w:numPr>
          <w:ilvl w:val="1"/>
          <w:numId w:val="65"/>
        </w:numPr>
        <w:spacing w:after="120"/>
        <w:contextualSpacing w:val="0"/>
      </w:pPr>
      <w:r w:rsidRPr="00D42B9C">
        <w:t>Relatório da ligação e gráfico de consumo, mediante duplo-clique em uma ligação.</w:t>
      </w:r>
    </w:p>
    <w:p w:rsidR="006763D4" w:rsidRPr="00D42B9C" w:rsidRDefault="006763D4" w:rsidP="00E11230">
      <w:pPr>
        <w:pStyle w:val="Numerada2"/>
        <w:numPr>
          <w:ilvl w:val="1"/>
          <w:numId w:val="65"/>
        </w:numPr>
        <w:spacing w:after="120"/>
        <w:contextualSpacing w:val="0"/>
      </w:pPr>
      <w:r w:rsidRPr="00D42B9C">
        <w:t>Mapa temático de prazo de atendimento de ordens de serviço com a possibilidade de o usuário definir o tipo de serviço e o período de referência para que o sistema apresente as ordens de serviço encontradas, representadas segundo o prazo de atendimento.</w:t>
      </w:r>
    </w:p>
    <w:p w:rsidR="006763D4" w:rsidRPr="00D42B9C" w:rsidRDefault="006763D4" w:rsidP="00E11230">
      <w:pPr>
        <w:pStyle w:val="Numerada2"/>
        <w:numPr>
          <w:ilvl w:val="1"/>
          <w:numId w:val="65"/>
        </w:numPr>
        <w:spacing w:after="120"/>
        <w:contextualSpacing w:val="0"/>
      </w:pPr>
      <w:r w:rsidRPr="00D42B9C">
        <w:t xml:space="preserve">Mapa temático de quantidade de ocorrências onde o usuário define o tipo de serviço e período de referência e o sistema apresenta as ordens </w:t>
      </w:r>
      <w:r w:rsidRPr="00D42B9C">
        <w:lastRenderedPageBreak/>
        <w:t>de serviço encontradas, representadas segundo a quantidade de ocorrências.</w:t>
      </w:r>
    </w:p>
    <w:p w:rsidR="006763D4" w:rsidRPr="00D42B9C" w:rsidRDefault="006763D4" w:rsidP="00E11230">
      <w:pPr>
        <w:pStyle w:val="Ttulo4"/>
        <w:numPr>
          <w:ilvl w:val="2"/>
          <w:numId w:val="25"/>
        </w:numPr>
        <w:rPr>
          <w:color w:val="auto"/>
        </w:rPr>
      </w:pPr>
      <w:r w:rsidRPr="00D42B9C">
        <w:rPr>
          <w:color w:val="auto"/>
        </w:rPr>
        <w:t>Setorização e SISTEMA COMERCIAL</w:t>
      </w:r>
    </w:p>
    <w:p w:rsidR="00E11230" w:rsidRPr="00D42B9C" w:rsidRDefault="00E11230" w:rsidP="00E11230"/>
    <w:p w:rsidR="006763D4" w:rsidRPr="00D42B9C" w:rsidRDefault="006763D4" w:rsidP="00570659">
      <w:r w:rsidRPr="00D42B9C">
        <w:t>Com o objetivo de disponibilizar as informações dos</w:t>
      </w:r>
      <w:del w:id="5997" w:author="Ademar Oliva Xavier Jr." w:date="2014-05-27T10:28:00Z">
        <w:r w:rsidRPr="00D42B9C" w:rsidDel="00DF650F">
          <w:delText xml:space="preserve"> </w:delText>
        </w:r>
      </w:del>
      <w:ins w:id="5998" w:author="Ademar Oliva Xavier Jr." w:date="2014-05-27T10:28:00Z">
        <w:r w:rsidR="00DF650F">
          <w:t xml:space="preserve"> </w:t>
        </w:r>
      </w:ins>
      <w:r w:rsidRPr="00D42B9C">
        <w:t>micro</w:t>
      </w:r>
      <w:del w:id="5999" w:author="Ademar Oliva Xavier Jr." w:date="2014-05-27T10:28:00Z">
        <w:r w:rsidRPr="00D42B9C" w:rsidDel="00DF650F">
          <w:delText xml:space="preserve"> </w:delText>
        </w:r>
      </w:del>
      <w:r w:rsidRPr="00D42B9C">
        <w:t>setores de abastecimento, as informações dos mesmos deverão ser incorporadas ao modelo de dados GIS junto com a importação dos polígonos de micro</w:t>
      </w:r>
      <w:del w:id="6000" w:author="Ademar Oliva Xavier Jr." w:date="2014-05-27T10:28:00Z">
        <w:r w:rsidRPr="00D42B9C" w:rsidDel="00DF650F">
          <w:delText xml:space="preserve"> </w:delText>
        </w:r>
      </w:del>
      <w:r w:rsidRPr="00D42B9C">
        <w:t>setores existentes em CAD.</w:t>
      </w:r>
    </w:p>
    <w:p w:rsidR="00E11230" w:rsidRPr="00D42B9C" w:rsidRDefault="00E11230" w:rsidP="00570659"/>
    <w:p w:rsidR="006763D4" w:rsidRPr="00D42B9C" w:rsidRDefault="006763D4" w:rsidP="00570659">
      <w:r w:rsidRPr="00D42B9C">
        <w:t>Para que o consumidor esteja associado ao micro</w:t>
      </w:r>
      <w:del w:id="6001" w:author="Ademar Oliva Xavier Jr." w:date="2014-05-27T10:28:00Z">
        <w:r w:rsidRPr="00D42B9C" w:rsidDel="00DF650F">
          <w:delText xml:space="preserve"> </w:delText>
        </w:r>
      </w:del>
      <w:r w:rsidRPr="00D42B9C">
        <w:t>setor, todos os consumidores deverão ser associados ao respectivo código do micro</w:t>
      </w:r>
      <w:del w:id="6002" w:author="Ademar Oliva Xavier Jr." w:date="2014-05-27T10:28:00Z">
        <w:r w:rsidRPr="00D42B9C" w:rsidDel="00DF650F">
          <w:delText xml:space="preserve"> </w:delText>
        </w:r>
      </w:del>
      <w:r w:rsidRPr="00D42B9C">
        <w:t>setor, de forma que quando o abastecimento de um micro</w:t>
      </w:r>
      <w:del w:id="6003" w:author="Ademar Oliva Xavier Jr." w:date="2014-05-27T10:29:00Z">
        <w:r w:rsidRPr="00D42B9C" w:rsidDel="00DF650F">
          <w:delText xml:space="preserve"> </w:delText>
        </w:r>
      </w:del>
      <w:r w:rsidRPr="00D42B9C">
        <w:t>setor for interrompido, seja possível identificar todos os clientes afetados com a disponibilização desta informação para o atendimento ao público.</w:t>
      </w:r>
    </w:p>
    <w:p w:rsidR="00E11230" w:rsidRPr="00D42B9C" w:rsidRDefault="00E11230" w:rsidP="00570659"/>
    <w:p w:rsidR="006763D4" w:rsidRPr="00D42B9C" w:rsidRDefault="006763D4" w:rsidP="00570659">
      <w:r w:rsidRPr="00D42B9C">
        <w:t>Desta forma a licitante deverá realizar as seguintes atividades:</w:t>
      </w:r>
    </w:p>
    <w:p w:rsidR="00E11230" w:rsidRPr="00D42B9C" w:rsidRDefault="00E11230" w:rsidP="00570659"/>
    <w:p w:rsidR="006763D4" w:rsidRPr="00D42B9C" w:rsidRDefault="006763D4" w:rsidP="00E11230">
      <w:pPr>
        <w:pStyle w:val="PargrafodaLista"/>
        <w:numPr>
          <w:ilvl w:val="0"/>
          <w:numId w:val="64"/>
        </w:numPr>
        <w:contextualSpacing/>
      </w:pPr>
      <w:r w:rsidRPr="00D42B9C">
        <w:t>Alterar o modelo de dados do sistema comercial para comportar o código do micro</w:t>
      </w:r>
      <w:del w:id="6004" w:author="Ademar Oliva Xavier Jr." w:date="2014-05-27T10:29:00Z">
        <w:r w:rsidRPr="00D42B9C" w:rsidDel="00DF650F">
          <w:delText xml:space="preserve"> </w:delText>
        </w:r>
      </w:del>
      <w:r w:rsidRPr="00D42B9C">
        <w:t>setor associado a cada ligação.</w:t>
      </w:r>
    </w:p>
    <w:p w:rsidR="006763D4" w:rsidRPr="00D42B9C" w:rsidRDefault="006763D4" w:rsidP="00E11230">
      <w:pPr>
        <w:pStyle w:val="PargrafodaLista"/>
        <w:numPr>
          <w:ilvl w:val="0"/>
          <w:numId w:val="64"/>
        </w:numPr>
        <w:contextualSpacing/>
      </w:pPr>
      <w:r w:rsidRPr="00D42B9C">
        <w:t xml:space="preserve">Codificar </w:t>
      </w:r>
      <w:proofErr w:type="gramStart"/>
      <w:r w:rsidRPr="00D42B9C">
        <w:t>os micro</w:t>
      </w:r>
      <w:proofErr w:type="gramEnd"/>
      <w:del w:id="6005" w:author="Ademar Oliva Xavier Jr." w:date="2014-05-27T10:29:00Z">
        <w:r w:rsidRPr="00D42B9C" w:rsidDel="00DF650F">
          <w:delText xml:space="preserve"> </w:delText>
        </w:r>
      </w:del>
      <w:r w:rsidRPr="00D42B9C">
        <w:t xml:space="preserve">setores definidos pela CONTRATANTE e registrar o código no sistema comercial para cada ligação existente, de forma a indicar o </w:t>
      </w:r>
      <w:del w:id="6006" w:author="Ademar Oliva Xavier Jr." w:date="2014-05-27T10:29:00Z">
        <w:r w:rsidRPr="00D42B9C" w:rsidDel="00DF650F">
          <w:delText xml:space="preserve">micro setor </w:delText>
        </w:r>
      </w:del>
      <w:ins w:id="6007" w:author="Ademar Oliva Xavier Jr." w:date="2014-05-27T10:29:00Z">
        <w:r w:rsidR="00DF650F">
          <w:t xml:space="preserve">microsetor </w:t>
        </w:r>
      </w:ins>
      <w:r w:rsidRPr="00D42B9C">
        <w:t>a qual ela pertence.</w:t>
      </w:r>
    </w:p>
    <w:p w:rsidR="006763D4" w:rsidRPr="00D42B9C" w:rsidRDefault="006763D4" w:rsidP="00E11230">
      <w:pPr>
        <w:pStyle w:val="PargrafodaLista"/>
        <w:numPr>
          <w:ilvl w:val="0"/>
          <w:numId w:val="64"/>
        </w:numPr>
        <w:contextualSpacing/>
      </w:pPr>
      <w:r w:rsidRPr="00D42B9C">
        <w:t>Desenvolver uma interface web para que seja possível registrar o status de operação de cada micro setor, com o objetivo que sejam identificadas todas as ligações que serão impactadas pela falta de água.</w:t>
      </w:r>
    </w:p>
    <w:p w:rsidR="00E11230" w:rsidRPr="00D42B9C" w:rsidRDefault="00E11230" w:rsidP="00E11230">
      <w:pPr>
        <w:pStyle w:val="PargrafodaLista"/>
        <w:numPr>
          <w:ilvl w:val="0"/>
          <w:numId w:val="0"/>
        </w:numPr>
        <w:ind w:left="1514"/>
        <w:contextualSpacing/>
      </w:pPr>
    </w:p>
    <w:p w:rsidR="006763D4" w:rsidRPr="00D42B9C" w:rsidRDefault="006763D4" w:rsidP="00E11230">
      <w:pPr>
        <w:pStyle w:val="Numerada2"/>
        <w:numPr>
          <w:ilvl w:val="0"/>
          <w:numId w:val="0"/>
        </w:numPr>
        <w:spacing w:after="120"/>
        <w:ind w:left="643"/>
        <w:contextualSpacing w:val="0"/>
      </w:pPr>
      <w:r w:rsidRPr="00D42B9C">
        <w:t xml:space="preserve">Como atividade da CONTRATANTE fica a responsabilidade de modificar os relatórios sobre as ligações utilizadas pelo atendimento ao público, para que possa exibir o código do </w:t>
      </w:r>
      <w:del w:id="6008" w:author="Ademar Oliva Xavier Jr." w:date="2014-05-27T10:29:00Z">
        <w:r w:rsidRPr="00D42B9C" w:rsidDel="00DF650F">
          <w:delText xml:space="preserve">micro setor </w:delText>
        </w:r>
      </w:del>
      <w:ins w:id="6009" w:author="Ademar Oliva Xavier Jr." w:date="2014-05-27T10:29:00Z">
        <w:r w:rsidR="00DF650F">
          <w:t xml:space="preserve">microsetor </w:t>
        </w:r>
      </w:ins>
      <w:r w:rsidRPr="00D42B9C">
        <w:t>associado e o status de operação atual do micro</w:t>
      </w:r>
      <w:del w:id="6010" w:author="Ademar Oliva Xavier Jr." w:date="2014-05-27T10:30:00Z">
        <w:r w:rsidRPr="00D42B9C" w:rsidDel="00DF650F">
          <w:delText xml:space="preserve"> </w:delText>
        </w:r>
      </w:del>
      <w:r w:rsidRPr="00D42B9C">
        <w:t>setor, indicando a situação de abastecimento do cliente.</w:t>
      </w:r>
    </w:p>
    <w:p w:rsidR="006763D4" w:rsidRPr="00D42B9C" w:rsidRDefault="006763D4" w:rsidP="00E11230">
      <w:pPr>
        <w:pStyle w:val="Ttulo4"/>
        <w:numPr>
          <w:ilvl w:val="2"/>
          <w:numId w:val="25"/>
        </w:numPr>
        <w:rPr>
          <w:color w:val="auto"/>
        </w:rPr>
      </w:pPr>
      <w:r w:rsidRPr="00D42B9C">
        <w:rPr>
          <w:color w:val="auto"/>
        </w:rPr>
        <w:t>Serviços de SISTEMA DE GEOPROCESSAMENTO</w:t>
      </w:r>
    </w:p>
    <w:p w:rsidR="006763D4" w:rsidRPr="00D42B9C" w:rsidRDefault="006763D4" w:rsidP="00570659">
      <w:r w:rsidRPr="00D42B9C">
        <w:t>Consultoria na área de Tecnologia da Informação de sistemas para desenvolvimento, transferência de tecnologia e implantação de sistemas destinados ao cadastramento, manutenção, navegação, consulta e visualização redes de água, esgoto, ramais, consumidores, drenagem e demais informações gráficas, geográficas e alfanuméricas que compõe o cadastro de redes e consumidores em saneamento e da base geográfica do município, compreendendo os seguintes itens:</w:t>
      </w:r>
    </w:p>
    <w:p w:rsidR="00E11230" w:rsidRPr="00D42B9C" w:rsidRDefault="00E11230" w:rsidP="00570659"/>
    <w:p w:rsidR="006763D4" w:rsidRPr="00D42B9C" w:rsidRDefault="006763D4" w:rsidP="00E11230">
      <w:pPr>
        <w:pStyle w:val="Numerada2"/>
        <w:numPr>
          <w:ilvl w:val="1"/>
          <w:numId w:val="65"/>
        </w:numPr>
        <w:spacing w:after="120"/>
        <w:contextualSpacing w:val="0"/>
      </w:pPr>
      <w:r w:rsidRPr="00D42B9C">
        <w:t>Criação da base de dados geográfica compartilhada;</w:t>
      </w:r>
    </w:p>
    <w:p w:rsidR="006763D4" w:rsidRPr="00D42B9C" w:rsidRDefault="006763D4" w:rsidP="00E11230">
      <w:pPr>
        <w:pStyle w:val="Numerada3"/>
        <w:numPr>
          <w:ilvl w:val="0"/>
          <w:numId w:val="0"/>
        </w:numPr>
        <w:spacing w:before="120" w:after="120"/>
        <w:ind w:left="1247" w:firstLine="708"/>
        <w:contextualSpacing w:val="0"/>
      </w:pPr>
      <w:r w:rsidRPr="00D42B9C">
        <w:t>Levantamento de requisitos, especificação e projeto da base de dados geográfica compartilhada, que integra as informações tabulares do cadastro técnico de redes, consumidores e dados geográficos, que deverão ser armazenadas em um servidor e serem acessado</w:t>
      </w:r>
      <w:ins w:id="6011" w:author="Ademar Oliva Xavier Jr." w:date="2014-05-27T11:17:00Z">
        <w:r w:rsidR="0004612C">
          <w:t>s</w:t>
        </w:r>
      </w:ins>
      <w:r w:rsidRPr="00D42B9C">
        <w:t xml:space="preserve"> por qualquer usuário autorizado, utilizando um computador cliente, conectado à rede corporativa.</w:t>
      </w:r>
    </w:p>
    <w:p w:rsidR="006763D4" w:rsidRPr="00D42B9C" w:rsidRDefault="006763D4" w:rsidP="00570659">
      <w:pPr>
        <w:pStyle w:val="Numerada4"/>
        <w:numPr>
          <w:ilvl w:val="0"/>
          <w:numId w:val="0"/>
        </w:numPr>
        <w:ind w:left="1247"/>
      </w:pPr>
      <w:r w:rsidRPr="00D42B9C">
        <w:t xml:space="preserve">O servidor da Base de Dados poderá compartilhar o mesmo equipamento e sistema gerenciador de Bases de Dados (SGBD) </w:t>
      </w:r>
      <w:r w:rsidRPr="00D42B9C">
        <w:lastRenderedPageBreak/>
        <w:t>utilizado pela CONTRATANTE para suportar os demais sistemas em uso da CONTRATANTE.</w:t>
      </w:r>
    </w:p>
    <w:p w:rsidR="006763D4" w:rsidRPr="00D42B9C" w:rsidRDefault="006763D4" w:rsidP="00E11230">
      <w:pPr>
        <w:pStyle w:val="Numerada2"/>
        <w:numPr>
          <w:ilvl w:val="1"/>
          <w:numId w:val="65"/>
        </w:numPr>
        <w:spacing w:after="120"/>
        <w:contextualSpacing w:val="0"/>
      </w:pPr>
      <w:r w:rsidRPr="00D42B9C">
        <w:t>Montagem do mapeamento urbano básico digital do município em banco de dados geográfico;</w:t>
      </w:r>
    </w:p>
    <w:p w:rsidR="006763D4" w:rsidRPr="00D42B9C" w:rsidRDefault="006763D4" w:rsidP="00E11230">
      <w:pPr>
        <w:pStyle w:val="Numerada2"/>
        <w:numPr>
          <w:ilvl w:val="1"/>
          <w:numId w:val="65"/>
        </w:numPr>
        <w:spacing w:after="120"/>
        <w:contextualSpacing w:val="0"/>
      </w:pPr>
      <w:r w:rsidRPr="00D42B9C">
        <w:t xml:space="preserve">Montagem de um mosaico de imagens </w:t>
      </w:r>
      <w:del w:id="6012" w:author="Ademar Oliva Xavier Jr." w:date="2014-05-27T11:17:00Z">
        <w:r w:rsidRPr="00D42B9C" w:rsidDel="0004612C">
          <w:delText xml:space="preserve">ortoretificado </w:delText>
        </w:r>
      </w:del>
      <w:proofErr w:type="spellStart"/>
      <w:ins w:id="6013" w:author="Ademar Oliva Xavier Jr." w:date="2014-05-27T11:17:00Z">
        <w:r w:rsidR="0004612C" w:rsidRPr="00D42B9C">
          <w:t>ortoretificad</w:t>
        </w:r>
        <w:r w:rsidR="0004612C">
          <w:t>as</w:t>
        </w:r>
        <w:proofErr w:type="spellEnd"/>
        <w:r w:rsidR="0004612C" w:rsidRPr="00D42B9C">
          <w:t xml:space="preserve"> </w:t>
        </w:r>
      </w:ins>
      <w:del w:id="6014" w:author="Ademar Oliva Xavier Jr." w:date="2014-05-27T11:17:00Z">
        <w:r w:rsidRPr="00D42B9C" w:rsidDel="0004612C">
          <w:delText xml:space="preserve">contínuo </w:delText>
        </w:r>
      </w:del>
      <w:ins w:id="6015" w:author="Ademar Oliva Xavier Jr." w:date="2014-05-27T11:17:00Z">
        <w:r w:rsidR="0004612C" w:rsidRPr="00D42B9C">
          <w:t>contínu</w:t>
        </w:r>
        <w:r w:rsidR="0004612C">
          <w:t>as</w:t>
        </w:r>
        <w:r w:rsidR="0004612C" w:rsidRPr="00D42B9C">
          <w:t xml:space="preserve"> </w:t>
        </w:r>
      </w:ins>
      <w:r w:rsidRPr="00D42B9C">
        <w:t>do município em banco de dados geográfico;</w:t>
      </w:r>
    </w:p>
    <w:p w:rsidR="006763D4" w:rsidRPr="00D42B9C" w:rsidRDefault="006763D4" w:rsidP="00E11230">
      <w:pPr>
        <w:pStyle w:val="Numerada2"/>
        <w:numPr>
          <w:ilvl w:val="1"/>
          <w:numId w:val="65"/>
        </w:numPr>
        <w:spacing w:after="120"/>
        <w:contextualSpacing w:val="0"/>
      </w:pPr>
      <w:r w:rsidRPr="00D42B9C">
        <w:t xml:space="preserve">Conversão </w:t>
      </w:r>
      <w:ins w:id="6016" w:author="Ademar Oliva Xavier Jr." w:date="2014-05-27T11:17:00Z">
        <w:r w:rsidR="0004612C">
          <w:t xml:space="preserve">de </w:t>
        </w:r>
      </w:ins>
      <w:r w:rsidRPr="00D42B9C">
        <w:t>mapas restituídos para o banco de dados geográfico;</w:t>
      </w:r>
    </w:p>
    <w:p w:rsidR="006763D4" w:rsidRPr="00D42B9C" w:rsidRDefault="006763D4" w:rsidP="00E11230">
      <w:pPr>
        <w:pStyle w:val="Numerada2"/>
        <w:numPr>
          <w:ilvl w:val="1"/>
          <w:numId w:val="65"/>
        </w:numPr>
        <w:spacing w:after="120"/>
        <w:contextualSpacing w:val="0"/>
      </w:pPr>
      <w:r w:rsidRPr="00D42B9C">
        <w:t>Levantamento de requisitos funcionais e desenvolvimento de sistema, para cadastramento, manutenção, edição e geor</w:t>
      </w:r>
      <w:del w:id="6017" w:author="Ademar Oliva Xavier Jr." w:date="2014-05-27T11:18:00Z">
        <w:r w:rsidRPr="00D42B9C" w:rsidDel="0004612C">
          <w:delText>r</w:delText>
        </w:r>
      </w:del>
      <w:r w:rsidRPr="00D42B9C">
        <w:t>eferenciamento de informações gráficas, geográficas e alfanuméricas do cadastro técnico e da base geográfica do município;</w:t>
      </w:r>
    </w:p>
    <w:p w:rsidR="006763D4" w:rsidRPr="00D42B9C" w:rsidRDefault="006763D4" w:rsidP="00E11230">
      <w:pPr>
        <w:pStyle w:val="Numerada2"/>
        <w:numPr>
          <w:ilvl w:val="1"/>
          <w:numId w:val="65"/>
        </w:numPr>
        <w:spacing w:after="120"/>
        <w:contextualSpacing w:val="0"/>
      </w:pPr>
      <w:r w:rsidRPr="00D42B9C">
        <w:t>Implantação do sistema automatizado para cadastramento, manutenção, edição e geor</w:t>
      </w:r>
      <w:del w:id="6018" w:author="Ademar Oliva Xavier Jr." w:date="2014-05-27T11:18:00Z">
        <w:r w:rsidRPr="00D42B9C" w:rsidDel="0004612C">
          <w:delText>r</w:delText>
        </w:r>
      </w:del>
      <w:r w:rsidRPr="00D42B9C">
        <w:t>eferenciamento das redes de água, esgoto, ramais, consumidores e drenagem;</w:t>
      </w:r>
    </w:p>
    <w:p w:rsidR="006763D4" w:rsidRPr="00D42B9C" w:rsidRDefault="006763D4" w:rsidP="00E11230">
      <w:pPr>
        <w:pStyle w:val="Numerada2"/>
        <w:numPr>
          <w:ilvl w:val="1"/>
          <w:numId w:val="65"/>
        </w:numPr>
        <w:spacing w:after="120"/>
        <w:contextualSpacing w:val="0"/>
      </w:pPr>
      <w:r w:rsidRPr="00D42B9C">
        <w:t>Capacitação de recursos humanos;</w:t>
      </w:r>
    </w:p>
    <w:p w:rsidR="006763D4" w:rsidRPr="00D42B9C" w:rsidRDefault="006763D4" w:rsidP="00E11230">
      <w:pPr>
        <w:pStyle w:val="Numerada2"/>
        <w:numPr>
          <w:ilvl w:val="1"/>
          <w:numId w:val="65"/>
        </w:numPr>
        <w:spacing w:after="120"/>
        <w:contextualSpacing w:val="0"/>
      </w:pPr>
      <w:r w:rsidRPr="00D42B9C">
        <w:t>Consultoria e suporte pelo período de 12 (doze) meses a partir da assinatura do contrato;</w:t>
      </w:r>
    </w:p>
    <w:p w:rsidR="006763D4" w:rsidRPr="00D42B9C" w:rsidRDefault="006763D4" w:rsidP="00E11230">
      <w:pPr>
        <w:pStyle w:val="Numerada2"/>
        <w:numPr>
          <w:ilvl w:val="1"/>
          <w:numId w:val="65"/>
        </w:numPr>
        <w:spacing w:after="120"/>
        <w:contextualSpacing w:val="0"/>
      </w:pPr>
      <w:r w:rsidRPr="00D42B9C">
        <w:t>Fornecimento de código fonte do software;</w:t>
      </w:r>
    </w:p>
    <w:p w:rsidR="006763D4" w:rsidRPr="00D42B9C" w:rsidRDefault="006763D4" w:rsidP="00E11230">
      <w:pPr>
        <w:pStyle w:val="Numerada2"/>
        <w:numPr>
          <w:ilvl w:val="1"/>
          <w:numId w:val="65"/>
        </w:numPr>
        <w:spacing w:after="120"/>
        <w:contextualSpacing w:val="0"/>
      </w:pPr>
      <w:r w:rsidRPr="00D42B9C">
        <w:t xml:space="preserve">Todos os produtos contratados devem ser integrados com a Base de Dados </w:t>
      </w:r>
      <w:del w:id="6019" w:author="Ademar Oliva Xavier Jr." w:date="2014-05-27T11:18:00Z">
        <w:r w:rsidRPr="00D42B9C" w:rsidDel="0004612C">
          <w:delText xml:space="preserve">de </w:delText>
        </w:r>
      </w:del>
      <w:r w:rsidRPr="00D42B9C">
        <w:t>Geográfica Municipal – SIG.</w:t>
      </w:r>
    </w:p>
    <w:p w:rsidR="006763D4" w:rsidRPr="00D42B9C" w:rsidRDefault="006763D4" w:rsidP="00E11230">
      <w:pPr>
        <w:pStyle w:val="Numerada2"/>
        <w:numPr>
          <w:ilvl w:val="1"/>
          <w:numId w:val="65"/>
        </w:numPr>
        <w:spacing w:after="120"/>
        <w:contextualSpacing w:val="0"/>
      </w:pPr>
      <w:r w:rsidRPr="00D42B9C">
        <w:t>Montagem do Mapeamento de Redes e Consumidores Digital do Município.</w:t>
      </w:r>
    </w:p>
    <w:p w:rsidR="006763D4" w:rsidRPr="00D42B9C" w:rsidRDefault="006763D4" w:rsidP="00E11230">
      <w:pPr>
        <w:pStyle w:val="Numerada2"/>
        <w:numPr>
          <w:ilvl w:val="1"/>
          <w:numId w:val="65"/>
        </w:numPr>
        <w:spacing w:after="120"/>
        <w:contextualSpacing w:val="0"/>
      </w:pPr>
      <w:r w:rsidRPr="00D42B9C">
        <w:t xml:space="preserve">Conversão dos arquivos, no formato </w:t>
      </w:r>
      <w:proofErr w:type="spellStart"/>
      <w:r w:rsidRPr="00D42B9C">
        <w:t>Shape</w:t>
      </w:r>
      <w:proofErr w:type="spellEnd"/>
      <w:r w:rsidRPr="00D42B9C">
        <w:t>, contendo os mapeamentos cadastrais, para a base de dados geográfica, utilizando formatos abertos, a partir dos dados restituídos através deste contrato.</w:t>
      </w:r>
    </w:p>
    <w:p w:rsidR="006763D4" w:rsidRPr="00D42B9C" w:rsidRDefault="006763D4" w:rsidP="00E11230">
      <w:pPr>
        <w:pStyle w:val="Numerada2"/>
        <w:numPr>
          <w:ilvl w:val="1"/>
          <w:numId w:val="65"/>
        </w:numPr>
        <w:spacing w:after="120"/>
        <w:contextualSpacing w:val="0"/>
      </w:pPr>
      <w:r w:rsidRPr="00D42B9C">
        <w:t xml:space="preserve">Montagem do Mosaico de Imagens </w:t>
      </w:r>
      <w:proofErr w:type="spellStart"/>
      <w:r w:rsidRPr="00D42B9C">
        <w:t>Ortoretificado</w:t>
      </w:r>
      <w:proofErr w:type="spellEnd"/>
      <w:r w:rsidRPr="00D42B9C">
        <w:t xml:space="preserve"> Contínuo Georeferenciado do Município.</w:t>
      </w:r>
    </w:p>
    <w:p w:rsidR="006763D4" w:rsidRPr="00D42B9C" w:rsidRDefault="006763D4" w:rsidP="00E11230">
      <w:pPr>
        <w:pStyle w:val="Numerada2"/>
        <w:numPr>
          <w:ilvl w:val="1"/>
          <w:numId w:val="65"/>
        </w:numPr>
        <w:spacing w:after="120"/>
        <w:contextualSpacing w:val="0"/>
      </w:pPr>
      <w:r w:rsidRPr="00D42B9C">
        <w:t xml:space="preserve">Implantação do mosaico contínuo de imagens </w:t>
      </w:r>
      <w:proofErr w:type="spellStart"/>
      <w:r w:rsidRPr="00D42B9C">
        <w:t>ortoretificadas</w:t>
      </w:r>
      <w:proofErr w:type="spellEnd"/>
      <w:r w:rsidRPr="00D42B9C">
        <w:t>, na base de dados geográficas, de modo a permitir a consulta e visualização por qualquer computador cliente autorizado.</w:t>
      </w:r>
    </w:p>
    <w:p w:rsidR="006763D4" w:rsidRPr="00D42B9C" w:rsidRDefault="006763D4" w:rsidP="00E11230">
      <w:pPr>
        <w:pStyle w:val="Numerada2"/>
        <w:numPr>
          <w:ilvl w:val="1"/>
          <w:numId w:val="65"/>
        </w:numPr>
        <w:spacing w:after="120"/>
        <w:contextualSpacing w:val="0"/>
      </w:pPr>
      <w:r w:rsidRPr="00D42B9C">
        <w:t xml:space="preserve">O mosaico será produzido a partir de imagens </w:t>
      </w:r>
      <w:proofErr w:type="spellStart"/>
      <w:r w:rsidRPr="00D42B9C">
        <w:t>ortoretificadas</w:t>
      </w:r>
      <w:proofErr w:type="spellEnd"/>
      <w:r w:rsidRPr="00D42B9C">
        <w:t xml:space="preserve">, em formato </w:t>
      </w:r>
      <w:proofErr w:type="spellStart"/>
      <w:r w:rsidRPr="00D42B9C">
        <w:t>Geotiff</w:t>
      </w:r>
      <w:proofErr w:type="spellEnd"/>
      <w:r w:rsidRPr="00D42B9C">
        <w:t>, através das imagens fornecidas por este contrato. As quebras dos arquivos em arquivos georeferenciados menores (piramidais) deverá ser realizada pelo software de geoprocessamento, evitando assim um número excessivo de</w:t>
      </w:r>
      <w:del w:id="6020" w:author="Ademar Oliva Xavier Jr." w:date="2014-05-27T11:19:00Z">
        <w:r w:rsidRPr="00D42B9C" w:rsidDel="0004612C">
          <w:delText xml:space="preserve"> de</w:delText>
        </w:r>
      </w:del>
      <w:r w:rsidRPr="00D42B9C">
        <w:t xml:space="preserve"> arquivos.</w:t>
      </w:r>
    </w:p>
    <w:p w:rsidR="006763D4" w:rsidRPr="00D42B9C" w:rsidRDefault="006763D4" w:rsidP="00E11230">
      <w:pPr>
        <w:pStyle w:val="Numerada2"/>
        <w:numPr>
          <w:ilvl w:val="1"/>
          <w:numId w:val="65"/>
        </w:numPr>
        <w:spacing w:after="120"/>
        <w:contextualSpacing w:val="0"/>
      </w:pPr>
      <w:r w:rsidRPr="00D42B9C">
        <w:t xml:space="preserve">Associação do posicionamento dos consumidores no mapa ao cadastro comercial. </w:t>
      </w:r>
    </w:p>
    <w:p w:rsidR="006763D4" w:rsidRPr="00D42B9C" w:rsidRDefault="006763D4" w:rsidP="00E11230">
      <w:pPr>
        <w:pStyle w:val="Numerada2"/>
        <w:numPr>
          <w:ilvl w:val="1"/>
          <w:numId w:val="65"/>
        </w:numPr>
        <w:spacing w:after="120"/>
        <w:contextualSpacing w:val="0"/>
      </w:pPr>
      <w:r w:rsidRPr="00D42B9C">
        <w:t>Transferência de Tecnologia e Capacitação de Recursos Humanos.</w:t>
      </w:r>
    </w:p>
    <w:p w:rsidR="006763D4" w:rsidRPr="00D42B9C" w:rsidRDefault="006763D4" w:rsidP="00570659">
      <w:r w:rsidRPr="00D42B9C">
        <w:t>A transferência de tecnologia e a capacitação dos recursos humanos deverão abranger os seguintes módulos:</w:t>
      </w:r>
    </w:p>
    <w:p w:rsidR="00E11230" w:rsidRPr="00D42B9C" w:rsidRDefault="00E11230" w:rsidP="00E11230">
      <w:pPr>
        <w:ind w:left="851" w:firstLine="0"/>
      </w:pPr>
    </w:p>
    <w:p w:rsidR="006763D4" w:rsidRPr="00D42B9C" w:rsidRDefault="006763D4" w:rsidP="00E11230">
      <w:pPr>
        <w:pStyle w:val="Numerada3"/>
        <w:numPr>
          <w:ilvl w:val="2"/>
          <w:numId w:val="74"/>
        </w:numPr>
        <w:spacing w:before="120" w:after="120"/>
        <w:ind w:hanging="11"/>
        <w:contextualSpacing w:val="0"/>
      </w:pPr>
      <w:r w:rsidRPr="00D42B9C">
        <w:t>Treinamento e capacitação para a operação do sistema de cadastramento, manutenção, edição e geo</w:t>
      </w:r>
      <w:del w:id="6021" w:author="Ademar Oliva Xavier Jr." w:date="2014-05-27T11:19:00Z">
        <w:r w:rsidRPr="00D42B9C" w:rsidDel="0004612C">
          <w:delText>r</w:delText>
        </w:r>
      </w:del>
      <w:r w:rsidRPr="00D42B9C">
        <w:t xml:space="preserve">referenciamento de redes, ramais e consumidores. A capacitação será destinada aos funcionários, </w:t>
      </w:r>
      <w:r w:rsidRPr="00D42B9C">
        <w:lastRenderedPageBreak/>
        <w:t>responsáveis pela operação do referido sistema, totalizando no mínimo 24 horas.</w:t>
      </w:r>
    </w:p>
    <w:p w:rsidR="006763D4" w:rsidRPr="00D42B9C" w:rsidRDefault="006763D4" w:rsidP="00E11230">
      <w:pPr>
        <w:pStyle w:val="Numerada3"/>
        <w:numPr>
          <w:ilvl w:val="2"/>
          <w:numId w:val="74"/>
        </w:numPr>
        <w:spacing w:before="120" w:after="120"/>
        <w:ind w:hanging="11"/>
        <w:contextualSpacing w:val="0"/>
      </w:pPr>
      <w:r w:rsidRPr="00D42B9C">
        <w:t>Treinamento e capacitação para a operação do sistema de navegação, consulta e visualização e na utilização das informações do banco de dados geográfico. A capacitação será destinada aos funcionários qualificados, que necessitam utilizar as informações do cadastro técnico de redes e consumidores e do banco de dados geográfico, totalizando no mínimo 16 horas, dividido em turmas com 2 horas por turma por treinamento.</w:t>
      </w:r>
    </w:p>
    <w:p w:rsidR="006763D4" w:rsidRPr="00D42B9C" w:rsidRDefault="006763D4" w:rsidP="00E11230">
      <w:pPr>
        <w:pStyle w:val="Numerada3"/>
        <w:numPr>
          <w:ilvl w:val="2"/>
          <w:numId w:val="74"/>
        </w:numPr>
        <w:spacing w:before="120" w:after="120"/>
        <w:ind w:hanging="11"/>
        <w:contextualSpacing w:val="0"/>
      </w:pPr>
      <w:r w:rsidRPr="00D42B9C">
        <w:t>Treinamento junto a administração do sistema, para que o responsável possa criar e manter novos usuários e realizar manutenções no sistema, totalizando no mínimo 8 horas.</w:t>
      </w:r>
    </w:p>
    <w:p w:rsidR="006763D4" w:rsidRPr="00D42B9C" w:rsidRDefault="006763D4" w:rsidP="00E11230">
      <w:pPr>
        <w:pStyle w:val="Ttulo4"/>
        <w:numPr>
          <w:ilvl w:val="2"/>
          <w:numId w:val="25"/>
        </w:numPr>
        <w:rPr>
          <w:color w:val="auto"/>
        </w:rPr>
      </w:pPr>
      <w:r w:rsidRPr="00D42B9C">
        <w:rPr>
          <w:color w:val="auto"/>
        </w:rPr>
        <w:t>Exportação para SIMULAÇÃO HIDRÁULICA</w:t>
      </w:r>
    </w:p>
    <w:p w:rsidR="006763D4" w:rsidRPr="00D42B9C" w:rsidRDefault="006763D4" w:rsidP="00570659">
      <w:pPr>
        <w:pStyle w:val="Numerada2"/>
        <w:numPr>
          <w:ilvl w:val="0"/>
          <w:numId w:val="0"/>
        </w:numPr>
        <w:ind w:left="794"/>
      </w:pPr>
      <w:r w:rsidRPr="00D42B9C">
        <w:t xml:space="preserve">Com o objetivo de reduzir as perdas de água, através da redução das pressões nas redes com a simulação hidráulica, deverão ser exportados </w:t>
      </w:r>
      <w:del w:id="6022" w:author="Ademar Oliva Xavier Jr." w:date="2014-05-27T11:20:00Z">
        <w:r w:rsidRPr="00D42B9C" w:rsidDel="0004612C">
          <w:delText>os cadastro</w:delText>
        </w:r>
      </w:del>
      <w:ins w:id="6023" w:author="Ademar Oliva Xavier Jr." w:date="2014-05-27T11:20:00Z">
        <w:r w:rsidR="0004612C" w:rsidRPr="00D42B9C">
          <w:t>os cadastros</w:t>
        </w:r>
      </w:ins>
      <w:r w:rsidRPr="00D42B9C">
        <w:t xml:space="preserve"> dos trechos de redes, com cotas, demandas de consumo associadas aos nós, materiais das tubulações representados através de suas rugosidades, considerando um período de idade média das tubulações de 20 anos, diâmetros, comprimento medido em campo e na falta deste o comprimento calculado pelo software de geoprocessamento.</w:t>
      </w:r>
    </w:p>
    <w:p w:rsidR="00E11230" w:rsidRPr="00D42B9C" w:rsidRDefault="00E11230" w:rsidP="00570659">
      <w:pPr>
        <w:pStyle w:val="Numerada2"/>
        <w:numPr>
          <w:ilvl w:val="0"/>
          <w:numId w:val="0"/>
        </w:numPr>
        <w:ind w:left="794"/>
      </w:pPr>
    </w:p>
    <w:p w:rsidR="006763D4" w:rsidRPr="00D42B9C" w:rsidRDefault="006763D4" w:rsidP="00E11230">
      <w:pPr>
        <w:pStyle w:val="Numerada2"/>
        <w:numPr>
          <w:ilvl w:val="1"/>
          <w:numId w:val="65"/>
        </w:numPr>
        <w:spacing w:after="120"/>
        <w:ind w:hanging="9"/>
        <w:contextualSpacing w:val="0"/>
      </w:pPr>
      <w:r w:rsidRPr="00D42B9C">
        <w:t xml:space="preserve">No arquivo de exportação para o software de simulação </w:t>
      </w:r>
      <w:del w:id="6024" w:author="Ademar Oliva Xavier Jr." w:date="2014-05-19T17:32:00Z">
        <w:r w:rsidRPr="00D42B9C" w:rsidDel="009D1A8E">
          <w:delText>hidráuica</w:delText>
        </w:r>
      </w:del>
      <w:ins w:id="6025" w:author="Ademar Oliva Xavier Jr." w:date="2014-05-19T17:32:00Z">
        <w:r w:rsidR="009D1A8E" w:rsidRPr="00D42B9C">
          <w:t>hidráulica</w:t>
        </w:r>
      </w:ins>
      <w:r w:rsidRPr="00D42B9C">
        <w:t xml:space="preserve"> as demandas de consumo deverão estar associadas aos nós e deverão conter os consumos médios anuais de todos os hidrômetros associados aos ramais, que deverão ser distribuídos pelos trechos de rede para em seguida as respectivas extremidades, nos nós inicial e final. Nestes nós deverão estar acumuladas as demandas de consumo de cada trecho de rede.</w:t>
      </w:r>
    </w:p>
    <w:p w:rsidR="006763D4" w:rsidRPr="00D42B9C" w:rsidRDefault="006763D4" w:rsidP="00E11230">
      <w:pPr>
        <w:pStyle w:val="Numerada2"/>
        <w:numPr>
          <w:ilvl w:val="1"/>
          <w:numId w:val="65"/>
        </w:numPr>
        <w:spacing w:after="120"/>
        <w:ind w:hanging="9"/>
        <w:contextualSpacing w:val="0"/>
      </w:pPr>
      <w:r w:rsidRPr="00D42B9C">
        <w:t xml:space="preserve">As válvulas representadas no cadastro técnico por nós únicos de válvulas, deverão ser representadas no software de simulação hidráulica por dois nós inicial e final, como é padrão </w:t>
      </w:r>
      <w:del w:id="6026" w:author="Ademar Oliva Xavier Jr." w:date="2014-05-27T11:21:00Z">
        <w:r w:rsidRPr="00D42B9C" w:rsidDel="0004612C">
          <w:delText xml:space="preserve">no </w:delText>
        </w:r>
      </w:del>
      <w:r w:rsidRPr="00D42B9C">
        <w:t>do software de simulação hidráulica.</w:t>
      </w:r>
    </w:p>
    <w:p w:rsidR="006763D4" w:rsidRPr="00D42B9C" w:rsidRDefault="006763D4" w:rsidP="00E11230">
      <w:pPr>
        <w:pStyle w:val="Numerada2"/>
        <w:numPr>
          <w:ilvl w:val="1"/>
          <w:numId w:val="65"/>
        </w:numPr>
        <w:spacing w:after="120"/>
        <w:ind w:hanging="9"/>
        <w:contextualSpacing w:val="0"/>
      </w:pPr>
      <w:r w:rsidRPr="00D42B9C">
        <w:t>Deverão estar presentes neste arquivo de exportação os reservatórios, bombas, redutores de pressão, com dados dos mesmos associados, os quais serão fornecidos pela CONTRATANTE.</w:t>
      </w:r>
    </w:p>
    <w:p w:rsidR="006763D4" w:rsidRPr="00D42B9C" w:rsidRDefault="006763D4" w:rsidP="00E11230">
      <w:pPr>
        <w:pStyle w:val="Numerada2"/>
        <w:numPr>
          <w:ilvl w:val="1"/>
          <w:numId w:val="65"/>
        </w:numPr>
        <w:spacing w:after="120"/>
        <w:ind w:hanging="9"/>
        <w:contextualSpacing w:val="0"/>
      </w:pPr>
      <w:r w:rsidRPr="00D42B9C">
        <w:t>Como produto final desta atividade teremos um arquivo exportado para simulação hidráulica com as características das redes, tais como: rugosidade, diâmetro, material, comprimento, demandas de consumos reais médias do Sistema Comercial devidamente associadas aos nós.</w:t>
      </w:r>
    </w:p>
    <w:p w:rsidR="006763D4" w:rsidRPr="00D42B9C" w:rsidRDefault="006763D4" w:rsidP="00E11230">
      <w:pPr>
        <w:pStyle w:val="Numerada2"/>
        <w:numPr>
          <w:ilvl w:val="1"/>
          <w:numId w:val="65"/>
        </w:numPr>
        <w:spacing w:after="120"/>
        <w:ind w:hanging="9"/>
        <w:contextualSpacing w:val="0"/>
      </w:pPr>
      <w:r w:rsidRPr="00D42B9C">
        <w:t>Como produto final desta atividade a licitante deverá realizar suporte técnico para solução de eventuais inconsistências de cadastro nas redes identificadas na simulação hidráulica, bem como o processo para correção e manutenção do cadastro atualizado, para que as mesmas não voltem a ocorrer na próxima exportação para simulação hidráulica.</w:t>
      </w:r>
    </w:p>
    <w:p w:rsidR="00763BA6" w:rsidRPr="00D42B9C" w:rsidRDefault="003434D6" w:rsidP="00763BA6">
      <w:pPr>
        <w:pStyle w:val="Ttulo2"/>
        <w:rPr>
          <w:color w:val="auto"/>
        </w:rPr>
      </w:pPr>
      <w:r w:rsidRPr="00D42B9C">
        <w:rPr>
          <w:color w:val="auto"/>
        </w:rPr>
        <w:lastRenderedPageBreak/>
        <w:t xml:space="preserve"> </w:t>
      </w:r>
      <w:bookmarkStart w:id="6027" w:name="_Toc387884385"/>
      <w:r w:rsidR="004629A2" w:rsidRPr="00D42B9C">
        <w:rPr>
          <w:color w:val="auto"/>
        </w:rPr>
        <w:t>Especificação</w:t>
      </w:r>
      <w:r w:rsidR="00763BA6" w:rsidRPr="00D42B9C">
        <w:rPr>
          <w:color w:val="auto"/>
        </w:rPr>
        <w:t xml:space="preserve"> do </w:t>
      </w:r>
      <w:r w:rsidR="00EF41C4" w:rsidRPr="00D42B9C">
        <w:rPr>
          <w:color w:val="auto"/>
        </w:rPr>
        <w:t>GRV</w:t>
      </w:r>
      <w:r w:rsidR="00763BA6" w:rsidRPr="00D42B9C">
        <w:rPr>
          <w:color w:val="auto"/>
        </w:rPr>
        <w:t xml:space="preserve"> </w:t>
      </w:r>
      <w:r w:rsidR="000C72BB" w:rsidRPr="00D42B9C">
        <w:rPr>
          <w:color w:val="auto"/>
        </w:rPr>
        <w:t xml:space="preserve">- </w:t>
      </w:r>
      <w:r w:rsidR="00763BA6" w:rsidRPr="00D42B9C">
        <w:rPr>
          <w:color w:val="auto"/>
        </w:rPr>
        <w:t>Gerenciador de Rastreamento de veículos</w:t>
      </w:r>
      <w:bookmarkEnd w:id="6027"/>
    </w:p>
    <w:p w:rsidR="00763BA6" w:rsidRPr="00D42B9C" w:rsidRDefault="00763BA6" w:rsidP="00763BA6"/>
    <w:p w:rsidR="003434D6" w:rsidRPr="00D42B9C" w:rsidRDefault="003434D6" w:rsidP="003434D6">
      <w:pPr>
        <w:widowControl w:val="0"/>
        <w:autoSpaceDE w:val="0"/>
        <w:autoSpaceDN w:val="0"/>
        <w:adjustRightInd w:val="0"/>
        <w:spacing w:after="240"/>
        <w:ind w:firstLine="426"/>
        <w:rPr>
          <w:rFonts w:cs="Times"/>
          <w:szCs w:val="22"/>
        </w:rPr>
      </w:pPr>
      <w:r w:rsidRPr="00D42B9C">
        <w:rPr>
          <w:szCs w:val="22"/>
        </w:rPr>
        <w:t xml:space="preserve">Os equipamentos de rastreamento deverão possuir recepção de sinal via GPS (Global </w:t>
      </w:r>
      <w:del w:id="6028" w:author="Ademar Oliva Xavier Jr." w:date="2014-05-27T11:22:00Z">
        <w:r w:rsidRPr="00D42B9C" w:rsidDel="0004612C">
          <w:rPr>
            <w:szCs w:val="22"/>
          </w:rPr>
          <w:delText xml:space="preserve">Posicion </w:delText>
        </w:r>
      </w:del>
      <w:ins w:id="6029" w:author="Ademar Oliva Xavier Jr." w:date="2014-05-27T11:22:00Z">
        <w:r w:rsidR="0004612C" w:rsidRPr="00D42B9C">
          <w:rPr>
            <w:szCs w:val="22"/>
          </w:rPr>
          <w:t>Posi</w:t>
        </w:r>
        <w:r w:rsidR="0004612C">
          <w:rPr>
            <w:szCs w:val="22"/>
          </w:rPr>
          <w:t>t</w:t>
        </w:r>
        <w:r w:rsidR="0004612C" w:rsidRPr="00D42B9C">
          <w:rPr>
            <w:szCs w:val="22"/>
          </w:rPr>
          <w:t xml:space="preserve">ion </w:t>
        </w:r>
      </w:ins>
      <w:r w:rsidRPr="00D42B9C">
        <w:rPr>
          <w:szCs w:val="22"/>
        </w:rPr>
        <w:t>System), com transmissão de dados via GSM / GPRS / 3</w:t>
      </w:r>
      <w:proofErr w:type="gramStart"/>
      <w:r w:rsidRPr="00D42B9C">
        <w:rPr>
          <w:szCs w:val="22"/>
        </w:rPr>
        <w:t>G,  que</w:t>
      </w:r>
      <w:proofErr w:type="gramEnd"/>
      <w:r w:rsidRPr="00D42B9C">
        <w:rPr>
          <w:szCs w:val="22"/>
        </w:rPr>
        <w:t xml:space="preserve"> deverá fazer leitura de todas as informações de localização, movimentação, hora UTC, direção e velocidade do veículo. O módulo deverá ainda, fazer a leitura da situação do motor (ligado/desligado), dos sensores de entrada, comando de ações realizadas via atuadores nas saídas analógicas ou digitais, avaliando o resultado dos contadores internos, o equipamento deverá estar preparado para gerar informações de </w:t>
      </w:r>
      <w:proofErr w:type="spellStart"/>
      <w:r w:rsidRPr="00D42B9C">
        <w:rPr>
          <w:szCs w:val="22"/>
        </w:rPr>
        <w:t>hodômetro</w:t>
      </w:r>
      <w:proofErr w:type="spellEnd"/>
      <w:r w:rsidRPr="00D42B9C">
        <w:rPr>
          <w:szCs w:val="22"/>
        </w:rPr>
        <w:t xml:space="preserve"> e </w:t>
      </w:r>
      <w:proofErr w:type="spellStart"/>
      <w:r w:rsidRPr="00D42B9C">
        <w:rPr>
          <w:szCs w:val="22"/>
        </w:rPr>
        <w:t>horímetro</w:t>
      </w:r>
      <w:proofErr w:type="spellEnd"/>
      <w:r w:rsidRPr="00D42B9C">
        <w:rPr>
          <w:szCs w:val="22"/>
        </w:rPr>
        <w:t>, além de medir a temperatura interna e a voltagem de alimentação da bateria.</w:t>
      </w:r>
    </w:p>
    <w:p w:rsidR="003434D6" w:rsidRPr="00D42B9C" w:rsidRDefault="003434D6" w:rsidP="003434D6">
      <w:pPr>
        <w:widowControl w:val="0"/>
        <w:autoSpaceDE w:val="0"/>
        <w:autoSpaceDN w:val="0"/>
        <w:adjustRightInd w:val="0"/>
        <w:spacing w:after="240"/>
        <w:rPr>
          <w:rFonts w:cs="Times"/>
          <w:szCs w:val="22"/>
        </w:rPr>
      </w:pPr>
      <w:r w:rsidRPr="00D42B9C">
        <w:rPr>
          <w:szCs w:val="22"/>
        </w:rPr>
        <w:t xml:space="preserve">O chip que será instalado no equipamento será fornecido pela contratada, bem como o pagamento de suas respectivas contas. Deverá ser levada em consideração a área cobertura e a disponibilidade da operadora, evitando assim, problemas de desconexão </w:t>
      </w:r>
      <w:del w:id="6030" w:author="Ademar Oliva Xavier Jr." w:date="2014-05-27T11:22:00Z">
        <w:r w:rsidRPr="00D42B9C" w:rsidDel="0004612C">
          <w:rPr>
            <w:szCs w:val="22"/>
          </w:rPr>
          <w:delText>freqüentes</w:delText>
        </w:r>
      </w:del>
      <w:ins w:id="6031" w:author="Ademar Oliva Xavier Jr." w:date="2014-05-27T11:22:00Z">
        <w:r w:rsidR="0004612C" w:rsidRPr="00D42B9C">
          <w:rPr>
            <w:szCs w:val="22"/>
          </w:rPr>
          <w:t>frequentes</w:t>
        </w:r>
      </w:ins>
      <w:r w:rsidRPr="00D42B9C">
        <w:rPr>
          <w:szCs w:val="22"/>
        </w:rPr>
        <w:t>.</w:t>
      </w:r>
    </w:p>
    <w:p w:rsidR="003434D6" w:rsidRPr="00D42B9C" w:rsidRDefault="003434D6" w:rsidP="003434D6">
      <w:pPr>
        <w:widowControl w:val="0"/>
        <w:autoSpaceDE w:val="0"/>
        <w:autoSpaceDN w:val="0"/>
        <w:adjustRightInd w:val="0"/>
        <w:spacing w:after="240"/>
        <w:rPr>
          <w:rFonts w:cs="Times"/>
          <w:szCs w:val="22"/>
        </w:rPr>
      </w:pPr>
      <w:r w:rsidRPr="00D42B9C">
        <w:rPr>
          <w:szCs w:val="22"/>
        </w:rPr>
        <w:t xml:space="preserve">Caso seja verificado que os equipamentos estejam tendo problemas de comunicação devido à indisponibilidade da operadora, será solicitada a troca de todos os chips sem custos </w:t>
      </w:r>
      <w:del w:id="6032" w:author="Ademar Oliva Xavier Jr." w:date="2014-05-27T11:28:00Z">
        <w:r w:rsidRPr="00D42B9C" w:rsidDel="00975748">
          <w:rPr>
            <w:szCs w:val="22"/>
          </w:rPr>
          <w:delText xml:space="preserve">a </w:delText>
        </w:r>
      </w:del>
      <w:ins w:id="6033" w:author="Ademar Oliva Xavier Jr." w:date="2014-05-27T11:28:00Z">
        <w:r w:rsidR="00975748">
          <w:rPr>
            <w:szCs w:val="22"/>
          </w:rPr>
          <w:t>à</w:t>
        </w:r>
        <w:r w:rsidR="00975748" w:rsidRPr="00D42B9C">
          <w:rPr>
            <w:szCs w:val="22"/>
          </w:rPr>
          <w:t xml:space="preserve"> </w:t>
        </w:r>
      </w:ins>
      <w:r w:rsidRPr="00D42B9C">
        <w:rPr>
          <w:szCs w:val="22"/>
        </w:rPr>
        <w:t>contratada.</w:t>
      </w:r>
    </w:p>
    <w:p w:rsidR="003434D6" w:rsidRPr="00D42B9C" w:rsidRDefault="003434D6" w:rsidP="003434D6">
      <w:pPr>
        <w:widowControl w:val="0"/>
        <w:autoSpaceDE w:val="0"/>
        <w:autoSpaceDN w:val="0"/>
        <w:adjustRightInd w:val="0"/>
        <w:spacing w:after="240"/>
        <w:rPr>
          <w:rFonts w:cs="Times"/>
          <w:szCs w:val="22"/>
        </w:rPr>
      </w:pPr>
      <w:r w:rsidRPr="00D42B9C">
        <w:rPr>
          <w:szCs w:val="22"/>
        </w:rPr>
        <w:t>O módulo deverá ser responsável pela leitura e processamento das informações internas do veículo e de logística, além de promover a interface de comunicação com a central de monitoramento.</w:t>
      </w:r>
    </w:p>
    <w:p w:rsidR="003434D6" w:rsidRPr="00D42B9C" w:rsidRDefault="003434D6" w:rsidP="003434D6">
      <w:pPr>
        <w:widowControl w:val="0"/>
        <w:autoSpaceDE w:val="0"/>
        <w:autoSpaceDN w:val="0"/>
        <w:adjustRightInd w:val="0"/>
        <w:spacing w:after="240"/>
        <w:rPr>
          <w:rFonts w:cs="Times"/>
          <w:szCs w:val="22"/>
        </w:rPr>
      </w:pPr>
      <w:r w:rsidRPr="00D42B9C">
        <w:rPr>
          <w:rFonts w:ascii="MS Gothic" w:eastAsia="MS Gothic" w:hAnsi="MS Gothic" w:cs="MS Gothic" w:hint="eastAsia"/>
          <w:szCs w:val="22"/>
        </w:rPr>
        <w:t> </w:t>
      </w:r>
      <w:r w:rsidRPr="00D42B9C">
        <w:rPr>
          <w:szCs w:val="22"/>
        </w:rPr>
        <w:t>O software de gerenciamento de frotas, deverá prover de recursos para várias aplicações como: rastreamento e segurança veicular, logística aplicada no gerenciamento de frotas, melhoria operacional no sistema de transporte em órgãos públicos e monitoramento do transporte rodoviário.</w:t>
      </w:r>
    </w:p>
    <w:p w:rsidR="003434D6" w:rsidRPr="00D42B9C" w:rsidRDefault="003434D6" w:rsidP="003434D6">
      <w:pPr>
        <w:widowControl w:val="0"/>
        <w:autoSpaceDE w:val="0"/>
        <w:autoSpaceDN w:val="0"/>
        <w:adjustRightInd w:val="0"/>
        <w:spacing w:after="240"/>
        <w:rPr>
          <w:rFonts w:cs="Times"/>
          <w:szCs w:val="22"/>
        </w:rPr>
      </w:pPr>
      <w:r w:rsidRPr="00D42B9C">
        <w:rPr>
          <w:szCs w:val="22"/>
        </w:rPr>
        <w:t xml:space="preserve">Deverá conter como principais funções: gravação da posição atual do veículo, execução de ações com base na localização, transmissão de posição e situação ON LINE em tempo real e deverá estar preparado para gerar informações de </w:t>
      </w:r>
      <w:proofErr w:type="spellStart"/>
      <w:r w:rsidRPr="00D42B9C">
        <w:rPr>
          <w:szCs w:val="22"/>
        </w:rPr>
        <w:t>hodômetro</w:t>
      </w:r>
      <w:proofErr w:type="spellEnd"/>
      <w:r w:rsidRPr="00D42B9C">
        <w:rPr>
          <w:szCs w:val="22"/>
        </w:rPr>
        <w:t xml:space="preserve"> digital e </w:t>
      </w:r>
      <w:proofErr w:type="spellStart"/>
      <w:r w:rsidRPr="00D42B9C">
        <w:rPr>
          <w:szCs w:val="22"/>
        </w:rPr>
        <w:t>horímetro</w:t>
      </w:r>
      <w:proofErr w:type="spellEnd"/>
      <w:r w:rsidRPr="00D42B9C">
        <w:rPr>
          <w:szCs w:val="22"/>
        </w:rPr>
        <w:t>.</w:t>
      </w:r>
    </w:p>
    <w:p w:rsidR="003434D6" w:rsidRPr="00D42B9C" w:rsidRDefault="003434D6" w:rsidP="003434D6">
      <w:pPr>
        <w:widowControl w:val="0"/>
        <w:autoSpaceDE w:val="0"/>
        <w:autoSpaceDN w:val="0"/>
        <w:adjustRightInd w:val="0"/>
        <w:spacing w:after="240"/>
        <w:rPr>
          <w:rFonts w:cs="Times"/>
          <w:szCs w:val="22"/>
        </w:rPr>
      </w:pPr>
      <w:r w:rsidRPr="00D42B9C">
        <w:rPr>
          <w:szCs w:val="22"/>
        </w:rPr>
        <w:t>Sensor de monitoramento de carga de bateria no veículo, com comunicação imediata para a contratante.</w:t>
      </w:r>
    </w:p>
    <w:p w:rsidR="003434D6" w:rsidRPr="00D42B9C" w:rsidRDefault="003434D6" w:rsidP="003434D6">
      <w:pPr>
        <w:widowControl w:val="0"/>
        <w:autoSpaceDE w:val="0"/>
        <w:autoSpaceDN w:val="0"/>
        <w:adjustRightInd w:val="0"/>
        <w:spacing w:after="240"/>
        <w:rPr>
          <w:rFonts w:cs="Times"/>
          <w:szCs w:val="22"/>
        </w:rPr>
      </w:pPr>
      <w:r w:rsidRPr="00D42B9C">
        <w:rPr>
          <w:szCs w:val="22"/>
        </w:rPr>
        <w:t>O módulo deverá ser composto por: CPU; antena GSM; chicote de instalação; sistema de bloqueio; bateria de backup.</w:t>
      </w:r>
    </w:p>
    <w:p w:rsidR="003434D6" w:rsidRPr="00D42B9C" w:rsidRDefault="003434D6" w:rsidP="003434D6">
      <w:pPr>
        <w:widowControl w:val="0"/>
        <w:autoSpaceDE w:val="0"/>
        <w:autoSpaceDN w:val="0"/>
        <w:adjustRightInd w:val="0"/>
        <w:spacing w:after="240"/>
        <w:rPr>
          <w:rFonts w:cs="Times"/>
          <w:szCs w:val="22"/>
        </w:rPr>
      </w:pPr>
      <w:r w:rsidRPr="00D42B9C">
        <w:rPr>
          <w:szCs w:val="22"/>
        </w:rPr>
        <w:t>O Equipamento deverá ser homologado pela ANATEL.</w:t>
      </w:r>
    </w:p>
    <w:p w:rsidR="003434D6" w:rsidRPr="00D42B9C" w:rsidRDefault="003434D6" w:rsidP="003434D6">
      <w:pPr>
        <w:widowControl w:val="0"/>
        <w:autoSpaceDE w:val="0"/>
        <w:autoSpaceDN w:val="0"/>
        <w:adjustRightInd w:val="0"/>
        <w:spacing w:after="240"/>
        <w:rPr>
          <w:rFonts w:cs="Times"/>
          <w:szCs w:val="22"/>
        </w:rPr>
      </w:pPr>
      <w:r w:rsidRPr="00D42B9C">
        <w:rPr>
          <w:szCs w:val="22"/>
        </w:rPr>
        <w:t>OBS.: Os módulos deverão ser novos, ser instalados aptos para funcionamento e todos os materiais necessários deverão ser fornecidos pela proponente.</w:t>
      </w:r>
    </w:p>
    <w:p w:rsidR="006F60DA" w:rsidRPr="00D42B9C" w:rsidRDefault="006F60DA" w:rsidP="00725319">
      <w:pPr>
        <w:pStyle w:val="Ttulo3"/>
      </w:pPr>
      <w:bookmarkStart w:id="6034" w:name="_Toc387884386"/>
      <w:r w:rsidRPr="00D42B9C">
        <w:t>Características Técnicas:</w:t>
      </w:r>
      <w:bookmarkEnd w:id="6034"/>
    </w:p>
    <w:p w:rsidR="003434D6" w:rsidRPr="00D42B9C" w:rsidRDefault="003434D6" w:rsidP="00725319">
      <w:pPr>
        <w:pStyle w:val="Ttulo3"/>
      </w:pPr>
      <w:bookmarkStart w:id="6035" w:name="_Toc387884387"/>
      <w:r w:rsidRPr="00D42B9C">
        <w:t>O software deve possuir as seguintes características mínimas:</w:t>
      </w:r>
      <w:bookmarkEnd w:id="6035"/>
    </w:p>
    <w:p w:rsidR="003434D6" w:rsidRPr="00D42B9C" w:rsidRDefault="003434D6" w:rsidP="003434D6"/>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lastRenderedPageBreak/>
        <w:t>Solução deverá ser desenvolvida em linguagem 100% WEB, com licença (se for o caso) para funcionamento em qualquer computador da contratada.</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Localização via Internet com acompanhamento em tempo real, 24 horas por dia, em território brasileiro coberto pelas operadoras de telefonia móvel celular que utilizam o sistema GSM, GPRS e SMS.</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 xml:space="preserve">Visualização do veículo pela internet com posições frequentes e constantes dos veículos, sem limite de consulta, com </w:t>
      </w:r>
      <w:proofErr w:type="spellStart"/>
      <w:r w:rsidRPr="00D42B9C">
        <w:t>delay</w:t>
      </w:r>
      <w:proofErr w:type="spellEnd"/>
      <w:r w:rsidRPr="00D42B9C">
        <w:t xml:space="preserve"> de no máximo 02(dois) minutos.</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Visualização de ruas, avenidas e rodovias em mapas digitais.</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Personalização de mapas.</w:t>
      </w:r>
    </w:p>
    <w:p w:rsidR="003434D6" w:rsidRPr="00D42B9C" w:rsidDel="00975748" w:rsidRDefault="003434D6" w:rsidP="00F56F38">
      <w:pPr>
        <w:pStyle w:val="PargrafodaLista"/>
        <w:widowControl w:val="0"/>
        <w:numPr>
          <w:ilvl w:val="0"/>
          <w:numId w:val="56"/>
        </w:numPr>
        <w:autoSpaceDE w:val="0"/>
        <w:autoSpaceDN w:val="0"/>
        <w:adjustRightInd w:val="0"/>
        <w:spacing w:after="240"/>
        <w:rPr>
          <w:del w:id="6036" w:author="Ademar Oliva Xavier Jr." w:date="2014-05-27T11:30:00Z"/>
          <w:rFonts w:cs="Times"/>
        </w:rPr>
      </w:pPr>
      <w:r w:rsidRPr="00D42B9C">
        <w:t>O equipamento em conjunto com</w:t>
      </w:r>
      <w:ins w:id="6037" w:author="Ademar Oliva Xavier Jr." w:date="2014-05-27T11:29:00Z">
        <w:r w:rsidR="00975748">
          <w:t xml:space="preserve"> a i</w:t>
        </w:r>
      </w:ins>
    </w:p>
    <w:p w:rsidR="003434D6" w:rsidRPr="00F56F38" w:rsidRDefault="003434D6" w:rsidP="00F56F38">
      <w:pPr>
        <w:pStyle w:val="PargrafodaLista"/>
        <w:widowControl w:val="0"/>
        <w:numPr>
          <w:ilvl w:val="0"/>
          <w:numId w:val="56"/>
        </w:numPr>
        <w:autoSpaceDE w:val="0"/>
        <w:autoSpaceDN w:val="0"/>
        <w:adjustRightInd w:val="0"/>
        <w:spacing w:after="240"/>
        <w:rPr>
          <w:rFonts w:cs="Times"/>
        </w:rPr>
      </w:pPr>
      <w:del w:id="6038" w:author="Ademar Oliva Xavier Jr." w:date="2014-05-27T11:30:00Z">
        <w:r w:rsidRPr="00D42B9C" w:rsidDel="00975748">
          <w:delText>I</w:delText>
        </w:r>
      </w:del>
      <w:proofErr w:type="gramStart"/>
      <w:r w:rsidRPr="00D42B9C">
        <w:t>nteração</w:t>
      </w:r>
      <w:proofErr w:type="gramEnd"/>
      <w:r w:rsidRPr="00D42B9C">
        <w:t xml:space="preserve"> ativa com o </w:t>
      </w:r>
      <w:proofErr w:type="spellStart"/>
      <w:r w:rsidRPr="00D42B9C">
        <w:t>GoogleMaps</w:t>
      </w:r>
      <w:proofErr w:type="spellEnd"/>
      <w:r w:rsidRPr="00D42B9C">
        <w:t xml:space="preserve"> e </w:t>
      </w:r>
      <w:proofErr w:type="spellStart"/>
      <w:r w:rsidRPr="00D42B9C">
        <w:t>GoogleEarth</w:t>
      </w:r>
      <w:proofErr w:type="spellEnd"/>
      <w:r w:rsidRPr="00D42B9C">
        <w:t>.</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Histórico do itinerário do veículo, com visualização da data, posição, paradas, velocidade e até condutor.</w:t>
      </w:r>
    </w:p>
    <w:p w:rsidR="003434D6" w:rsidRPr="00D42B9C" w:rsidRDefault="003434D6" w:rsidP="00E11230">
      <w:pPr>
        <w:widowControl w:val="0"/>
        <w:numPr>
          <w:ilvl w:val="0"/>
          <w:numId w:val="56"/>
        </w:numPr>
        <w:tabs>
          <w:tab w:val="left" w:pos="220"/>
          <w:tab w:val="left" w:pos="720"/>
        </w:tabs>
        <w:autoSpaceDE w:val="0"/>
        <w:autoSpaceDN w:val="0"/>
        <w:adjustRightInd w:val="0"/>
        <w:spacing w:after="240"/>
        <w:jc w:val="left"/>
        <w:rPr>
          <w:rFonts w:cs="Times"/>
          <w:szCs w:val="22"/>
        </w:rPr>
      </w:pPr>
      <w:r w:rsidRPr="00D42B9C">
        <w:rPr>
          <w:szCs w:val="22"/>
        </w:rPr>
        <w:t xml:space="preserve">Bloqueio do veículo. </w:t>
      </w:r>
    </w:p>
    <w:p w:rsidR="003434D6" w:rsidRPr="00D42B9C" w:rsidRDefault="003434D6" w:rsidP="00E11230">
      <w:pPr>
        <w:widowControl w:val="0"/>
        <w:numPr>
          <w:ilvl w:val="0"/>
          <w:numId w:val="56"/>
        </w:numPr>
        <w:tabs>
          <w:tab w:val="left" w:pos="220"/>
          <w:tab w:val="left" w:pos="720"/>
        </w:tabs>
        <w:autoSpaceDE w:val="0"/>
        <w:autoSpaceDN w:val="0"/>
        <w:adjustRightInd w:val="0"/>
        <w:spacing w:after="240"/>
        <w:jc w:val="left"/>
        <w:rPr>
          <w:rFonts w:cs="Times"/>
          <w:szCs w:val="22"/>
        </w:rPr>
      </w:pPr>
      <w:r w:rsidRPr="00D42B9C">
        <w:rPr>
          <w:szCs w:val="22"/>
        </w:rPr>
        <w:t xml:space="preserve">Cadastro de veículos por setor, com controle de acesso por usuário. </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Alertas para controle de utilização da frota, como: alertas de entrada e saída de territórios demarcados, alertas de limite de velocidade estipulado pelo gestor, alertas de tempo de paradas, alertas para veículos, horários e dias da semana, entre outros.</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Emissão de relatórios diversos, tais como: relatórios de paradas, percursos, ponto a ponto, alertas, jornadas, visualização do trajeto por veículo, excesso de velocidade com localização, parada com o motor ligado, diário de frota, histórico de paradas com localização, consumo por condutor, entre outros.</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Aviso de desconexão da bateria para central.</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Sistema de cerca eletrônica com aviso em tempo real e no relatório.</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Reprogramação e assistência técnica remota dos equipamentos por SMS pela operadora contratada.</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Disponibilidade de integração com outros sistemas que tenham como requisição de todos os veículos a posição em coordenadas (latitude x longitude), velocidade, endereço dos locais solicitados por veículo por data e hora.</w:t>
      </w:r>
    </w:p>
    <w:p w:rsidR="003434D6" w:rsidRPr="00D42B9C" w:rsidRDefault="003434D6" w:rsidP="00E11230">
      <w:pPr>
        <w:pStyle w:val="PargrafodaLista"/>
        <w:widowControl w:val="0"/>
        <w:numPr>
          <w:ilvl w:val="0"/>
          <w:numId w:val="56"/>
        </w:numPr>
        <w:autoSpaceDE w:val="0"/>
        <w:autoSpaceDN w:val="0"/>
        <w:adjustRightInd w:val="0"/>
        <w:spacing w:after="240"/>
        <w:rPr>
          <w:rFonts w:cs="Times"/>
        </w:rPr>
      </w:pPr>
      <w:r w:rsidRPr="00D42B9C">
        <w:t>Informações deverão ficar armazenadas no Banco de Dados e entregues para o Município no término do contrato.</w:t>
      </w:r>
    </w:p>
    <w:p w:rsidR="003434D6" w:rsidRPr="00D42B9C" w:rsidRDefault="003434D6" w:rsidP="003434D6">
      <w:pPr>
        <w:widowControl w:val="0"/>
        <w:autoSpaceDE w:val="0"/>
        <w:autoSpaceDN w:val="0"/>
        <w:adjustRightInd w:val="0"/>
        <w:spacing w:after="240"/>
        <w:rPr>
          <w:szCs w:val="22"/>
        </w:rPr>
      </w:pPr>
      <w:r w:rsidRPr="00D42B9C">
        <w:rPr>
          <w:szCs w:val="22"/>
        </w:rPr>
        <w:t>Todas as informações geradas deverão ser criptografadas e ter cópia de segurança (Backup), ficando armazenados em servidores da contratada.</w:t>
      </w:r>
    </w:p>
    <w:p w:rsidR="003434D6" w:rsidRPr="00D42B9C" w:rsidRDefault="003434D6" w:rsidP="003434D6">
      <w:pPr>
        <w:widowControl w:val="0"/>
        <w:autoSpaceDE w:val="0"/>
        <w:autoSpaceDN w:val="0"/>
        <w:adjustRightInd w:val="0"/>
        <w:spacing w:after="240"/>
        <w:rPr>
          <w:sz w:val="20"/>
          <w:szCs w:val="20"/>
        </w:rPr>
      </w:pPr>
    </w:p>
    <w:p w:rsidR="003434D6" w:rsidRPr="00D42B9C" w:rsidRDefault="003434D6" w:rsidP="00725319">
      <w:pPr>
        <w:pStyle w:val="Ttulo3"/>
      </w:pPr>
      <w:bookmarkStart w:id="6039" w:name="_Toc387884388"/>
      <w:r w:rsidRPr="00D42B9C">
        <w:t>Requisitos funcionais para contratação futura</w:t>
      </w:r>
      <w:bookmarkEnd w:id="6039"/>
    </w:p>
    <w:p w:rsidR="003434D6" w:rsidRPr="00D42B9C" w:rsidRDefault="003434D6" w:rsidP="003434D6">
      <w:pPr>
        <w:widowControl w:val="0"/>
        <w:autoSpaceDE w:val="0"/>
        <w:autoSpaceDN w:val="0"/>
        <w:adjustRightInd w:val="0"/>
        <w:spacing w:after="240"/>
        <w:rPr>
          <w:szCs w:val="22"/>
        </w:rPr>
      </w:pPr>
      <w:r w:rsidRPr="00D42B9C">
        <w:rPr>
          <w:szCs w:val="22"/>
        </w:rPr>
        <w:t>O sistema deverá estar preparado para fazer o controle de telemetria e dirigibilidade dos motoristas, bem como cadastro de CNH com controle de multas, vencimento e pontuação da carteira.</w:t>
      </w:r>
    </w:p>
    <w:p w:rsidR="003434D6" w:rsidRPr="00D42B9C" w:rsidRDefault="003434D6" w:rsidP="003434D6">
      <w:pPr>
        <w:widowControl w:val="0"/>
        <w:autoSpaceDE w:val="0"/>
        <w:autoSpaceDN w:val="0"/>
        <w:adjustRightInd w:val="0"/>
        <w:spacing w:after="240"/>
        <w:rPr>
          <w:szCs w:val="22"/>
        </w:rPr>
      </w:pPr>
      <w:r w:rsidRPr="00D42B9C">
        <w:rPr>
          <w:szCs w:val="22"/>
        </w:rPr>
        <w:t>O sistema deverá estar preparado para efetuar o controle de ponto dos motoristas.</w:t>
      </w:r>
    </w:p>
    <w:p w:rsidR="00D75C29" w:rsidRPr="00D42B9C" w:rsidRDefault="00D75C29">
      <w:pPr>
        <w:ind w:firstLine="0"/>
        <w:jc w:val="left"/>
        <w:rPr>
          <w:rFonts w:cs="Arial"/>
          <w:b/>
          <w:bCs/>
        </w:rPr>
      </w:pPr>
    </w:p>
    <w:p w:rsidR="00763BA6" w:rsidRPr="00D42B9C" w:rsidRDefault="004629A2" w:rsidP="00763BA6">
      <w:pPr>
        <w:pStyle w:val="Ttulo2"/>
        <w:rPr>
          <w:color w:val="auto"/>
        </w:rPr>
      </w:pPr>
      <w:bookmarkStart w:id="6040" w:name="_Toc387884389"/>
      <w:r w:rsidRPr="00D42B9C">
        <w:rPr>
          <w:color w:val="auto"/>
        </w:rPr>
        <w:t>Especificação</w:t>
      </w:r>
      <w:r w:rsidR="00763BA6" w:rsidRPr="00D42B9C">
        <w:rPr>
          <w:color w:val="auto"/>
        </w:rPr>
        <w:t xml:space="preserve"> do </w:t>
      </w:r>
      <w:proofErr w:type="spellStart"/>
      <w:r w:rsidR="00763BA6" w:rsidRPr="00D42B9C">
        <w:rPr>
          <w:color w:val="auto"/>
        </w:rPr>
        <w:t>SGIweb</w:t>
      </w:r>
      <w:proofErr w:type="spellEnd"/>
      <w:r w:rsidR="00763BA6" w:rsidRPr="00D42B9C">
        <w:rPr>
          <w:color w:val="auto"/>
        </w:rPr>
        <w:t xml:space="preserve"> </w:t>
      </w:r>
      <w:r w:rsidR="000C72BB" w:rsidRPr="00D42B9C">
        <w:rPr>
          <w:color w:val="auto"/>
        </w:rPr>
        <w:t xml:space="preserve">- </w:t>
      </w:r>
      <w:r w:rsidR="00763BA6" w:rsidRPr="00D42B9C">
        <w:rPr>
          <w:color w:val="auto"/>
        </w:rPr>
        <w:t>Sistema de Gestão Integrada via WEB</w:t>
      </w:r>
      <w:bookmarkEnd w:id="6040"/>
    </w:p>
    <w:p w:rsidR="00763BA6" w:rsidRPr="00D42B9C" w:rsidRDefault="00763BA6" w:rsidP="00763BA6"/>
    <w:p w:rsidR="00B31DEE" w:rsidRPr="00D42B9C" w:rsidRDefault="00B31DEE" w:rsidP="00B31DEE">
      <w:pPr>
        <w:rPr>
          <w:szCs w:val="22"/>
        </w:rPr>
      </w:pPr>
      <w:r w:rsidRPr="00D42B9C">
        <w:rPr>
          <w:szCs w:val="22"/>
        </w:rPr>
        <w:t>A CONTRATADA dever</w:t>
      </w:r>
      <w:ins w:id="6041" w:author="Ademar Oliva Xavier Jr." w:date="2014-05-27T11:34:00Z">
        <w:r w:rsidR="00975748">
          <w:rPr>
            <w:szCs w:val="22"/>
          </w:rPr>
          <w:t>á</w:t>
        </w:r>
      </w:ins>
      <w:r w:rsidRPr="00D42B9C">
        <w:rPr>
          <w:szCs w:val="22"/>
        </w:rPr>
        <w:t xml:space="preserve"> desenvolver um Portal denominado SGI-WEB, um ambiente virtual de integração dos módulos do GCO. Esse portal dará acesso às ferramentas do Sistema, através de módulos integrados ou através de links, executando de forma independente uma determinada ferramenta. O nível de integração do sistema geralmente é realizado na camada de Banco de Dados, através da geração de dados através da execução de softwares de análise periodicamente e de forma automática. Nesse conceito o </w:t>
      </w:r>
      <w:proofErr w:type="spellStart"/>
      <w:r w:rsidRPr="00D42B9C">
        <w:rPr>
          <w:szCs w:val="22"/>
        </w:rPr>
        <w:t>SGIweb</w:t>
      </w:r>
      <w:proofErr w:type="spellEnd"/>
      <w:r w:rsidRPr="00D42B9C">
        <w:rPr>
          <w:szCs w:val="22"/>
        </w:rPr>
        <w:t xml:space="preserve"> é uma ferramenta de apresentação, organização e distribuição da informação.</w:t>
      </w:r>
    </w:p>
    <w:p w:rsidR="00B31DEE" w:rsidRPr="00D42B9C" w:rsidRDefault="00B31DEE" w:rsidP="00B31DEE">
      <w:pPr>
        <w:spacing w:line="360" w:lineRule="auto"/>
        <w:ind w:firstLine="0"/>
        <w:rPr>
          <w:rFonts w:ascii="Arial" w:hAnsi="Arial" w:cs="Arial"/>
          <w:szCs w:val="22"/>
          <w:lang w:val="pt-PT"/>
        </w:rPr>
      </w:pPr>
    </w:p>
    <w:p w:rsidR="00B31DEE" w:rsidRPr="00D42B9C" w:rsidRDefault="00B31DEE" w:rsidP="00F67F7E">
      <w:pPr>
        <w:rPr>
          <w:szCs w:val="22"/>
        </w:rPr>
      </w:pPr>
      <w:r w:rsidRPr="00D42B9C">
        <w:rPr>
          <w:szCs w:val="22"/>
        </w:rPr>
        <w:t xml:space="preserve">No </w:t>
      </w:r>
      <w:proofErr w:type="spellStart"/>
      <w:r w:rsidRPr="00D42B9C">
        <w:rPr>
          <w:szCs w:val="22"/>
        </w:rPr>
        <w:t>SGIweb</w:t>
      </w:r>
      <w:proofErr w:type="spellEnd"/>
      <w:r w:rsidRPr="00D42B9C">
        <w:rPr>
          <w:szCs w:val="22"/>
        </w:rPr>
        <w:t xml:space="preserve"> as informações armazenadas dever</w:t>
      </w:r>
      <w:r w:rsidR="00F67F7E" w:rsidRPr="00D42B9C">
        <w:rPr>
          <w:szCs w:val="22"/>
        </w:rPr>
        <w:t>ão</w:t>
      </w:r>
      <w:r w:rsidRPr="00D42B9C">
        <w:rPr>
          <w:szCs w:val="22"/>
        </w:rPr>
        <w:t xml:space="preserve"> estar disponíveis para consulta através de um Servidor WEB. Possui</w:t>
      </w:r>
      <w:r w:rsidR="00F67F7E" w:rsidRPr="00D42B9C">
        <w:rPr>
          <w:szCs w:val="22"/>
        </w:rPr>
        <w:t>r</w:t>
      </w:r>
      <w:r w:rsidRPr="00D42B9C">
        <w:rPr>
          <w:szCs w:val="22"/>
        </w:rPr>
        <w:t xml:space="preserve"> funcionalidades, tais como: Configuração do Sistema, Cadastro de Usuários, Consulta de dados no formato tabelado ou gráfico, exportação de dados, envio de comandos, recepção de status de operação, </w:t>
      </w:r>
      <w:del w:id="6042" w:author="Ademar Oliva Xavier Jr." w:date="2014-05-27T11:39:00Z">
        <w:r w:rsidRPr="00D42B9C" w:rsidDel="00DB133A">
          <w:rPr>
            <w:szCs w:val="22"/>
          </w:rPr>
          <w:delText>telas sinóticos</w:delText>
        </w:r>
      </w:del>
      <w:ins w:id="6043" w:author="Ademar Oliva Xavier Jr." w:date="2014-05-27T11:39:00Z">
        <w:r w:rsidR="00DB133A" w:rsidRPr="00D42B9C">
          <w:rPr>
            <w:szCs w:val="22"/>
          </w:rPr>
          <w:t>telas sinóticas</w:t>
        </w:r>
      </w:ins>
      <w:r w:rsidRPr="00D42B9C">
        <w:rPr>
          <w:szCs w:val="22"/>
        </w:rPr>
        <w:t xml:space="preserve">, além de funções de gerenciamento de conexão e desconexão das Unidades Remotas.  </w:t>
      </w:r>
    </w:p>
    <w:p w:rsidR="00B31DEE" w:rsidRPr="00D42B9C" w:rsidRDefault="00B31DEE" w:rsidP="00F67F7E">
      <w:pPr>
        <w:spacing w:line="360" w:lineRule="auto"/>
        <w:ind w:firstLine="0"/>
        <w:rPr>
          <w:rFonts w:ascii="Arial" w:hAnsi="Arial" w:cs="Arial"/>
          <w:szCs w:val="22"/>
          <w:lang w:val="pt-PT"/>
        </w:rPr>
      </w:pPr>
    </w:p>
    <w:p w:rsidR="00B31DEE" w:rsidRPr="00D42B9C" w:rsidRDefault="00B31DEE" w:rsidP="00F67F7E">
      <w:pPr>
        <w:ind w:firstLine="360"/>
        <w:rPr>
          <w:szCs w:val="22"/>
        </w:rPr>
      </w:pPr>
      <w:r w:rsidRPr="00D42B9C">
        <w:rPr>
          <w:szCs w:val="22"/>
        </w:rPr>
        <w:t xml:space="preserve">As funcionalidades </w:t>
      </w:r>
      <w:r w:rsidR="00F67F7E" w:rsidRPr="00D42B9C">
        <w:rPr>
          <w:szCs w:val="22"/>
        </w:rPr>
        <w:t>previstas para o</w:t>
      </w:r>
      <w:r w:rsidRPr="00D42B9C">
        <w:rPr>
          <w:szCs w:val="22"/>
        </w:rPr>
        <w:t xml:space="preserve"> </w:t>
      </w:r>
      <w:r w:rsidR="00F67F7E" w:rsidRPr="00D42B9C">
        <w:rPr>
          <w:szCs w:val="22"/>
        </w:rPr>
        <w:t>portal</w:t>
      </w:r>
      <w:r w:rsidRPr="00D42B9C">
        <w:rPr>
          <w:szCs w:val="22"/>
        </w:rPr>
        <w:t xml:space="preserve"> </w:t>
      </w:r>
      <w:proofErr w:type="spellStart"/>
      <w:r w:rsidR="00F67F7E" w:rsidRPr="00D42B9C">
        <w:rPr>
          <w:szCs w:val="22"/>
        </w:rPr>
        <w:t>SGIweb</w:t>
      </w:r>
      <w:proofErr w:type="spellEnd"/>
      <w:r w:rsidRPr="00D42B9C">
        <w:rPr>
          <w:szCs w:val="22"/>
        </w:rPr>
        <w:t xml:space="preserve"> estão listadas abaixo:</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Ferramentas de cadastros – Ferramentas de cadastro de Grupos, Perfis, Usuários, Clientes, Equipamentos de Telemetria;</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Painel Geral das Medições – Ferramenta de visualização das informações atuais de cada remota em painéis organizados por Grupos de Equipamentos. Os grupos são definidos pelo Cliente de forma livre, po</w:t>
      </w:r>
      <w:del w:id="6044" w:author="Ademar Oliva Xavier Jr." w:date="2014-05-27T11:36:00Z">
        <w:r w:rsidRPr="00D42B9C" w:rsidDel="00975748">
          <w:delText>n</w:delText>
        </w:r>
      </w:del>
      <w:r w:rsidRPr="00D42B9C">
        <w:t>dendo ser criados quantos grupos forem necessários;</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Painel de Controle – Ferramenta de gestão das remotas de telemetria, para acompanhamento</w:t>
      </w:r>
      <w:r w:rsidR="00F67F7E" w:rsidRPr="00D42B9C">
        <w:t xml:space="preserve"> do estado de cada equipamento;</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Relatório Resumo</w:t>
      </w:r>
      <w:r w:rsidR="00F67F7E" w:rsidRPr="00D42B9C">
        <w:t xml:space="preserve"> da ligação</w:t>
      </w:r>
      <w:r w:rsidRPr="00D42B9C">
        <w:t xml:space="preserve"> – Ferramenta de análise para micro e macro medidores;</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 xml:space="preserve">Sistema on-line (Sinóticos) – Ferramenta de acompanhamento das variáveis de Telemetria em telas </w:t>
      </w:r>
      <w:del w:id="6045" w:author="Ademar Oliva Xavier Jr." w:date="2014-05-27T11:40:00Z">
        <w:r w:rsidRPr="00D42B9C" w:rsidDel="00DB133A">
          <w:delText>Sinótico</w:delText>
        </w:r>
      </w:del>
      <w:ins w:id="6046" w:author="Ademar Oliva Xavier Jr." w:date="2014-05-27T11:40:00Z">
        <w:r w:rsidR="00DB133A" w:rsidRPr="00D42B9C">
          <w:t>Sinótic</w:t>
        </w:r>
        <w:r w:rsidR="00DB133A">
          <w:t>as</w:t>
        </w:r>
      </w:ins>
      <w:r w:rsidRPr="00D42B9C">
        <w:t>. Essa forma de apresentação é voltada a salas de Controle Operacional. Inclui</w:t>
      </w:r>
      <w:r w:rsidR="00F67F7E" w:rsidRPr="00D42B9C">
        <w:t>ndo</w:t>
      </w:r>
      <w:r w:rsidRPr="00D42B9C">
        <w:t xml:space="preserve"> interface para envio de comandos;</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lastRenderedPageBreak/>
        <w:t>Comparativo de Consumo – Ferramenta de análise de con</w:t>
      </w:r>
      <w:r w:rsidR="00F67F7E" w:rsidRPr="00D42B9C">
        <w:t>sumo (produção) de micro e macro medidores;</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 xml:space="preserve">Quadro de alarmes – Ferramenta de gestão </w:t>
      </w:r>
      <w:r w:rsidR="00F67F7E" w:rsidRPr="00D42B9C">
        <w:t>de alarmes gerados pelo sistema;</w:t>
      </w:r>
    </w:p>
    <w:p w:rsidR="00F67F7E" w:rsidRPr="00D42B9C" w:rsidRDefault="00F67F7E" w:rsidP="00F67F7E">
      <w:pPr>
        <w:pStyle w:val="PargrafodaLista"/>
        <w:numPr>
          <w:ilvl w:val="0"/>
          <w:numId w:val="0"/>
        </w:numPr>
        <w:ind w:left="1418"/>
      </w:pPr>
    </w:p>
    <w:p w:rsidR="00F67F7E" w:rsidRPr="00D42B9C" w:rsidRDefault="00F67F7E" w:rsidP="00E11230">
      <w:pPr>
        <w:pStyle w:val="PargrafodaLista"/>
        <w:numPr>
          <w:ilvl w:val="0"/>
          <w:numId w:val="57"/>
        </w:numPr>
      </w:pPr>
      <w:r w:rsidRPr="00D42B9C">
        <w:t>Exportação dos dados no formato CSV (valores separados por vírgula);</w:t>
      </w:r>
    </w:p>
    <w:p w:rsidR="00B31DEE" w:rsidRPr="00D42B9C" w:rsidRDefault="00B31DEE" w:rsidP="00F67F7E">
      <w:pPr>
        <w:rPr>
          <w:szCs w:val="22"/>
        </w:rPr>
      </w:pPr>
    </w:p>
    <w:p w:rsidR="00B31DEE" w:rsidRPr="00D42B9C" w:rsidRDefault="00B31DEE" w:rsidP="00E11230">
      <w:pPr>
        <w:pStyle w:val="PargrafodaLista"/>
        <w:numPr>
          <w:ilvl w:val="0"/>
          <w:numId w:val="57"/>
        </w:numPr>
      </w:pPr>
      <w:r w:rsidRPr="00D42B9C">
        <w:t>Or</w:t>
      </w:r>
      <w:r w:rsidR="00F67F7E" w:rsidRPr="00D42B9C">
        <w:t>ientador WEB – Ajuda do Sistema;</w:t>
      </w:r>
    </w:p>
    <w:p w:rsidR="00F67F7E" w:rsidRPr="00D42B9C" w:rsidRDefault="00F67F7E" w:rsidP="00F67F7E">
      <w:pPr>
        <w:rPr>
          <w:szCs w:val="22"/>
        </w:rPr>
      </w:pPr>
    </w:p>
    <w:p w:rsidR="00846510" w:rsidRPr="00D42B9C" w:rsidRDefault="00F67F7E" w:rsidP="00E11230">
      <w:pPr>
        <w:pStyle w:val="PargrafodaLista"/>
        <w:numPr>
          <w:ilvl w:val="0"/>
          <w:numId w:val="57"/>
        </w:numPr>
      </w:pPr>
      <w:r w:rsidRPr="00D42B9C">
        <w:t>Integração com o sistema GIS;</w:t>
      </w:r>
    </w:p>
    <w:p w:rsidR="00846510" w:rsidRPr="00D42B9C" w:rsidRDefault="00846510" w:rsidP="00846510">
      <w:pPr>
        <w:ind w:left="1418" w:hanging="709"/>
        <w:rPr>
          <w:szCs w:val="22"/>
        </w:rPr>
      </w:pPr>
    </w:p>
    <w:p w:rsidR="00F67F7E" w:rsidRPr="00D42B9C" w:rsidRDefault="00F67F7E" w:rsidP="00E11230">
      <w:pPr>
        <w:pStyle w:val="PargrafodaLista"/>
        <w:numPr>
          <w:ilvl w:val="0"/>
          <w:numId w:val="57"/>
        </w:numPr>
      </w:pPr>
      <w:r w:rsidRPr="00D42B9C">
        <w:t>Acesso ao GRV</w:t>
      </w:r>
      <w:r w:rsidR="00846510" w:rsidRPr="00D42B9C">
        <w:t xml:space="preserve"> pelo portal</w:t>
      </w:r>
      <w:r w:rsidRPr="00D42B9C">
        <w:t>.</w:t>
      </w:r>
    </w:p>
    <w:p w:rsidR="00B31DEE" w:rsidRPr="00D42B9C" w:rsidRDefault="00B31DEE" w:rsidP="00F67F7E">
      <w:pPr>
        <w:rPr>
          <w:sz w:val="20"/>
        </w:rPr>
      </w:pPr>
    </w:p>
    <w:p w:rsidR="00B31DEE" w:rsidRPr="00D42B9C" w:rsidRDefault="00B31DEE" w:rsidP="00725319">
      <w:pPr>
        <w:pStyle w:val="Ttulo3"/>
      </w:pPr>
      <w:bookmarkStart w:id="6047" w:name="_Toc387884390"/>
      <w:r w:rsidRPr="00D42B9C">
        <w:t>Sistema on-line</w:t>
      </w:r>
      <w:bookmarkEnd w:id="6047"/>
    </w:p>
    <w:p w:rsidR="00B31DEE" w:rsidRPr="00D42B9C" w:rsidRDefault="00B31DEE" w:rsidP="00B31DEE">
      <w:pPr>
        <w:spacing w:line="360" w:lineRule="auto"/>
        <w:rPr>
          <w:rFonts w:ascii="Arial" w:hAnsi="Arial" w:cs="Arial"/>
          <w:szCs w:val="22"/>
          <w:lang w:val="pt-PT"/>
        </w:rPr>
      </w:pPr>
    </w:p>
    <w:p w:rsidR="00B31DEE" w:rsidRPr="00D42B9C" w:rsidRDefault="00B31DEE" w:rsidP="00F67F7E">
      <w:pPr>
        <w:rPr>
          <w:szCs w:val="22"/>
        </w:rPr>
      </w:pPr>
      <w:r w:rsidRPr="00D42B9C">
        <w:rPr>
          <w:szCs w:val="22"/>
        </w:rPr>
        <w:t>Para acompanhamento da Telemetria, o sistema inclui a Ferramen</w:t>
      </w:r>
      <w:ins w:id="6048" w:author="Ademar Oliva Xavier Jr." w:date="2014-05-27T11:41:00Z">
        <w:r w:rsidR="00DB133A">
          <w:rPr>
            <w:szCs w:val="22"/>
          </w:rPr>
          <w:t>t</w:t>
        </w:r>
      </w:ins>
      <w:bookmarkStart w:id="6049" w:name="_GoBack"/>
      <w:bookmarkEnd w:id="6049"/>
      <w:r w:rsidRPr="00D42B9C">
        <w:rPr>
          <w:szCs w:val="22"/>
        </w:rPr>
        <w:t xml:space="preserve">a Sinótico que é um subsistema do </w:t>
      </w:r>
      <w:proofErr w:type="spellStart"/>
      <w:r w:rsidR="00F67F7E" w:rsidRPr="00D42B9C">
        <w:rPr>
          <w:szCs w:val="22"/>
        </w:rPr>
        <w:t>SGIweb</w:t>
      </w:r>
      <w:proofErr w:type="spellEnd"/>
      <w:r w:rsidRPr="00D42B9C">
        <w:rPr>
          <w:szCs w:val="22"/>
        </w:rPr>
        <w:t xml:space="preserve"> desenvolvido no conceito </w:t>
      </w:r>
      <w:proofErr w:type="spellStart"/>
      <w:r w:rsidRPr="00D42B9C">
        <w:rPr>
          <w:szCs w:val="22"/>
        </w:rPr>
        <w:t>Multi-Telas</w:t>
      </w:r>
      <w:proofErr w:type="spellEnd"/>
      <w:r w:rsidRPr="00D42B9C">
        <w:rPr>
          <w:szCs w:val="22"/>
        </w:rPr>
        <w:t>. Isto é, para uma boa visualização, o sistema prevê a utilização de pelo menos 3 telas (Monitores). Uma para visualização das ferramentas de Gestão, uma segunda para o Navegador e a terceira para a Tela Detalhe. Outras Telas (monitores) podem ser utilizadas, fazendo o uso da funcionalidade de duplicação de uma tela disponível no canto esquerdo superior da Tela Detalhe.</w:t>
      </w:r>
    </w:p>
    <w:p w:rsidR="00F67F7E" w:rsidRPr="00D42B9C" w:rsidRDefault="00F67F7E" w:rsidP="00F67F7E">
      <w:pPr>
        <w:ind w:firstLine="0"/>
        <w:rPr>
          <w:sz w:val="20"/>
        </w:rPr>
      </w:pPr>
    </w:p>
    <w:p w:rsidR="00E2730B" w:rsidRPr="00D42B9C" w:rsidRDefault="00E2730B" w:rsidP="00F67F7E">
      <w:pPr>
        <w:ind w:firstLine="0"/>
        <w:rPr>
          <w:sz w:val="20"/>
        </w:rPr>
      </w:pPr>
    </w:p>
    <w:p w:rsidR="00E2730B" w:rsidRPr="00D42B9C" w:rsidRDefault="00E2730B" w:rsidP="00725319">
      <w:pPr>
        <w:pStyle w:val="Ttulo3"/>
      </w:pPr>
      <w:bookmarkStart w:id="6050" w:name="_Toc387884391"/>
      <w:r w:rsidRPr="00D42B9C">
        <w:t xml:space="preserve">Tecnologia para o Desenvolvimento do </w:t>
      </w:r>
      <w:proofErr w:type="spellStart"/>
      <w:r w:rsidRPr="00D42B9C">
        <w:t>SGIweb</w:t>
      </w:r>
      <w:bookmarkEnd w:id="6050"/>
      <w:proofErr w:type="spellEnd"/>
    </w:p>
    <w:p w:rsidR="00E2730B" w:rsidRPr="00D42B9C" w:rsidRDefault="00E2730B" w:rsidP="00F67F7E">
      <w:pPr>
        <w:ind w:firstLine="0"/>
        <w:rPr>
          <w:sz w:val="20"/>
        </w:rPr>
      </w:pPr>
    </w:p>
    <w:p w:rsidR="00E2730B" w:rsidRPr="00D42B9C" w:rsidRDefault="00F67F7E" w:rsidP="00E2730B">
      <w:pPr>
        <w:ind w:firstLine="708"/>
        <w:rPr>
          <w:szCs w:val="22"/>
        </w:rPr>
      </w:pPr>
      <w:r w:rsidRPr="00D42B9C">
        <w:rPr>
          <w:szCs w:val="22"/>
        </w:rPr>
        <w:t xml:space="preserve">O </w:t>
      </w:r>
      <w:proofErr w:type="spellStart"/>
      <w:r w:rsidRPr="00D42B9C">
        <w:rPr>
          <w:szCs w:val="22"/>
        </w:rPr>
        <w:t>SGIweb</w:t>
      </w:r>
      <w:proofErr w:type="spellEnd"/>
      <w:r w:rsidRPr="00D42B9C">
        <w:rPr>
          <w:szCs w:val="22"/>
        </w:rPr>
        <w:t xml:space="preserve">, deverá ser desenvolvido na Plataforma Windows </w:t>
      </w:r>
      <w:r w:rsidR="00E2730B" w:rsidRPr="00D42B9C">
        <w:rPr>
          <w:szCs w:val="22"/>
        </w:rPr>
        <w:t>Server com IIS e Framework .NET, s</w:t>
      </w:r>
      <w:r w:rsidRPr="00D42B9C">
        <w:rPr>
          <w:szCs w:val="22"/>
        </w:rPr>
        <w:t>er compatível com navegador Internet Explorer 9.0 o</w:t>
      </w:r>
      <w:r w:rsidR="00E2730B" w:rsidRPr="00D42B9C">
        <w:rPr>
          <w:szCs w:val="22"/>
        </w:rPr>
        <w:t xml:space="preserve">u superior e o ambiente de programação de utilizar a ferramenta Microsoft Visual Studio .NET 2008 ou superior e a linguagem de programação C#.Net. </w:t>
      </w:r>
    </w:p>
    <w:p w:rsidR="00E2730B" w:rsidRPr="00D42B9C" w:rsidRDefault="00F67F7E" w:rsidP="00F67F7E">
      <w:pPr>
        <w:ind w:firstLine="0"/>
        <w:rPr>
          <w:szCs w:val="22"/>
        </w:rPr>
      </w:pPr>
      <w:r w:rsidRPr="00D42B9C">
        <w:rPr>
          <w:szCs w:val="22"/>
        </w:rPr>
        <w:t xml:space="preserve"> </w:t>
      </w:r>
    </w:p>
    <w:p w:rsidR="00E2730B" w:rsidRPr="00D42B9C" w:rsidRDefault="00F67F7E" w:rsidP="00F67F7E">
      <w:pPr>
        <w:ind w:firstLine="0"/>
        <w:rPr>
          <w:szCs w:val="22"/>
        </w:rPr>
      </w:pPr>
      <w:r w:rsidRPr="00D42B9C">
        <w:rPr>
          <w:szCs w:val="22"/>
        </w:rPr>
        <w:t xml:space="preserve">O Gerenciador de Banco de dados deverá </w:t>
      </w:r>
      <w:r w:rsidR="00E2730B" w:rsidRPr="00D42B9C">
        <w:rPr>
          <w:szCs w:val="22"/>
        </w:rPr>
        <w:t>ser SQL Server 2005 ou superior.</w:t>
      </w:r>
    </w:p>
    <w:p w:rsidR="00B31DEE" w:rsidRPr="00D42B9C" w:rsidRDefault="00B31DEE" w:rsidP="00B31DEE">
      <w:pPr>
        <w:spacing w:line="360" w:lineRule="auto"/>
        <w:ind w:firstLine="0"/>
        <w:rPr>
          <w:szCs w:val="22"/>
        </w:rPr>
      </w:pPr>
    </w:p>
    <w:p w:rsidR="0027103B" w:rsidRPr="00D42B9C" w:rsidRDefault="0027103B">
      <w:pPr>
        <w:ind w:firstLine="0"/>
        <w:jc w:val="left"/>
        <w:rPr>
          <w:szCs w:val="22"/>
        </w:rPr>
      </w:pPr>
    </w:p>
    <w:bookmarkStart w:id="6051" w:name="_Toc387884392" w:displacedByCustomXml="next"/>
    <w:sdt>
      <w:sdtPr>
        <w:rPr>
          <w:rFonts w:cs="Times New Roman"/>
          <w:b w:val="0"/>
          <w:bCs w:val="0"/>
          <w:color w:val="auto"/>
          <w:kern w:val="0"/>
          <w:szCs w:val="24"/>
        </w:rPr>
        <w:id w:val="1878114733"/>
        <w:docPartObj>
          <w:docPartGallery w:val="Bibliographies"/>
          <w:docPartUnique/>
        </w:docPartObj>
      </w:sdtPr>
      <w:sdtContent>
        <w:bookmarkStart w:id="6052" w:name="_Toc361861667" w:displacedByCustomXml="prev"/>
        <w:p w:rsidR="0027103B" w:rsidRPr="00D42B9C" w:rsidRDefault="0027103B">
          <w:pPr>
            <w:pStyle w:val="Ttulo1"/>
            <w:rPr>
              <w:color w:val="auto"/>
            </w:rPr>
          </w:pPr>
          <w:r w:rsidRPr="00D42B9C">
            <w:rPr>
              <w:color w:val="auto"/>
            </w:rPr>
            <w:t>BIBLIOGRAFIA</w:t>
          </w:r>
          <w:bookmarkEnd w:id="6051"/>
          <w:bookmarkEnd w:id="6052"/>
        </w:p>
        <w:p w:rsidR="003434D6" w:rsidRPr="00D42B9C" w:rsidRDefault="003434D6" w:rsidP="006F60DA">
          <w:pPr>
            <w:ind w:left="709" w:hanging="709"/>
            <w:rPr>
              <w:noProof/>
            </w:rPr>
          </w:pPr>
          <w:r w:rsidRPr="00D42B9C">
            <w:rPr>
              <w:noProof/>
            </w:rPr>
            <w:t>ABNT NBR. (2012). ABNT NBR ISO 24510 - Diretrizes para os serviços de água e esgoto. São Paulo: ABNT.</w:t>
          </w:r>
        </w:p>
        <w:p w:rsidR="003434D6" w:rsidRPr="00D42B9C" w:rsidRDefault="003434D6" w:rsidP="006F60DA">
          <w:pPr>
            <w:ind w:left="709" w:hanging="709"/>
            <w:rPr>
              <w:noProof/>
            </w:rPr>
          </w:pPr>
          <w:r w:rsidRPr="00D42B9C">
            <w:rPr>
              <w:noProof/>
            </w:rPr>
            <w:t>FNQ. (2010). Conceitos Fundamentais da Excelência em Gestão. São Paulo: Fundação Nacional da Qualidade.</w:t>
          </w:r>
        </w:p>
        <w:p w:rsidR="003434D6" w:rsidRPr="001E6A55" w:rsidRDefault="003434D6" w:rsidP="006F60DA">
          <w:pPr>
            <w:ind w:left="709" w:hanging="709"/>
            <w:rPr>
              <w:noProof/>
              <w:lang w:val="en-US"/>
            </w:rPr>
          </w:pPr>
          <w:r w:rsidRPr="00D42B9C">
            <w:rPr>
              <w:noProof/>
              <w:lang w:val="en-US"/>
            </w:rPr>
            <w:t xml:space="preserve">ISA. (2000). ANSI/ISA–S95.00.01 - Enterprise-Control System Integration Part 1: Models and Terminology. </w:t>
          </w:r>
          <w:r w:rsidRPr="001E6A55">
            <w:rPr>
              <w:noProof/>
              <w:lang w:val="en-US"/>
            </w:rPr>
            <w:t>Research Triangle Park, North Carolina 27709 USA: ISA.</w:t>
          </w:r>
        </w:p>
        <w:p w:rsidR="003434D6" w:rsidRPr="00D42B9C" w:rsidRDefault="003434D6" w:rsidP="006F60DA">
          <w:pPr>
            <w:ind w:left="709" w:hanging="709"/>
          </w:pPr>
          <w:r w:rsidRPr="001E6A55">
            <w:rPr>
              <w:lang w:val="en-US"/>
            </w:rPr>
            <w:t xml:space="preserve">Jr., A. O. (2013). </w:t>
          </w:r>
          <w:r w:rsidRPr="00D42B9C">
            <w:t>Controle de Perdas de Água. In: Plano de Redução de Perdas – Organon (p. 3). São Caetano do Sul: DAE-SCS.</w:t>
          </w:r>
        </w:p>
        <w:p w:rsidR="003434D6" w:rsidRPr="00D42B9C" w:rsidRDefault="003434D6" w:rsidP="006F60DA">
          <w:pPr>
            <w:ind w:left="709" w:hanging="709"/>
          </w:pPr>
          <w:r w:rsidRPr="00D42B9C">
            <w:t>Jr., A. O. (2013). Plano de Redução de Perdas – Organon. São Caetano do Sul: DAE-SCS.</w:t>
          </w:r>
        </w:p>
        <w:p w:rsidR="003434D6" w:rsidRPr="00D42B9C" w:rsidRDefault="003434D6" w:rsidP="006F60DA">
          <w:pPr>
            <w:ind w:left="709" w:hanging="709"/>
          </w:pPr>
          <w:proofErr w:type="spellStart"/>
          <w:r w:rsidRPr="00D42B9C">
            <w:lastRenderedPageBreak/>
            <w:t>MCidades</w:t>
          </w:r>
          <w:proofErr w:type="spellEnd"/>
          <w:r w:rsidRPr="00D42B9C">
            <w:t xml:space="preserve">. (2008). Controle e Redução de Perdas Aparente Processo Comercial. </w:t>
          </w:r>
          <w:proofErr w:type="spellStart"/>
          <w:r w:rsidRPr="00D42B9C">
            <w:t>Brasilia</w:t>
          </w:r>
          <w:proofErr w:type="spellEnd"/>
          <w:r w:rsidRPr="00D42B9C">
            <w:t>: Ministério das Cidades.</w:t>
          </w:r>
        </w:p>
        <w:sdt>
          <w:sdtPr>
            <w:id w:val="111145805"/>
            <w:bibliography/>
          </w:sdtPr>
          <w:sdtContent>
            <w:p w:rsidR="00D75C29" w:rsidRPr="00D42B9C" w:rsidRDefault="0027103B" w:rsidP="00D75C29">
              <w:pPr>
                <w:pStyle w:val="Bibliografia"/>
                <w:ind w:left="720" w:hanging="720"/>
                <w:rPr>
                  <w:noProof/>
                  <w:sz w:val="24"/>
                </w:rPr>
              </w:pPr>
              <w:r w:rsidRPr="00D42B9C">
                <w:fldChar w:fldCharType="begin"/>
              </w:r>
              <w:r w:rsidRPr="00D42B9C">
                <w:instrText xml:space="preserve"> BIBLIOGRAPHY </w:instrText>
              </w:r>
              <w:r w:rsidRPr="00D42B9C">
                <w:fldChar w:fldCharType="separate"/>
              </w:r>
              <w:r w:rsidR="00D75C29" w:rsidRPr="00D42B9C">
                <w:rPr>
                  <w:noProof/>
                </w:rPr>
                <w:t xml:space="preserve">ARIKAWA, K. C. (2005). </w:t>
              </w:r>
              <w:r w:rsidR="00D75C29" w:rsidRPr="00D42B9C">
                <w:rPr>
                  <w:i/>
                  <w:iCs/>
                  <w:noProof/>
                </w:rPr>
                <w:t>Perdas reais em sistemas de distribuição de água – Proposta de metodologia para avaliação de perdas reais e definição das ações de controle. Dissertação de Mestrado.</w:t>
              </w:r>
              <w:r w:rsidR="00D75C29" w:rsidRPr="00D42B9C">
                <w:rPr>
                  <w:noProof/>
                </w:rPr>
                <w:t xml:space="preserve"> São Paulo: Departamento de Engenharia Hidráulica e Sanitária da Escola Politécnica da Universidade de São Paulo.</w:t>
              </w:r>
            </w:p>
            <w:p w:rsidR="00D75C29" w:rsidRPr="00D42B9C" w:rsidRDefault="00D75C29" w:rsidP="00D75C29">
              <w:pPr>
                <w:pStyle w:val="Bibliografia"/>
                <w:ind w:left="720" w:hanging="720"/>
                <w:rPr>
                  <w:noProof/>
                </w:rPr>
              </w:pPr>
              <w:r w:rsidRPr="00D42B9C">
                <w:rPr>
                  <w:noProof/>
                </w:rPr>
                <w:t xml:space="preserve">Organon Sistema de Informação. (2013). </w:t>
              </w:r>
              <w:r w:rsidRPr="00D42B9C">
                <w:rPr>
                  <w:i/>
                  <w:iCs/>
                  <w:noProof/>
                </w:rPr>
                <w:t>Relatório R2 - Situação Futura.</w:t>
              </w:r>
              <w:r w:rsidRPr="00D42B9C">
                <w:rPr>
                  <w:noProof/>
                </w:rPr>
                <w:t xml:space="preserve"> São Paulo.</w:t>
              </w:r>
            </w:p>
            <w:p w:rsidR="00D75C29" w:rsidRPr="00D42B9C" w:rsidRDefault="00D75C29" w:rsidP="00D75C29">
              <w:pPr>
                <w:pStyle w:val="Bibliografia"/>
                <w:ind w:left="720" w:hanging="720"/>
                <w:rPr>
                  <w:noProof/>
                </w:rPr>
              </w:pPr>
              <w:r w:rsidRPr="00D42B9C">
                <w:rPr>
                  <w:noProof/>
                </w:rPr>
                <w:t xml:space="preserve">SNIS. (2012). </w:t>
              </w:r>
              <w:r w:rsidRPr="00D42B9C">
                <w:rPr>
                  <w:i/>
                  <w:iCs/>
                  <w:noProof/>
                </w:rPr>
                <w:t>Glossário de Indicadores.</w:t>
              </w:r>
              <w:r w:rsidRPr="00D42B9C">
                <w:rPr>
                  <w:noProof/>
                </w:rPr>
                <w:t xml:space="preserve"> Brasília: SNIS.</w:t>
              </w:r>
            </w:p>
            <w:p w:rsidR="00D75C29" w:rsidRPr="00D42B9C" w:rsidRDefault="00D75C29" w:rsidP="00D75C29">
              <w:pPr>
                <w:pStyle w:val="Bibliografia"/>
                <w:ind w:left="720" w:hanging="720"/>
                <w:rPr>
                  <w:noProof/>
                </w:rPr>
              </w:pPr>
              <w:r w:rsidRPr="00D42B9C">
                <w:rPr>
                  <w:noProof/>
                </w:rPr>
                <w:t xml:space="preserve">SNIS. (2012). </w:t>
              </w:r>
              <w:r w:rsidRPr="00D42B9C">
                <w:rPr>
                  <w:i/>
                  <w:iCs/>
                  <w:noProof/>
                </w:rPr>
                <w:t>Glossário de Indicadores.</w:t>
              </w:r>
              <w:r w:rsidRPr="00D42B9C">
                <w:rPr>
                  <w:noProof/>
                </w:rPr>
                <w:t xml:space="preserve"> Brasília: SNIS.</w:t>
              </w:r>
            </w:p>
            <w:p w:rsidR="00D75C29" w:rsidRPr="00D42B9C" w:rsidRDefault="00D75C29" w:rsidP="00D75C29">
              <w:pPr>
                <w:pStyle w:val="Bibliografia"/>
                <w:ind w:left="720" w:hanging="720"/>
                <w:rPr>
                  <w:noProof/>
                </w:rPr>
              </w:pPr>
              <w:r w:rsidRPr="00D42B9C">
                <w:rPr>
                  <w:noProof/>
                </w:rPr>
                <w:t xml:space="preserve">SNIS. (2012). </w:t>
              </w:r>
              <w:r w:rsidRPr="00D42B9C">
                <w:rPr>
                  <w:i/>
                  <w:iCs/>
                  <w:noProof/>
                </w:rPr>
                <w:t>Glossário de Informações.</w:t>
              </w:r>
              <w:r w:rsidRPr="00D42B9C">
                <w:rPr>
                  <w:noProof/>
                </w:rPr>
                <w:t xml:space="preserve"> Brasília: SNIS.</w:t>
              </w:r>
            </w:p>
            <w:p w:rsidR="00D75C29" w:rsidRPr="00D42B9C" w:rsidRDefault="00D75C29" w:rsidP="00D75C29">
              <w:pPr>
                <w:pStyle w:val="Bibliografia"/>
                <w:ind w:left="720" w:hanging="720"/>
                <w:rPr>
                  <w:noProof/>
                </w:rPr>
              </w:pPr>
              <w:r w:rsidRPr="00D42B9C">
                <w:rPr>
                  <w:noProof/>
                </w:rPr>
                <w:t xml:space="preserve">USCS. (2010). PMSB. Em USCS, </w:t>
              </w:r>
              <w:r w:rsidRPr="00D42B9C">
                <w:rPr>
                  <w:i/>
                  <w:iCs/>
                  <w:noProof/>
                </w:rPr>
                <w:t>Plano Municipal de Saneamento Básico.</w:t>
              </w:r>
              <w:r w:rsidRPr="00D42B9C">
                <w:rPr>
                  <w:noProof/>
                </w:rPr>
                <w:t xml:space="preserve"> São Caetano do Sul: Prefeitura Municipal de São Caetano do Sul/SP.</w:t>
              </w:r>
            </w:p>
            <w:p w:rsidR="00D75C29" w:rsidRPr="00D42B9C" w:rsidRDefault="00D75C29" w:rsidP="00D75C29">
              <w:pPr>
                <w:pStyle w:val="Bibliografia"/>
                <w:ind w:left="720" w:hanging="720"/>
                <w:rPr>
                  <w:noProof/>
                </w:rPr>
              </w:pPr>
              <w:r w:rsidRPr="00D42B9C">
                <w:rPr>
                  <w:noProof/>
                </w:rPr>
                <w:t xml:space="preserve">USCS. (2010). </w:t>
              </w:r>
              <w:r w:rsidRPr="00D42B9C">
                <w:rPr>
                  <w:i/>
                  <w:iCs/>
                  <w:noProof/>
                </w:rPr>
                <w:t>PMSB.</w:t>
              </w:r>
              <w:r w:rsidRPr="00D42B9C">
                <w:rPr>
                  <w:noProof/>
                </w:rPr>
                <w:t xml:space="preserve"> São Caetano do Sul: DAE-SCS.</w:t>
              </w:r>
            </w:p>
            <w:p w:rsidR="00D75C29" w:rsidRPr="00D42B9C" w:rsidRDefault="00D75C29" w:rsidP="00D75C29">
              <w:pPr>
                <w:pStyle w:val="Bibliografia"/>
                <w:ind w:left="720" w:hanging="720"/>
                <w:rPr>
                  <w:noProof/>
                </w:rPr>
              </w:pPr>
              <w:r w:rsidRPr="00D42B9C">
                <w:rPr>
                  <w:noProof/>
                </w:rPr>
                <w:t xml:space="preserve">USCS. (2010). V Programas, projetos e ações necessárias para atingir os objetivos e as metas. Em USCS, </w:t>
              </w:r>
              <w:r w:rsidRPr="00D42B9C">
                <w:rPr>
                  <w:i/>
                  <w:iCs/>
                  <w:noProof/>
                </w:rPr>
                <w:t>PMSB</w:t>
              </w:r>
              <w:r w:rsidRPr="00D42B9C">
                <w:rPr>
                  <w:noProof/>
                </w:rPr>
                <w:t xml:space="preserve"> (p. 88). São Caetano do Sul: DAE-SCS.</w:t>
              </w:r>
            </w:p>
            <w:p w:rsidR="00D75C29" w:rsidRPr="00D42B9C" w:rsidRDefault="00D75C29" w:rsidP="00D75C29">
              <w:pPr>
                <w:pStyle w:val="Bibliografia"/>
                <w:ind w:left="720" w:hanging="720"/>
                <w:rPr>
                  <w:noProof/>
                </w:rPr>
              </w:pPr>
              <w:r w:rsidRPr="00D42B9C">
                <w:rPr>
                  <w:noProof/>
                </w:rPr>
                <w:t xml:space="preserve">USCS. (2010). VII.2.1 IQAD – Qualidade da água distribuída. Em </w:t>
              </w:r>
              <w:r w:rsidRPr="00D42B9C">
                <w:rPr>
                  <w:i/>
                  <w:iCs/>
                  <w:noProof/>
                </w:rPr>
                <w:t>PMSB.</w:t>
              </w:r>
              <w:r w:rsidRPr="00D42B9C">
                <w:rPr>
                  <w:noProof/>
                </w:rPr>
                <w:t xml:space="preserve"> São Caetano do Sul: DAE-SCS.</w:t>
              </w:r>
            </w:p>
            <w:p w:rsidR="00D75C29" w:rsidRPr="00D42B9C" w:rsidRDefault="00D75C29" w:rsidP="00D75C29">
              <w:pPr>
                <w:pStyle w:val="Bibliografia"/>
                <w:ind w:left="720" w:hanging="720"/>
                <w:rPr>
                  <w:noProof/>
                </w:rPr>
              </w:pPr>
              <w:r w:rsidRPr="00D42B9C">
                <w:rPr>
                  <w:noProof/>
                </w:rPr>
                <w:t xml:space="preserve">USCS. (2010). VII.2.2 CBA – Cobertura do sistema de abastecimento de água. Em </w:t>
              </w:r>
              <w:r w:rsidRPr="00D42B9C">
                <w:rPr>
                  <w:i/>
                  <w:iCs/>
                  <w:noProof/>
                </w:rPr>
                <w:t>PMSB</w:t>
              </w:r>
              <w:r w:rsidRPr="00D42B9C">
                <w:rPr>
                  <w:noProof/>
                </w:rPr>
                <w:t xml:space="preserve"> (p. 107). São Caetano do Sul: DAE-SCS.</w:t>
              </w:r>
            </w:p>
            <w:p w:rsidR="00D75C29" w:rsidRPr="00D42B9C" w:rsidRDefault="00D75C29" w:rsidP="00D75C29">
              <w:pPr>
                <w:pStyle w:val="Bibliografia"/>
                <w:ind w:left="720" w:hanging="720"/>
                <w:rPr>
                  <w:noProof/>
                </w:rPr>
              </w:pPr>
              <w:r w:rsidRPr="00D42B9C">
                <w:rPr>
                  <w:noProof/>
                </w:rPr>
                <w:t xml:space="preserve">USCS. (2010). VII.2.3 ICA – Índice de continuidade do abastecimento de água. Em </w:t>
              </w:r>
              <w:r w:rsidRPr="00D42B9C">
                <w:rPr>
                  <w:i/>
                  <w:iCs/>
                  <w:noProof/>
                </w:rPr>
                <w:t>PMSB</w:t>
              </w:r>
              <w:r w:rsidRPr="00D42B9C">
                <w:rPr>
                  <w:noProof/>
                </w:rPr>
                <w:t xml:space="preserve"> (p. 108). São Caetano do Sul: DAE-SCS.</w:t>
              </w:r>
            </w:p>
            <w:p w:rsidR="00D75C29" w:rsidRPr="00D42B9C" w:rsidRDefault="00D75C29" w:rsidP="00D75C29">
              <w:pPr>
                <w:pStyle w:val="Bibliografia"/>
                <w:ind w:left="720" w:hanging="720"/>
                <w:rPr>
                  <w:noProof/>
                </w:rPr>
              </w:pPr>
              <w:r w:rsidRPr="00D42B9C">
                <w:rPr>
                  <w:noProof/>
                </w:rPr>
                <w:t xml:space="preserve">USCS. (2010). VII.2.4 IPD – Índice de perdas no sistema de distribuição. Em </w:t>
              </w:r>
              <w:r w:rsidRPr="00D42B9C">
                <w:rPr>
                  <w:i/>
                  <w:iCs/>
                  <w:noProof/>
                </w:rPr>
                <w:t>PMSB</w:t>
              </w:r>
              <w:r w:rsidRPr="00D42B9C">
                <w:rPr>
                  <w:noProof/>
                </w:rPr>
                <w:t xml:space="preserve"> (p. 110). São Caetano do Sul: DAE-SCS.</w:t>
              </w:r>
            </w:p>
            <w:p w:rsidR="00D75C29" w:rsidRPr="00D42B9C" w:rsidRDefault="00D75C29" w:rsidP="00D75C29">
              <w:pPr>
                <w:pStyle w:val="Bibliografia"/>
                <w:ind w:left="720" w:hanging="720"/>
                <w:rPr>
                  <w:noProof/>
                </w:rPr>
              </w:pPr>
              <w:r w:rsidRPr="00D42B9C">
                <w:rPr>
                  <w:noProof/>
                </w:rPr>
                <w:t xml:space="preserve">USCS. (2010). VII.3.1 Cobertura do sistema de esgotamento sanitário. Em </w:t>
              </w:r>
              <w:r w:rsidRPr="00D42B9C">
                <w:rPr>
                  <w:i/>
                  <w:iCs/>
                  <w:noProof/>
                </w:rPr>
                <w:t>PMSB</w:t>
              </w:r>
              <w:r w:rsidRPr="00D42B9C">
                <w:rPr>
                  <w:noProof/>
                </w:rPr>
                <w:t xml:space="preserve"> (p. 111). São Caetano do Sul: DAE-SCS.</w:t>
              </w:r>
            </w:p>
            <w:p w:rsidR="00D75C29" w:rsidRPr="00D42B9C" w:rsidRDefault="00D75C29" w:rsidP="00D75C29">
              <w:pPr>
                <w:pStyle w:val="Bibliografia"/>
                <w:ind w:left="720" w:hanging="720"/>
                <w:rPr>
                  <w:noProof/>
                </w:rPr>
              </w:pPr>
              <w:r w:rsidRPr="00D42B9C">
                <w:rPr>
                  <w:noProof/>
                </w:rPr>
                <w:t xml:space="preserve">USCS. (2010). VII.3.2 Eficiência do sistema de esgotamento sanitário. Em </w:t>
              </w:r>
              <w:r w:rsidRPr="00D42B9C">
                <w:rPr>
                  <w:i/>
                  <w:iCs/>
                  <w:noProof/>
                </w:rPr>
                <w:t>PMSB</w:t>
              </w:r>
              <w:r w:rsidRPr="00D42B9C">
                <w:rPr>
                  <w:noProof/>
                </w:rPr>
                <w:t xml:space="preserve"> (p. 112). São Caetano do Sul: DAE-SCS.</w:t>
              </w:r>
            </w:p>
            <w:p w:rsidR="00D75C29" w:rsidRPr="00D42B9C" w:rsidRDefault="00D75C29" w:rsidP="00D75C29">
              <w:pPr>
                <w:pStyle w:val="Bibliografia"/>
                <w:ind w:left="720" w:hanging="720"/>
                <w:rPr>
                  <w:noProof/>
                </w:rPr>
              </w:pPr>
              <w:r w:rsidRPr="00D42B9C">
                <w:rPr>
                  <w:noProof/>
                </w:rPr>
                <w:t xml:space="preserve">USCS. (2010). VII.4 Indicadores gerenciais. Em USCS, </w:t>
              </w:r>
              <w:r w:rsidRPr="00D42B9C">
                <w:rPr>
                  <w:i/>
                  <w:iCs/>
                  <w:noProof/>
                </w:rPr>
                <w:t>PMSB</w:t>
              </w:r>
              <w:r w:rsidRPr="00D42B9C">
                <w:rPr>
                  <w:noProof/>
                </w:rPr>
                <w:t xml:space="preserve"> (p. 114). São Caetano do Sul: DAE-SCS.</w:t>
              </w:r>
            </w:p>
            <w:p w:rsidR="0027103B" w:rsidRPr="00D42B9C" w:rsidRDefault="0027103B" w:rsidP="00D75C29">
              <w:pPr>
                <w:pStyle w:val="Bibliografia"/>
                <w:ind w:left="720" w:hanging="720"/>
              </w:pPr>
              <w:r w:rsidRPr="00D42B9C">
                <w:fldChar w:fldCharType="end"/>
              </w:r>
            </w:p>
          </w:sdtContent>
        </w:sdt>
      </w:sdtContent>
    </w:sdt>
    <w:p w:rsidR="0027103B" w:rsidRPr="00D42B9C" w:rsidRDefault="0027103B" w:rsidP="00763BA6"/>
    <w:sectPr w:rsidR="0027103B" w:rsidRPr="00D42B9C" w:rsidSect="00EB541C">
      <w:footerReference w:type="default" r:id="rId40"/>
      <w:footerReference w:type="first" r:id="rId41"/>
      <w:pgSz w:w="11907" w:h="16840" w:code="9"/>
      <w:pgMar w:top="1418" w:right="1134" w:bottom="1418" w:left="1701" w:header="720" w:footer="72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751F" w:rsidRDefault="0074751F" w:rsidP="004274C4">
      <w:r>
        <w:separator/>
      </w:r>
    </w:p>
  </w:endnote>
  <w:endnote w:type="continuationSeparator" w:id="0">
    <w:p w:rsidR="0074751F" w:rsidRDefault="0074751F" w:rsidP="00427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Imago Book">
    <w:panose1 w:val="00000000000000000000"/>
    <w:charset w:val="00"/>
    <w:family w:val="swiss"/>
    <w:notTrueType/>
    <w:pitch w:val="variable"/>
    <w:sig w:usb0="00000003" w:usb1="00000000" w:usb2="00000000" w:usb3="00000000" w:csb0="00000001" w:csb1="00000000"/>
  </w:font>
  <w:font w:name="Bitstream Vera Sans">
    <w:charset w:val="00"/>
    <w:family w:val="swiss"/>
    <w:pitch w:val="variable"/>
    <w:sig w:usb0="800000AF" w:usb1="1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MT">
    <w:panose1 w:val="00000000000000000000"/>
    <w:charset w:val="00"/>
    <w:family w:val="swiss"/>
    <w:notTrueType/>
    <w:pitch w:val="default"/>
    <w:sig w:usb0="00000003" w:usb1="00000000" w:usb2="00000000" w:usb3="00000000" w:csb0="00000001" w:csb1="00000000"/>
  </w:font>
  <w:font w:name="Arial-BoldMT">
    <w:altName w:val="MS Mincho"/>
    <w:panose1 w:val="00000000000000000000"/>
    <w:charset w:val="80"/>
    <w:family w:val="auto"/>
    <w:notTrueType/>
    <w:pitch w:val="default"/>
    <w:sig w:usb0="00000001" w:usb1="08070000" w:usb2="00000010" w:usb3="00000000" w:csb0="00020000" w:csb1="00000000"/>
  </w:font>
  <w:font w:name="Times">
    <w:panose1 w:val="02020603060405020304"/>
    <w:charset w:val="00"/>
    <w:family w:val="roman"/>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609" w:rsidRPr="00E043DA" w:rsidRDefault="00317609" w:rsidP="00E043DA">
    <w:pPr>
      <w:jc w:val="right"/>
      <w:rPr>
        <w:sz w:val="20"/>
      </w:rPr>
    </w:pPr>
    <w:r w:rsidRPr="00E043DA">
      <w:rPr>
        <w:sz w:val="20"/>
      </w:rPr>
      <w:fldChar w:fldCharType="begin"/>
    </w:r>
    <w:r w:rsidRPr="00E043DA">
      <w:rPr>
        <w:sz w:val="20"/>
      </w:rPr>
      <w:instrText>PAGE</w:instrText>
    </w:r>
    <w:r w:rsidRPr="00E043DA">
      <w:rPr>
        <w:sz w:val="20"/>
      </w:rPr>
      <w:fldChar w:fldCharType="separate"/>
    </w:r>
    <w:r w:rsidR="00F56F38">
      <w:rPr>
        <w:noProof/>
        <w:sz w:val="20"/>
      </w:rPr>
      <w:t>116</w:t>
    </w:r>
    <w:r w:rsidRPr="00E043DA">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609" w:rsidRDefault="00317609" w:rsidP="0076418C">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751F" w:rsidRDefault="0074751F" w:rsidP="004274C4">
      <w:r>
        <w:separator/>
      </w:r>
    </w:p>
  </w:footnote>
  <w:footnote w:type="continuationSeparator" w:id="0">
    <w:p w:rsidR="0074751F" w:rsidRDefault="0074751F" w:rsidP="004274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D"/>
    <w:multiLevelType w:val="singleLevel"/>
    <w:tmpl w:val="473E837E"/>
    <w:lvl w:ilvl="0">
      <w:start w:val="1"/>
      <w:numFmt w:val="decimal"/>
      <w:pStyle w:val="Numerada4"/>
      <w:lvlText w:val="%1."/>
      <w:lvlJc w:val="left"/>
      <w:pPr>
        <w:tabs>
          <w:tab w:val="num" w:pos="1209"/>
        </w:tabs>
        <w:ind w:left="1209" w:hanging="360"/>
      </w:pPr>
    </w:lvl>
  </w:abstractNum>
  <w:abstractNum w:abstractNumId="1">
    <w:nsid w:val="FFFFFF7E"/>
    <w:multiLevelType w:val="singleLevel"/>
    <w:tmpl w:val="DAC66D2A"/>
    <w:lvl w:ilvl="0">
      <w:start w:val="1"/>
      <w:numFmt w:val="decimal"/>
      <w:pStyle w:val="Numerada3"/>
      <w:lvlText w:val="%1."/>
      <w:lvlJc w:val="left"/>
      <w:pPr>
        <w:tabs>
          <w:tab w:val="num" w:pos="926"/>
        </w:tabs>
        <w:ind w:left="926" w:hanging="360"/>
      </w:pPr>
    </w:lvl>
  </w:abstractNum>
  <w:abstractNum w:abstractNumId="2">
    <w:nsid w:val="FFFFFF7F"/>
    <w:multiLevelType w:val="singleLevel"/>
    <w:tmpl w:val="B928BDE2"/>
    <w:lvl w:ilvl="0">
      <w:start w:val="1"/>
      <w:numFmt w:val="decimal"/>
      <w:pStyle w:val="Numerada2"/>
      <w:lvlText w:val="%1."/>
      <w:lvlJc w:val="left"/>
      <w:pPr>
        <w:tabs>
          <w:tab w:val="num" w:pos="643"/>
        </w:tabs>
        <w:ind w:left="643" w:hanging="360"/>
      </w:pPr>
    </w:lvl>
  </w:abstractNum>
  <w:abstractNum w:abstractNumId="3">
    <w:nsid w:val="FFFFFF88"/>
    <w:multiLevelType w:val="singleLevel"/>
    <w:tmpl w:val="D920640E"/>
    <w:lvl w:ilvl="0">
      <w:start w:val="1"/>
      <w:numFmt w:val="decimal"/>
      <w:pStyle w:val="Numerada"/>
      <w:lvlText w:val="%1."/>
      <w:lvlJc w:val="left"/>
      <w:pPr>
        <w:tabs>
          <w:tab w:val="num" w:pos="360"/>
        </w:tabs>
        <w:ind w:left="360" w:hanging="360"/>
      </w:pPr>
    </w:lvl>
  </w:abstractNum>
  <w:abstractNum w:abstractNumId="4">
    <w:nsid w:val="00000005"/>
    <w:multiLevelType w:val="singleLevel"/>
    <w:tmpl w:val="00000005"/>
    <w:name w:val="WW8Num9"/>
    <w:lvl w:ilvl="0">
      <w:start w:val="1"/>
      <w:numFmt w:val="bullet"/>
      <w:lvlText w:val=""/>
      <w:lvlJc w:val="left"/>
      <w:pPr>
        <w:tabs>
          <w:tab w:val="num" w:pos="0"/>
        </w:tabs>
        <w:ind w:left="720" w:hanging="360"/>
      </w:pPr>
      <w:rPr>
        <w:rFonts w:ascii="Symbol" w:hAnsi="Symbol"/>
      </w:rPr>
    </w:lvl>
  </w:abstractNum>
  <w:abstractNum w:abstractNumId="5">
    <w:nsid w:val="00000006"/>
    <w:multiLevelType w:val="singleLevel"/>
    <w:tmpl w:val="00000006"/>
    <w:name w:val="WW8Num14"/>
    <w:lvl w:ilvl="0">
      <w:start w:val="1"/>
      <w:numFmt w:val="lowerLetter"/>
      <w:lvlText w:val="%1)"/>
      <w:lvlJc w:val="left"/>
      <w:pPr>
        <w:tabs>
          <w:tab w:val="num" w:pos="720"/>
        </w:tabs>
        <w:ind w:left="720" w:hanging="360"/>
      </w:pPr>
    </w:lvl>
  </w:abstractNum>
  <w:abstractNum w:abstractNumId="6">
    <w:nsid w:val="00185896"/>
    <w:multiLevelType w:val="hybridMultilevel"/>
    <w:tmpl w:val="7918FCC0"/>
    <w:lvl w:ilvl="0" w:tplc="04160009">
      <w:start w:val="1"/>
      <w:numFmt w:val="bullet"/>
      <w:lvlText w:val=""/>
      <w:lvlJc w:val="left"/>
      <w:pPr>
        <w:ind w:left="2988" w:hanging="360"/>
      </w:pPr>
      <w:rPr>
        <w:rFonts w:ascii="Wingdings" w:hAnsi="Wingdings"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7">
    <w:nsid w:val="0029664D"/>
    <w:multiLevelType w:val="hybridMultilevel"/>
    <w:tmpl w:val="643CE110"/>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nsid w:val="03590D98"/>
    <w:multiLevelType w:val="hybridMultilevel"/>
    <w:tmpl w:val="620CF52A"/>
    <w:lvl w:ilvl="0" w:tplc="04160001">
      <w:start w:val="1"/>
      <w:numFmt w:val="bullet"/>
      <w:lvlText w:val=""/>
      <w:lvlJc w:val="left"/>
      <w:pPr>
        <w:ind w:left="1514" w:hanging="360"/>
      </w:pPr>
      <w:rPr>
        <w:rFonts w:ascii="Symbol" w:hAnsi="Symbol" w:hint="default"/>
      </w:rPr>
    </w:lvl>
    <w:lvl w:ilvl="1" w:tplc="04160003" w:tentative="1">
      <w:start w:val="1"/>
      <w:numFmt w:val="bullet"/>
      <w:lvlText w:val="o"/>
      <w:lvlJc w:val="left"/>
      <w:pPr>
        <w:ind w:left="2234" w:hanging="360"/>
      </w:pPr>
      <w:rPr>
        <w:rFonts w:ascii="Courier New" w:hAnsi="Courier New" w:cs="Courier New" w:hint="default"/>
      </w:rPr>
    </w:lvl>
    <w:lvl w:ilvl="2" w:tplc="04160005" w:tentative="1">
      <w:start w:val="1"/>
      <w:numFmt w:val="bullet"/>
      <w:lvlText w:val=""/>
      <w:lvlJc w:val="left"/>
      <w:pPr>
        <w:ind w:left="2954" w:hanging="360"/>
      </w:pPr>
      <w:rPr>
        <w:rFonts w:ascii="Wingdings" w:hAnsi="Wingdings" w:hint="default"/>
      </w:rPr>
    </w:lvl>
    <w:lvl w:ilvl="3" w:tplc="04160001" w:tentative="1">
      <w:start w:val="1"/>
      <w:numFmt w:val="bullet"/>
      <w:lvlText w:val=""/>
      <w:lvlJc w:val="left"/>
      <w:pPr>
        <w:ind w:left="3674" w:hanging="360"/>
      </w:pPr>
      <w:rPr>
        <w:rFonts w:ascii="Symbol" w:hAnsi="Symbol" w:hint="default"/>
      </w:rPr>
    </w:lvl>
    <w:lvl w:ilvl="4" w:tplc="04160003" w:tentative="1">
      <w:start w:val="1"/>
      <w:numFmt w:val="bullet"/>
      <w:lvlText w:val="o"/>
      <w:lvlJc w:val="left"/>
      <w:pPr>
        <w:ind w:left="4394" w:hanging="360"/>
      </w:pPr>
      <w:rPr>
        <w:rFonts w:ascii="Courier New" w:hAnsi="Courier New" w:cs="Courier New" w:hint="default"/>
      </w:rPr>
    </w:lvl>
    <w:lvl w:ilvl="5" w:tplc="04160005" w:tentative="1">
      <w:start w:val="1"/>
      <w:numFmt w:val="bullet"/>
      <w:lvlText w:val=""/>
      <w:lvlJc w:val="left"/>
      <w:pPr>
        <w:ind w:left="5114" w:hanging="360"/>
      </w:pPr>
      <w:rPr>
        <w:rFonts w:ascii="Wingdings" w:hAnsi="Wingdings" w:hint="default"/>
      </w:rPr>
    </w:lvl>
    <w:lvl w:ilvl="6" w:tplc="04160001" w:tentative="1">
      <w:start w:val="1"/>
      <w:numFmt w:val="bullet"/>
      <w:lvlText w:val=""/>
      <w:lvlJc w:val="left"/>
      <w:pPr>
        <w:ind w:left="5834" w:hanging="360"/>
      </w:pPr>
      <w:rPr>
        <w:rFonts w:ascii="Symbol" w:hAnsi="Symbol" w:hint="default"/>
      </w:rPr>
    </w:lvl>
    <w:lvl w:ilvl="7" w:tplc="04160003" w:tentative="1">
      <w:start w:val="1"/>
      <w:numFmt w:val="bullet"/>
      <w:lvlText w:val="o"/>
      <w:lvlJc w:val="left"/>
      <w:pPr>
        <w:ind w:left="6554" w:hanging="360"/>
      </w:pPr>
      <w:rPr>
        <w:rFonts w:ascii="Courier New" w:hAnsi="Courier New" w:cs="Courier New" w:hint="default"/>
      </w:rPr>
    </w:lvl>
    <w:lvl w:ilvl="8" w:tplc="04160005" w:tentative="1">
      <w:start w:val="1"/>
      <w:numFmt w:val="bullet"/>
      <w:lvlText w:val=""/>
      <w:lvlJc w:val="left"/>
      <w:pPr>
        <w:ind w:left="7274" w:hanging="360"/>
      </w:pPr>
      <w:rPr>
        <w:rFonts w:ascii="Wingdings" w:hAnsi="Wingdings" w:hint="default"/>
      </w:rPr>
    </w:lvl>
  </w:abstractNum>
  <w:abstractNum w:abstractNumId="9">
    <w:nsid w:val="05007335"/>
    <w:multiLevelType w:val="hybridMultilevel"/>
    <w:tmpl w:val="148CC10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0">
    <w:nsid w:val="060F28F7"/>
    <w:multiLevelType w:val="hybridMultilevel"/>
    <w:tmpl w:val="C32AA1AE"/>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1">
    <w:nsid w:val="06A518AE"/>
    <w:multiLevelType w:val="hybridMultilevel"/>
    <w:tmpl w:val="09A8EC2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06F91E67"/>
    <w:multiLevelType w:val="hybridMultilevel"/>
    <w:tmpl w:val="38465FFE"/>
    <w:lvl w:ilvl="0" w:tplc="0416000D">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3">
    <w:nsid w:val="0ADC3F56"/>
    <w:multiLevelType w:val="hybridMultilevel"/>
    <w:tmpl w:val="1E40D89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0B9042EE"/>
    <w:multiLevelType w:val="hybridMultilevel"/>
    <w:tmpl w:val="B2FAA9A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0E940566"/>
    <w:multiLevelType w:val="hybridMultilevel"/>
    <w:tmpl w:val="768EAC92"/>
    <w:lvl w:ilvl="0" w:tplc="0416000D">
      <w:start w:val="1"/>
      <w:numFmt w:val="bullet"/>
      <w:lvlText w:val=""/>
      <w:lvlJc w:val="left"/>
      <w:pPr>
        <w:ind w:left="1429" w:hanging="360"/>
      </w:pPr>
      <w:rPr>
        <w:rFonts w:ascii="Wingdings" w:hAnsi="Wingdings" w:hint="default"/>
      </w:r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nsid w:val="10C7562D"/>
    <w:multiLevelType w:val="hybridMultilevel"/>
    <w:tmpl w:val="8AA07D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12533C6D"/>
    <w:multiLevelType w:val="hybridMultilevel"/>
    <w:tmpl w:val="E5F8F6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126C78C7"/>
    <w:multiLevelType w:val="hybridMultilevel"/>
    <w:tmpl w:val="55A04EE4"/>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9">
    <w:nsid w:val="12770BA8"/>
    <w:multiLevelType w:val="multilevel"/>
    <w:tmpl w:val="C17413BE"/>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1002"/>
        </w:tabs>
        <w:ind w:left="1002" w:hanging="576"/>
      </w:pPr>
      <w:rPr>
        <w:rFonts w:ascii="Symbol" w:hAnsi="Symbol" w:hint="default"/>
        <w:lang w:val="pt-BR"/>
      </w:rPr>
    </w:lvl>
    <w:lvl w:ilvl="2">
      <w:start w:val="1"/>
      <w:numFmt w:val="bullet"/>
      <w:lvlText w:val=""/>
      <w:lvlJc w:val="left"/>
      <w:pPr>
        <w:tabs>
          <w:tab w:val="num" w:pos="720"/>
        </w:tabs>
        <w:ind w:left="720"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864"/>
        </w:tabs>
        <w:ind w:left="864" w:hanging="864"/>
      </w:pPr>
      <w:rPr>
        <w:rFonts w:ascii="Symbol" w:hAnsi="Symbol" w:hint="default"/>
        <w:b w:val="0"/>
        <w:sz w:val="24"/>
        <w:szCs w:val="24"/>
        <w:lang w:val="pt-BR"/>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nsid w:val="186227BC"/>
    <w:multiLevelType w:val="hybridMultilevel"/>
    <w:tmpl w:val="030C1DCC"/>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18B803C9"/>
    <w:multiLevelType w:val="hybridMultilevel"/>
    <w:tmpl w:val="B6B4999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1BF40DB8"/>
    <w:multiLevelType w:val="hybridMultilevel"/>
    <w:tmpl w:val="FCAC20DC"/>
    <w:lvl w:ilvl="0" w:tplc="04160001">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1D5578C8"/>
    <w:multiLevelType w:val="singleLevel"/>
    <w:tmpl w:val="49EAFBDE"/>
    <w:lvl w:ilvl="0">
      <w:start w:val="3"/>
      <w:numFmt w:val="bullet"/>
      <w:pStyle w:val="-x2"/>
      <w:lvlText w:val="-"/>
      <w:lvlJc w:val="left"/>
      <w:pPr>
        <w:tabs>
          <w:tab w:val="num" w:pos="360"/>
        </w:tabs>
        <w:ind w:left="360" w:hanging="360"/>
      </w:pPr>
      <w:rPr>
        <w:rFonts w:ascii="Times New Roman" w:hAnsi="Times New Roman" w:hint="default"/>
      </w:rPr>
    </w:lvl>
  </w:abstractNum>
  <w:abstractNum w:abstractNumId="24">
    <w:nsid w:val="215B5B3D"/>
    <w:multiLevelType w:val="hybridMultilevel"/>
    <w:tmpl w:val="22FA4B54"/>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22430B2F"/>
    <w:multiLevelType w:val="multilevel"/>
    <w:tmpl w:val="38825C8A"/>
    <w:styleLink w:val="Listanumerada"/>
    <w:lvl w:ilvl="0">
      <w:start w:val="1"/>
      <w:numFmt w:val="decimal"/>
      <w:lvlText w:val="%1."/>
      <w:lvlJc w:val="left"/>
      <w:pPr>
        <w:tabs>
          <w:tab w:val="num" w:pos="794"/>
        </w:tabs>
        <w:ind w:left="794" w:hanging="794"/>
      </w:pPr>
      <w:rPr>
        <w:rFonts w:ascii="Arial" w:hAnsi="Arial" w:hint="default"/>
        <w:sz w:val="24"/>
      </w:rPr>
    </w:lvl>
    <w:lvl w:ilvl="1">
      <w:start w:val="1"/>
      <w:numFmt w:val="decimal"/>
      <w:lvlText w:val="%1.%2."/>
      <w:lvlJc w:val="left"/>
      <w:pPr>
        <w:tabs>
          <w:tab w:val="num" w:pos="794"/>
        </w:tabs>
        <w:ind w:left="794" w:hanging="794"/>
      </w:pPr>
      <w:rPr>
        <w:rFonts w:ascii="Arial" w:hAnsi="Arial" w:hint="default"/>
        <w:sz w:val="24"/>
      </w:rPr>
    </w:lvl>
    <w:lvl w:ilvl="2">
      <w:start w:val="1"/>
      <w:numFmt w:val="decimal"/>
      <w:lvlText w:val="%1.%2.%3."/>
      <w:lvlJc w:val="left"/>
      <w:pPr>
        <w:tabs>
          <w:tab w:val="num" w:pos="1021"/>
        </w:tabs>
        <w:ind w:left="1021" w:hanging="1021"/>
      </w:pPr>
      <w:rPr>
        <w:rFonts w:ascii="Arial" w:hAnsi="Arial" w:hint="default"/>
        <w:sz w:val="24"/>
      </w:rPr>
    </w:lvl>
    <w:lvl w:ilvl="3">
      <w:start w:val="1"/>
      <w:numFmt w:val="decimal"/>
      <w:lvlText w:val="%1.%2.%3.%4."/>
      <w:lvlJc w:val="left"/>
      <w:pPr>
        <w:tabs>
          <w:tab w:val="num" w:pos="1021"/>
        </w:tabs>
        <w:ind w:left="1247" w:hanging="1247"/>
      </w:pPr>
      <w:rPr>
        <w:rFonts w:ascii="Arial" w:hAnsi="Arial" w:hint="default"/>
        <w:sz w:val="24"/>
      </w:rPr>
    </w:lvl>
    <w:lvl w:ilvl="4">
      <w:start w:val="1"/>
      <w:numFmt w:val="lowerLetter"/>
      <w:lvlText w:val="%5."/>
      <w:lvlJc w:val="left"/>
      <w:pPr>
        <w:tabs>
          <w:tab w:val="num" w:pos="680"/>
        </w:tabs>
        <w:ind w:left="680" w:hanging="680"/>
      </w:pPr>
      <w:rPr>
        <w:rFonts w:hint="default"/>
      </w:rPr>
    </w:lvl>
    <w:lvl w:ilvl="5">
      <w:start w:val="1"/>
      <w:numFmt w:val="lowerRoman"/>
      <w:lvlText w:val="%6."/>
      <w:lvlJc w:val="right"/>
      <w:pPr>
        <w:tabs>
          <w:tab w:val="num" w:pos="680"/>
        </w:tabs>
        <w:ind w:left="680" w:hanging="680"/>
      </w:pPr>
      <w:rPr>
        <w:rFonts w:hint="default"/>
      </w:rPr>
    </w:lvl>
    <w:lvl w:ilvl="6">
      <w:start w:val="1"/>
      <w:numFmt w:val="decimal"/>
      <w:lvlText w:val="%7."/>
      <w:lvlJc w:val="left"/>
      <w:pPr>
        <w:tabs>
          <w:tab w:val="num" w:pos="680"/>
        </w:tabs>
        <w:ind w:left="680" w:hanging="680"/>
      </w:pPr>
      <w:rPr>
        <w:rFonts w:hint="default"/>
      </w:rPr>
    </w:lvl>
    <w:lvl w:ilvl="7">
      <w:start w:val="1"/>
      <w:numFmt w:val="lowerLetter"/>
      <w:lvlText w:val="%8."/>
      <w:lvlJc w:val="left"/>
      <w:pPr>
        <w:tabs>
          <w:tab w:val="num" w:pos="680"/>
        </w:tabs>
        <w:ind w:left="680" w:hanging="680"/>
      </w:pPr>
      <w:rPr>
        <w:rFonts w:hint="default"/>
      </w:rPr>
    </w:lvl>
    <w:lvl w:ilvl="8">
      <w:start w:val="1"/>
      <w:numFmt w:val="lowerRoman"/>
      <w:lvlText w:val="%9."/>
      <w:lvlJc w:val="right"/>
      <w:pPr>
        <w:tabs>
          <w:tab w:val="num" w:pos="680"/>
        </w:tabs>
        <w:ind w:left="680" w:hanging="680"/>
      </w:pPr>
      <w:rPr>
        <w:rFonts w:hint="default"/>
      </w:rPr>
    </w:lvl>
  </w:abstractNum>
  <w:abstractNum w:abstractNumId="26">
    <w:nsid w:val="244B77DA"/>
    <w:multiLevelType w:val="hybridMultilevel"/>
    <w:tmpl w:val="82E87488"/>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53D4751"/>
    <w:multiLevelType w:val="hybridMultilevel"/>
    <w:tmpl w:val="3A54000C"/>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25636D51"/>
    <w:multiLevelType w:val="hybridMultilevel"/>
    <w:tmpl w:val="194E08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293D50CA"/>
    <w:multiLevelType w:val="hybridMultilevel"/>
    <w:tmpl w:val="21FAD72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2A2F0092"/>
    <w:multiLevelType w:val="hybridMultilevel"/>
    <w:tmpl w:val="FA24BC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2EC20E54"/>
    <w:multiLevelType w:val="hybridMultilevel"/>
    <w:tmpl w:val="C2245722"/>
    <w:lvl w:ilvl="0" w:tplc="0416000D">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2">
    <w:nsid w:val="2EE549BB"/>
    <w:multiLevelType w:val="hybridMultilevel"/>
    <w:tmpl w:val="2E840A9C"/>
    <w:lvl w:ilvl="0" w:tplc="0416001B">
      <w:start w:val="1"/>
      <w:numFmt w:val="lowerRoman"/>
      <w:lvlText w:val="%1."/>
      <w:lvlJc w:val="right"/>
      <w:pPr>
        <w:ind w:left="720" w:hanging="360"/>
      </w:pPr>
    </w:lvl>
    <w:lvl w:ilvl="1" w:tplc="85325900">
      <w:start w:val="1"/>
      <w:numFmt w:val="lowerRoman"/>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2F534594"/>
    <w:multiLevelType w:val="hybridMultilevel"/>
    <w:tmpl w:val="0EB221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2FBE4F03"/>
    <w:multiLevelType w:val="hybridMultilevel"/>
    <w:tmpl w:val="EEE42AD0"/>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5">
    <w:nsid w:val="3D72120B"/>
    <w:multiLevelType w:val="multilevel"/>
    <w:tmpl w:val="AD94A7C0"/>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1002"/>
        </w:tabs>
        <w:ind w:left="1002" w:hanging="576"/>
      </w:pPr>
      <w:rPr>
        <w:rFonts w:ascii="Symbol" w:hAnsi="Symbol" w:hint="default"/>
        <w:lang w:val="pt-BR"/>
      </w:rPr>
    </w:lvl>
    <w:lvl w:ilvl="2">
      <w:start w:val="1"/>
      <w:numFmt w:val="bullet"/>
      <w:lvlText w:val=""/>
      <w:lvlJc w:val="left"/>
      <w:pPr>
        <w:tabs>
          <w:tab w:val="num" w:pos="720"/>
        </w:tabs>
        <w:ind w:left="720"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864"/>
        </w:tabs>
        <w:ind w:left="864" w:hanging="864"/>
      </w:pPr>
      <w:rPr>
        <w:rFonts w:ascii="Symbol" w:hAnsi="Symbol" w:hint="default"/>
        <w:b w:val="0"/>
        <w:sz w:val="24"/>
        <w:szCs w:val="24"/>
        <w:lang w:val="pt-BR"/>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nsid w:val="3D9A00A5"/>
    <w:multiLevelType w:val="hybridMultilevel"/>
    <w:tmpl w:val="37E6BB48"/>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408A3F59"/>
    <w:multiLevelType w:val="hybridMultilevel"/>
    <w:tmpl w:val="D2A491D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411761D6"/>
    <w:multiLevelType w:val="hybridMultilevel"/>
    <w:tmpl w:val="149C1658"/>
    <w:lvl w:ilvl="0" w:tplc="DB7A985E">
      <w:start w:val="1"/>
      <w:numFmt w:val="bullet"/>
      <w:lvlText w:val=""/>
      <w:lvlJc w:val="left"/>
      <w:pPr>
        <w:ind w:left="720" w:hanging="360"/>
      </w:pPr>
      <w:rPr>
        <w:rFonts w:ascii="Wingdings" w:hAnsi="Wingdings" w:hint="default"/>
      </w:rPr>
    </w:lvl>
    <w:lvl w:ilvl="1" w:tplc="DD7ECC78" w:tentative="1">
      <w:start w:val="1"/>
      <w:numFmt w:val="bullet"/>
      <w:lvlText w:val="o"/>
      <w:lvlJc w:val="left"/>
      <w:pPr>
        <w:ind w:left="1440" w:hanging="360"/>
      </w:pPr>
      <w:rPr>
        <w:rFonts w:ascii="Courier New" w:hAnsi="Courier New" w:cs="Courier New" w:hint="default"/>
      </w:rPr>
    </w:lvl>
    <w:lvl w:ilvl="2" w:tplc="A896080C" w:tentative="1">
      <w:start w:val="1"/>
      <w:numFmt w:val="bullet"/>
      <w:lvlText w:val=""/>
      <w:lvlJc w:val="left"/>
      <w:pPr>
        <w:ind w:left="2160" w:hanging="360"/>
      </w:pPr>
      <w:rPr>
        <w:rFonts w:ascii="Wingdings" w:hAnsi="Wingdings" w:hint="default"/>
      </w:rPr>
    </w:lvl>
    <w:lvl w:ilvl="3" w:tplc="182E1306" w:tentative="1">
      <w:start w:val="1"/>
      <w:numFmt w:val="bullet"/>
      <w:lvlText w:val=""/>
      <w:lvlJc w:val="left"/>
      <w:pPr>
        <w:ind w:left="2880" w:hanging="360"/>
      </w:pPr>
      <w:rPr>
        <w:rFonts w:ascii="Symbol" w:hAnsi="Symbol" w:hint="default"/>
      </w:rPr>
    </w:lvl>
    <w:lvl w:ilvl="4" w:tplc="217E2FEE" w:tentative="1">
      <w:start w:val="1"/>
      <w:numFmt w:val="bullet"/>
      <w:lvlText w:val="o"/>
      <w:lvlJc w:val="left"/>
      <w:pPr>
        <w:ind w:left="3600" w:hanging="360"/>
      </w:pPr>
      <w:rPr>
        <w:rFonts w:ascii="Courier New" w:hAnsi="Courier New" w:cs="Courier New" w:hint="default"/>
      </w:rPr>
    </w:lvl>
    <w:lvl w:ilvl="5" w:tplc="4670A674" w:tentative="1">
      <w:start w:val="1"/>
      <w:numFmt w:val="bullet"/>
      <w:lvlText w:val=""/>
      <w:lvlJc w:val="left"/>
      <w:pPr>
        <w:ind w:left="4320" w:hanging="360"/>
      </w:pPr>
      <w:rPr>
        <w:rFonts w:ascii="Wingdings" w:hAnsi="Wingdings" w:hint="default"/>
      </w:rPr>
    </w:lvl>
    <w:lvl w:ilvl="6" w:tplc="42DC67EC" w:tentative="1">
      <w:start w:val="1"/>
      <w:numFmt w:val="bullet"/>
      <w:lvlText w:val=""/>
      <w:lvlJc w:val="left"/>
      <w:pPr>
        <w:ind w:left="5040" w:hanging="360"/>
      </w:pPr>
      <w:rPr>
        <w:rFonts w:ascii="Symbol" w:hAnsi="Symbol" w:hint="default"/>
      </w:rPr>
    </w:lvl>
    <w:lvl w:ilvl="7" w:tplc="2544FAE8" w:tentative="1">
      <w:start w:val="1"/>
      <w:numFmt w:val="bullet"/>
      <w:lvlText w:val="o"/>
      <w:lvlJc w:val="left"/>
      <w:pPr>
        <w:ind w:left="5760" w:hanging="360"/>
      </w:pPr>
      <w:rPr>
        <w:rFonts w:ascii="Courier New" w:hAnsi="Courier New" w:cs="Courier New" w:hint="default"/>
      </w:rPr>
    </w:lvl>
    <w:lvl w:ilvl="8" w:tplc="37F4F536" w:tentative="1">
      <w:start w:val="1"/>
      <w:numFmt w:val="bullet"/>
      <w:lvlText w:val=""/>
      <w:lvlJc w:val="left"/>
      <w:pPr>
        <w:ind w:left="6480" w:hanging="360"/>
      </w:pPr>
      <w:rPr>
        <w:rFonts w:ascii="Wingdings" w:hAnsi="Wingdings" w:hint="default"/>
      </w:rPr>
    </w:lvl>
  </w:abstractNum>
  <w:abstractNum w:abstractNumId="39">
    <w:nsid w:val="417A32DD"/>
    <w:multiLevelType w:val="hybridMultilevel"/>
    <w:tmpl w:val="2E26E196"/>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6381823"/>
    <w:multiLevelType w:val="hybridMultilevel"/>
    <w:tmpl w:val="71C2900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nsid w:val="46D35920"/>
    <w:multiLevelType w:val="multilevel"/>
    <w:tmpl w:val="EFECD06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1002"/>
        </w:tabs>
        <w:ind w:left="1002" w:hanging="576"/>
      </w:pPr>
      <w:rPr>
        <w:rFonts w:hint="default"/>
        <w:lang w:val="pt-BR"/>
      </w:rPr>
    </w:lvl>
    <w:lvl w:ilvl="2">
      <w:start w:val="1"/>
      <w:numFmt w:val="decimal"/>
      <w:lvlText w:val="%1.%2.%3"/>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864"/>
        </w:tabs>
        <w:ind w:left="864" w:hanging="864"/>
      </w:pPr>
      <w:rPr>
        <w:rFonts w:hint="default"/>
        <w:b w:val="0"/>
        <w:sz w:val="24"/>
        <w:szCs w:val="24"/>
        <w:lang w:val="pt-BR"/>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42">
    <w:nsid w:val="47B6455D"/>
    <w:multiLevelType w:val="hybridMultilevel"/>
    <w:tmpl w:val="646E5778"/>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3">
    <w:nsid w:val="48B87EED"/>
    <w:multiLevelType w:val="hybridMultilevel"/>
    <w:tmpl w:val="5C9C568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nsid w:val="493C5086"/>
    <w:multiLevelType w:val="hybridMultilevel"/>
    <w:tmpl w:val="5024C62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nsid w:val="4C576553"/>
    <w:multiLevelType w:val="hybridMultilevel"/>
    <w:tmpl w:val="DB64287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nsid w:val="52E30AE3"/>
    <w:multiLevelType w:val="hybridMultilevel"/>
    <w:tmpl w:val="BA666C64"/>
    <w:lvl w:ilvl="0" w:tplc="B95A3CCC">
      <w:start w:val="1"/>
      <w:numFmt w:val="bullet"/>
      <w:lvlText w:val=""/>
      <w:lvlJc w:val="left"/>
      <w:pPr>
        <w:ind w:left="720" w:hanging="360"/>
      </w:pPr>
      <w:rPr>
        <w:rFonts w:ascii="Wingdings" w:hAnsi="Wingdings" w:hint="default"/>
      </w:rPr>
    </w:lvl>
    <w:lvl w:ilvl="1" w:tplc="CD42195E" w:tentative="1">
      <w:start w:val="1"/>
      <w:numFmt w:val="bullet"/>
      <w:lvlText w:val="o"/>
      <w:lvlJc w:val="left"/>
      <w:pPr>
        <w:ind w:left="1440" w:hanging="360"/>
      </w:pPr>
      <w:rPr>
        <w:rFonts w:ascii="Courier New" w:hAnsi="Courier New" w:cs="Courier New" w:hint="default"/>
      </w:rPr>
    </w:lvl>
    <w:lvl w:ilvl="2" w:tplc="745C7408" w:tentative="1">
      <w:start w:val="1"/>
      <w:numFmt w:val="bullet"/>
      <w:lvlText w:val=""/>
      <w:lvlJc w:val="left"/>
      <w:pPr>
        <w:ind w:left="2160" w:hanging="360"/>
      </w:pPr>
      <w:rPr>
        <w:rFonts w:ascii="Wingdings" w:hAnsi="Wingdings" w:hint="default"/>
      </w:rPr>
    </w:lvl>
    <w:lvl w:ilvl="3" w:tplc="BE46FC7C" w:tentative="1">
      <w:start w:val="1"/>
      <w:numFmt w:val="bullet"/>
      <w:lvlText w:val=""/>
      <w:lvlJc w:val="left"/>
      <w:pPr>
        <w:ind w:left="2880" w:hanging="360"/>
      </w:pPr>
      <w:rPr>
        <w:rFonts w:ascii="Symbol" w:hAnsi="Symbol" w:hint="default"/>
      </w:rPr>
    </w:lvl>
    <w:lvl w:ilvl="4" w:tplc="BF1C178E" w:tentative="1">
      <w:start w:val="1"/>
      <w:numFmt w:val="bullet"/>
      <w:lvlText w:val="o"/>
      <w:lvlJc w:val="left"/>
      <w:pPr>
        <w:ind w:left="3600" w:hanging="360"/>
      </w:pPr>
      <w:rPr>
        <w:rFonts w:ascii="Courier New" w:hAnsi="Courier New" w:cs="Courier New" w:hint="default"/>
      </w:rPr>
    </w:lvl>
    <w:lvl w:ilvl="5" w:tplc="E83CFA12" w:tentative="1">
      <w:start w:val="1"/>
      <w:numFmt w:val="bullet"/>
      <w:lvlText w:val=""/>
      <w:lvlJc w:val="left"/>
      <w:pPr>
        <w:ind w:left="4320" w:hanging="360"/>
      </w:pPr>
      <w:rPr>
        <w:rFonts w:ascii="Wingdings" w:hAnsi="Wingdings" w:hint="default"/>
      </w:rPr>
    </w:lvl>
    <w:lvl w:ilvl="6" w:tplc="3AAAF464" w:tentative="1">
      <w:start w:val="1"/>
      <w:numFmt w:val="bullet"/>
      <w:lvlText w:val=""/>
      <w:lvlJc w:val="left"/>
      <w:pPr>
        <w:ind w:left="5040" w:hanging="360"/>
      </w:pPr>
      <w:rPr>
        <w:rFonts w:ascii="Symbol" w:hAnsi="Symbol" w:hint="default"/>
      </w:rPr>
    </w:lvl>
    <w:lvl w:ilvl="7" w:tplc="63AC15F0" w:tentative="1">
      <w:start w:val="1"/>
      <w:numFmt w:val="bullet"/>
      <w:lvlText w:val="o"/>
      <w:lvlJc w:val="left"/>
      <w:pPr>
        <w:ind w:left="5760" w:hanging="360"/>
      </w:pPr>
      <w:rPr>
        <w:rFonts w:ascii="Courier New" w:hAnsi="Courier New" w:cs="Courier New" w:hint="default"/>
      </w:rPr>
    </w:lvl>
    <w:lvl w:ilvl="8" w:tplc="16D8A7FE" w:tentative="1">
      <w:start w:val="1"/>
      <w:numFmt w:val="bullet"/>
      <w:lvlText w:val=""/>
      <w:lvlJc w:val="left"/>
      <w:pPr>
        <w:ind w:left="6480" w:hanging="360"/>
      </w:pPr>
      <w:rPr>
        <w:rFonts w:ascii="Wingdings" w:hAnsi="Wingdings" w:hint="default"/>
      </w:rPr>
    </w:lvl>
  </w:abstractNum>
  <w:abstractNum w:abstractNumId="47">
    <w:nsid w:val="52E728C7"/>
    <w:multiLevelType w:val="hybridMultilevel"/>
    <w:tmpl w:val="56A08F90"/>
    <w:lvl w:ilvl="0" w:tplc="0FB88930">
      <w:start w:val="1"/>
      <w:numFmt w:val="bullet"/>
      <w:pStyle w:val="Marcador1"/>
      <w:lvlText w:val=""/>
      <w:lvlJc w:val="left"/>
      <w:pPr>
        <w:tabs>
          <w:tab w:val="num" w:pos="979"/>
        </w:tabs>
        <w:ind w:left="979" w:hanging="360"/>
      </w:pPr>
      <w:rPr>
        <w:rFonts w:ascii="Symbol" w:hAnsi="Symbol" w:hint="default"/>
        <w:color w:val="auto"/>
      </w:rPr>
    </w:lvl>
    <w:lvl w:ilvl="1" w:tplc="8A3E095E">
      <w:start w:val="1"/>
      <w:numFmt w:val="bullet"/>
      <w:lvlText w:val="o"/>
      <w:lvlJc w:val="left"/>
      <w:pPr>
        <w:tabs>
          <w:tab w:val="num" w:pos="2845"/>
        </w:tabs>
        <w:ind w:left="2845" w:hanging="360"/>
      </w:pPr>
      <w:rPr>
        <w:rFonts w:ascii="Courier New" w:hAnsi="Courier New" w:hint="default"/>
      </w:rPr>
    </w:lvl>
    <w:lvl w:ilvl="2" w:tplc="980EF23A" w:tentative="1">
      <w:start w:val="1"/>
      <w:numFmt w:val="bullet"/>
      <w:lvlText w:val=""/>
      <w:lvlJc w:val="left"/>
      <w:pPr>
        <w:tabs>
          <w:tab w:val="num" w:pos="3565"/>
        </w:tabs>
        <w:ind w:left="3565" w:hanging="360"/>
      </w:pPr>
      <w:rPr>
        <w:rFonts w:ascii="Wingdings" w:hAnsi="Wingdings" w:hint="default"/>
      </w:rPr>
    </w:lvl>
    <w:lvl w:ilvl="3" w:tplc="1CF8A2E4" w:tentative="1">
      <w:start w:val="1"/>
      <w:numFmt w:val="bullet"/>
      <w:lvlText w:val=""/>
      <w:lvlJc w:val="left"/>
      <w:pPr>
        <w:tabs>
          <w:tab w:val="num" w:pos="4285"/>
        </w:tabs>
        <w:ind w:left="4285" w:hanging="360"/>
      </w:pPr>
      <w:rPr>
        <w:rFonts w:ascii="Symbol" w:hAnsi="Symbol" w:hint="default"/>
      </w:rPr>
    </w:lvl>
    <w:lvl w:ilvl="4" w:tplc="A41427CE" w:tentative="1">
      <w:start w:val="1"/>
      <w:numFmt w:val="bullet"/>
      <w:lvlText w:val="o"/>
      <w:lvlJc w:val="left"/>
      <w:pPr>
        <w:tabs>
          <w:tab w:val="num" w:pos="5005"/>
        </w:tabs>
        <w:ind w:left="5005" w:hanging="360"/>
      </w:pPr>
      <w:rPr>
        <w:rFonts w:ascii="Courier New" w:hAnsi="Courier New" w:hint="default"/>
      </w:rPr>
    </w:lvl>
    <w:lvl w:ilvl="5" w:tplc="883CE154" w:tentative="1">
      <w:start w:val="1"/>
      <w:numFmt w:val="bullet"/>
      <w:lvlText w:val=""/>
      <w:lvlJc w:val="left"/>
      <w:pPr>
        <w:tabs>
          <w:tab w:val="num" w:pos="5725"/>
        </w:tabs>
        <w:ind w:left="5725" w:hanging="360"/>
      </w:pPr>
      <w:rPr>
        <w:rFonts w:ascii="Wingdings" w:hAnsi="Wingdings" w:hint="default"/>
      </w:rPr>
    </w:lvl>
    <w:lvl w:ilvl="6" w:tplc="DB56103A" w:tentative="1">
      <w:start w:val="1"/>
      <w:numFmt w:val="bullet"/>
      <w:lvlText w:val=""/>
      <w:lvlJc w:val="left"/>
      <w:pPr>
        <w:tabs>
          <w:tab w:val="num" w:pos="6445"/>
        </w:tabs>
        <w:ind w:left="6445" w:hanging="360"/>
      </w:pPr>
      <w:rPr>
        <w:rFonts w:ascii="Symbol" w:hAnsi="Symbol" w:hint="default"/>
      </w:rPr>
    </w:lvl>
    <w:lvl w:ilvl="7" w:tplc="DCCC10CE" w:tentative="1">
      <w:start w:val="1"/>
      <w:numFmt w:val="bullet"/>
      <w:lvlText w:val="o"/>
      <w:lvlJc w:val="left"/>
      <w:pPr>
        <w:tabs>
          <w:tab w:val="num" w:pos="7165"/>
        </w:tabs>
        <w:ind w:left="7165" w:hanging="360"/>
      </w:pPr>
      <w:rPr>
        <w:rFonts w:ascii="Courier New" w:hAnsi="Courier New" w:hint="default"/>
      </w:rPr>
    </w:lvl>
    <w:lvl w:ilvl="8" w:tplc="15C44150" w:tentative="1">
      <w:start w:val="1"/>
      <w:numFmt w:val="bullet"/>
      <w:lvlText w:val=""/>
      <w:lvlJc w:val="left"/>
      <w:pPr>
        <w:tabs>
          <w:tab w:val="num" w:pos="7885"/>
        </w:tabs>
        <w:ind w:left="7885" w:hanging="360"/>
      </w:pPr>
      <w:rPr>
        <w:rFonts w:ascii="Wingdings" w:hAnsi="Wingdings" w:hint="default"/>
      </w:rPr>
    </w:lvl>
  </w:abstractNum>
  <w:abstractNum w:abstractNumId="48">
    <w:nsid w:val="52F94EE4"/>
    <w:multiLevelType w:val="hybridMultilevel"/>
    <w:tmpl w:val="8818734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nsid w:val="55E16F55"/>
    <w:multiLevelType w:val="hybridMultilevel"/>
    <w:tmpl w:val="C2664B98"/>
    <w:lvl w:ilvl="0" w:tplc="7F66054A">
      <w:start w:val="1"/>
      <w:numFmt w:val="bullet"/>
      <w:lvlText w:val=""/>
      <w:lvlJc w:val="left"/>
      <w:pPr>
        <w:ind w:left="720" w:hanging="360"/>
      </w:pPr>
      <w:rPr>
        <w:rFonts w:ascii="Wingdings" w:hAnsi="Wingdings" w:hint="default"/>
      </w:rPr>
    </w:lvl>
    <w:lvl w:ilvl="1" w:tplc="49522062" w:tentative="1">
      <w:start w:val="1"/>
      <w:numFmt w:val="bullet"/>
      <w:lvlText w:val="o"/>
      <w:lvlJc w:val="left"/>
      <w:pPr>
        <w:ind w:left="1440" w:hanging="360"/>
      </w:pPr>
      <w:rPr>
        <w:rFonts w:ascii="Courier New" w:hAnsi="Courier New" w:cs="Courier New" w:hint="default"/>
      </w:rPr>
    </w:lvl>
    <w:lvl w:ilvl="2" w:tplc="CA9E9234" w:tentative="1">
      <w:start w:val="1"/>
      <w:numFmt w:val="bullet"/>
      <w:lvlText w:val=""/>
      <w:lvlJc w:val="left"/>
      <w:pPr>
        <w:ind w:left="2160" w:hanging="360"/>
      </w:pPr>
      <w:rPr>
        <w:rFonts w:ascii="Wingdings" w:hAnsi="Wingdings" w:hint="default"/>
      </w:rPr>
    </w:lvl>
    <w:lvl w:ilvl="3" w:tplc="6B7866A8" w:tentative="1">
      <w:start w:val="1"/>
      <w:numFmt w:val="bullet"/>
      <w:lvlText w:val=""/>
      <w:lvlJc w:val="left"/>
      <w:pPr>
        <w:ind w:left="2880" w:hanging="360"/>
      </w:pPr>
      <w:rPr>
        <w:rFonts w:ascii="Symbol" w:hAnsi="Symbol" w:hint="default"/>
      </w:rPr>
    </w:lvl>
    <w:lvl w:ilvl="4" w:tplc="96908D06" w:tentative="1">
      <w:start w:val="1"/>
      <w:numFmt w:val="bullet"/>
      <w:lvlText w:val="o"/>
      <w:lvlJc w:val="left"/>
      <w:pPr>
        <w:ind w:left="3600" w:hanging="360"/>
      </w:pPr>
      <w:rPr>
        <w:rFonts w:ascii="Courier New" w:hAnsi="Courier New" w:cs="Courier New" w:hint="default"/>
      </w:rPr>
    </w:lvl>
    <w:lvl w:ilvl="5" w:tplc="8B0CB81C" w:tentative="1">
      <w:start w:val="1"/>
      <w:numFmt w:val="bullet"/>
      <w:lvlText w:val=""/>
      <w:lvlJc w:val="left"/>
      <w:pPr>
        <w:ind w:left="4320" w:hanging="360"/>
      </w:pPr>
      <w:rPr>
        <w:rFonts w:ascii="Wingdings" w:hAnsi="Wingdings" w:hint="default"/>
      </w:rPr>
    </w:lvl>
    <w:lvl w:ilvl="6" w:tplc="C35ADC68" w:tentative="1">
      <w:start w:val="1"/>
      <w:numFmt w:val="bullet"/>
      <w:lvlText w:val=""/>
      <w:lvlJc w:val="left"/>
      <w:pPr>
        <w:ind w:left="5040" w:hanging="360"/>
      </w:pPr>
      <w:rPr>
        <w:rFonts w:ascii="Symbol" w:hAnsi="Symbol" w:hint="default"/>
      </w:rPr>
    </w:lvl>
    <w:lvl w:ilvl="7" w:tplc="21C049EC" w:tentative="1">
      <w:start w:val="1"/>
      <w:numFmt w:val="bullet"/>
      <w:lvlText w:val="o"/>
      <w:lvlJc w:val="left"/>
      <w:pPr>
        <w:ind w:left="5760" w:hanging="360"/>
      </w:pPr>
      <w:rPr>
        <w:rFonts w:ascii="Courier New" w:hAnsi="Courier New" w:cs="Courier New" w:hint="default"/>
      </w:rPr>
    </w:lvl>
    <w:lvl w:ilvl="8" w:tplc="61E06976" w:tentative="1">
      <w:start w:val="1"/>
      <w:numFmt w:val="bullet"/>
      <w:lvlText w:val=""/>
      <w:lvlJc w:val="left"/>
      <w:pPr>
        <w:ind w:left="6480" w:hanging="360"/>
      </w:pPr>
      <w:rPr>
        <w:rFonts w:ascii="Wingdings" w:hAnsi="Wingdings" w:hint="default"/>
      </w:rPr>
    </w:lvl>
  </w:abstractNum>
  <w:abstractNum w:abstractNumId="50">
    <w:nsid w:val="59991728"/>
    <w:multiLevelType w:val="hybridMultilevel"/>
    <w:tmpl w:val="101AFD2C"/>
    <w:lvl w:ilvl="0" w:tplc="E20C8B04">
      <w:start w:val="1"/>
      <w:numFmt w:val="bullet"/>
      <w:lvlText w:val=""/>
      <w:lvlJc w:val="left"/>
      <w:pPr>
        <w:tabs>
          <w:tab w:val="num" w:pos="360"/>
        </w:tabs>
        <w:ind w:left="360"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9B82BB7"/>
    <w:multiLevelType w:val="hybridMultilevel"/>
    <w:tmpl w:val="A7ACDB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nsid w:val="5A7E54C2"/>
    <w:multiLevelType w:val="hybridMultilevel"/>
    <w:tmpl w:val="D89A14C0"/>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3">
    <w:nsid w:val="5A8D2B26"/>
    <w:multiLevelType w:val="hybridMultilevel"/>
    <w:tmpl w:val="38F0DC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nsid w:val="5D887005"/>
    <w:multiLevelType w:val="hybridMultilevel"/>
    <w:tmpl w:val="84DA122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nsid w:val="5EE65AF9"/>
    <w:multiLevelType w:val="hybridMultilevel"/>
    <w:tmpl w:val="95CC36FC"/>
    <w:lvl w:ilvl="0" w:tplc="04160009">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6">
    <w:nsid w:val="5F7C6931"/>
    <w:multiLevelType w:val="hybridMultilevel"/>
    <w:tmpl w:val="9F9A47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nsid w:val="62150508"/>
    <w:multiLevelType w:val="multilevel"/>
    <w:tmpl w:val="7936758E"/>
    <w:lvl w:ilvl="0">
      <w:start w:val="1"/>
      <w:numFmt w:val="bullet"/>
      <w:lvlText w:val=""/>
      <w:lvlJc w:val="left"/>
      <w:pPr>
        <w:tabs>
          <w:tab w:val="num" w:pos="864"/>
        </w:tabs>
        <w:ind w:left="864" w:hanging="432"/>
      </w:pPr>
      <w:rPr>
        <w:rFonts w:ascii="Symbol" w:hAnsi="Symbol" w:hint="default"/>
      </w:rPr>
    </w:lvl>
    <w:lvl w:ilvl="1">
      <w:start w:val="1"/>
      <w:numFmt w:val="bullet"/>
      <w:lvlText w:val=""/>
      <w:lvlJc w:val="left"/>
      <w:pPr>
        <w:tabs>
          <w:tab w:val="num" w:pos="1434"/>
        </w:tabs>
        <w:ind w:left="1434" w:hanging="576"/>
      </w:pPr>
      <w:rPr>
        <w:rFonts w:ascii="Symbol" w:hAnsi="Symbol" w:hint="default"/>
        <w:lang w:val="pt-BR"/>
      </w:rPr>
    </w:lvl>
    <w:lvl w:ilvl="2">
      <w:start w:val="1"/>
      <w:numFmt w:val="bullet"/>
      <w:lvlText w:val=""/>
      <w:lvlJc w:val="left"/>
      <w:pPr>
        <w:tabs>
          <w:tab w:val="num" w:pos="1152"/>
        </w:tabs>
        <w:ind w:left="1152"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1296"/>
        </w:tabs>
        <w:ind w:left="1296" w:hanging="864"/>
      </w:pPr>
      <w:rPr>
        <w:rFonts w:ascii="Symbol" w:hAnsi="Symbol" w:hint="default"/>
        <w:b w:val="0"/>
        <w:sz w:val="24"/>
        <w:szCs w:val="24"/>
        <w:lang w:val="pt-BR"/>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58">
    <w:nsid w:val="68D92B2A"/>
    <w:multiLevelType w:val="hybridMultilevel"/>
    <w:tmpl w:val="31C26734"/>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nsid w:val="68F12FA6"/>
    <w:multiLevelType w:val="hybridMultilevel"/>
    <w:tmpl w:val="47609EB2"/>
    <w:lvl w:ilvl="0" w:tplc="0416000D">
      <w:start w:val="1"/>
      <w:numFmt w:val="bullet"/>
      <w:lvlText w:val=""/>
      <w:lvlJc w:val="left"/>
      <w:pPr>
        <w:ind w:left="1429" w:hanging="360"/>
      </w:pPr>
      <w:rPr>
        <w:rFonts w:ascii="Wingdings" w:hAnsi="Wingdings" w:hint="default"/>
      </w:r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0">
    <w:nsid w:val="6CF07C0A"/>
    <w:multiLevelType w:val="hybridMultilevel"/>
    <w:tmpl w:val="CCAEC1A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nsid w:val="6D256D30"/>
    <w:multiLevelType w:val="multilevel"/>
    <w:tmpl w:val="C17413BE"/>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1002"/>
        </w:tabs>
        <w:ind w:left="1002" w:hanging="576"/>
      </w:pPr>
      <w:rPr>
        <w:rFonts w:ascii="Symbol" w:hAnsi="Symbol" w:hint="default"/>
        <w:lang w:val="pt-BR"/>
      </w:rPr>
    </w:lvl>
    <w:lvl w:ilvl="2">
      <w:start w:val="1"/>
      <w:numFmt w:val="bullet"/>
      <w:lvlText w:val=""/>
      <w:lvlJc w:val="left"/>
      <w:pPr>
        <w:tabs>
          <w:tab w:val="num" w:pos="720"/>
        </w:tabs>
        <w:ind w:left="720"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864"/>
        </w:tabs>
        <w:ind w:left="864" w:hanging="864"/>
      </w:pPr>
      <w:rPr>
        <w:rFonts w:ascii="Symbol" w:hAnsi="Symbol" w:hint="default"/>
        <w:b w:val="0"/>
        <w:sz w:val="24"/>
        <w:szCs w:val="24"/>
        <w:lang w:val="pt-BR"/>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nsid w:val="6E015B04"/>
    <w:multiLevelType w:val="hybridMultilevel"/>
    <w:tmpl w:val="E5FEE14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nsid w:val="70582E84"/>
    <w:multiLevelType w:val="hybridMultilevel"/>
    <w:tmpl w:val="901AC11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nsid w:val="7277186F"/>
    <w:multiLevelType w:val="hybridMultilevel"/>
    <w:tmpl w:val="9C0A993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nsid w:val="73474831"/>
    <w:multiLevelType w:val="hybridMultilevel"/>
    <w:tmpl w:val="9282EAE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nsid w:val="753130F0"/>
    <w:multiLevelType w:val="hybridMultilevel"/>
    <w:tmpl w:val="58EA64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nsid w:val="753A728B"/>
    <w:multiLevelType w:val="multilevel"/>
    <w:tmpl w:val="C17413BE"/>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1002"/>
        </w:tabs>
        <w:ind w:left="1002" w:hanging="576"/>
      </w:pPr>
      <w:rPr>
        <w:rFonts w:ascii="Symbol" w:hAnsi="Symbol" w:hint="default"/>
        <w:lang w:val="pt-BR"/>
      </w:rPr>
    </w:lvl>
    <w:lvl w:ilvl="2">
      <w:start w:val="1"/>
      <w:numFmt w:val="bullet"/>
      <w:lvlText w:val=""/>
      <w:lvlJc w:val="left"/>
      <w:pPr>
        <w:tabs>
          <w:tab w:val="num" w:pos="720"/>
        </w:tabs>
        <w:ind w:left="720"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864"/>
        </w:tabs>
        <w:ind w:left="864" w:hanging="864"/>
      </w:pPr>
      <w:rPr>
        <w:rFonts w:ascii="Symbol" w:hAnsi="Symbol" w:hint="default"/>
        <w:b w:val="0"/>
        <w:sz w:val="24"/>
        <w:szCs w:val="24"/>
        <w:lang w:val="pt-BR"/>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nsid w:val="757A2B02"/>
    <w:multiLevelType w:val="hybridMultilevel"/>
    <w:tmpl w:val="5FAA826E"/>
    <w:lvl w:ilvl="0" w:tplc="50D21B22">
      <w:start w:val="1"/>
      <w:numFmt w:val="bullet"/>
      <w:pStyle w:val="PargrafodaLista"/>
      <w:lvlText w:val="●"/>
      <w:lvlJc w:val="left"/>
      <w:pPr>
        <w:ind w:left="1429" w:hanging="360"/>
      </w:pPr>
      <w:rPr>
        <w:rFonts w:ascii="Verdana" w:hAnsi="Verdana"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9">
    <w:nsid w:val="77F9647F"/>
    <w:multiLevelType w:val="hybridMultilevel"/>
    <w:tmpl w:val="2F6EE1D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0">
    <w:nsid w:val="7A26634A"/>
    <w:multiLevelType w:val="hybridMultilevel"/>
    <w:tmpl w:val="D04694A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71">
    <w:nsid w:val="7D847464"/>
    <w:multiLevelType w:val="hybridMultilevel"/>
    <w:tmpl w:val="4DE6FC28"/>
    <w:lvl w:ilvl="0" w:tplc="04160009">
      <w:start w:val="1"/>
      <w:numFmt w:val="bullet"/>
      <w:lvlText w:val=""/>
      <w:lvlJc w:val="left"/>
      <w:pPr>
        <w:ind w:left="2988" w:hanging="360"/>
      </w:pPr>
      <w:rPr>
        <w:rFonts w:ascii="Wingdings" w:hAnsi="Wingdings"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72">
    <w:nsid w:val="7D98794F"/>
    <w:multiLevelType w:val="hybridMultilevel"/>
    <w:tmpl w:val="2580265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nsid w:val="7DFB4945"/>
    <w:multiLevelType w:val="multilevel"/>
    <w:tmpl w:val="4C745BF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002"/>
        </w:tabs>
        <w:ind w:left="1002" w:hanging="576"/>
      </w:pPr>
      <w:rPr>
        <w:rFonts w:hint="default"/>
        <w:lang w:val="pt-BR"/>
      </w:rPr>
    </w:lvl>
    <w:lvl w:ilvl="2">
      <w:start w:val="1"/>
      <w:numFmt w:val="bullet"/>
      <w:lvlText w:val=""/>
      <w:lvlJc w:val="left"/>
      <w:pPr>
        <w:tabs>
          <w:tab w:val="num" w:pos="720"/>
        </w:tabs>
        <w:ind w:left="720" w:hanging="72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864"/>
        </w:tabs>
        <w:ind w:left="864" w:hanging="864"/>
      </w:pPr>
      <w:rPr>
        <w:rFonts w:ascii="Symbol" w:hAnsi="Symbol" w:hint="default"/>
        <w:b w:val="0"/>
        <w:sz w:val="24"/>
        <w:szCs w:val="24"/>
        <w:lang w:val="pt-BR"/>
      </w:rPr>
    </w:lvl>
    <w:lvl w:ilvl="4">
      <w:start w:val="1"/>
      <w:numFmt w:val="decimal"/>
      <w:lvlText w:val="%1.%2.%3.%4.%5"/>
      <w:lvlJc w:val="left"/>
      <w:pPr>
        <w:tabs>
          <w:tab w:val="num" w:pos="1008"/>
        </w:tabs>
        <w:ind w:left="1008" w:hanging="1008"/>
      </w:pPr>
      <w:rPr>
        <w:rFonts w:hint="default"/>
      </w:rPr>
    </w:lvl>
    <w:lvl w:ilvl="5">
      <w:start w:val="1"/>
      <w:numFmt w:val="bullet"/>
      <w:lvlText w:val=""/>
      <w:lvlJc w:val="left"/>
      <w:pPr>
        <w:tabs>
          <w:tab w:val="num" w:pos="1152"/>
        </w:tabs>
        <w:ind w:left="1152" w:hanging="1152"/>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nsid w:val="7E3625EA"/>
    <w:multiLevelType w:val="hybridMultilevel"/>
    <w:tmpl w:val="819CBAD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3"/>
  </w:num>
  <w:num w:numId="2">
    <w:abstractNumId w:val="68"/>
  </w:num>
  <w:num w:numId="3">
    <w:abstractNumId w:val="31"/>
  </w:num>
  <w:num w:numId="4">
    <w:abstractNumId w:val="12"/>
  </w:num>
  <w:num w:numId="5">
    <w:abstractNumId w:val="16"/>
  </w:num>
  <w:num w:numId="6">
    <w:abstractNumId w:val="4"/>
  </w:num>
  <w:num w:numId="7">
    <w:abstractNumId w:val="47"/>
  </w:num>
  <w:num w:numId="8">
    <w:abstractNumId w:val="48"/>
  </w:num>
  <w:num w:numId="9">
    <w:abstractNumId w:val="74"/>
  </w:num>
  <w:num w:numId="10">
    <w:abstractNumId w:val="18"/>
  </w:num>
  <w:num w:numId="11">
    <w:abstractNumId w:val="10"/>
  </w:num>
  <w:num w:numId="12">
    <w:abstractNumId w:val="70"/>
  </w:num>
  <w:num w:numId="13">
    <w:abstractNumId w:val="42"/>
  </w:num>
  <w:num w:numId="14">
    <w:abstractNumId w:val="52"/>
  </w:num>
  <w:num w:numId="15">
    <w:abstractNumId w:val="11"/>
  </w:num>
  <w:num w:numId="16">
    <w:abstractNumId w:val="64"/>
  </w:num>
  <w:num w:numId="17">
    <w:abstractNumId w:val="45"/>
  </w:num>
  <w:num w:numId="18">
    <w:abstractNumId w:val="66"/>
  </w:num>
  <w:num w:numId="19">
    <w:abstractNumId w:val="14"/>
  </w:num>
  <w:num w:numId="20">
    <w:abstractNumId w:val="17"/>
  </w:num>
  <w:num w:numId="21">
    <w:abstractNumId w:val="72"/>
  </w:num>
  <w:num w:numId="22">
    <w:abstractNumId w:val="53"/>
  </w:num>
  <w:num w:numId="23">
    <w:abstractNumId w:val="62"/>
  </w:num>
  <w:num w:numId="24">
    <w:abstractNumId w:val="28"/>
  </w:num>
  <w:num w:numId="25">
    <w:abstractNumId w:val="41"/>
  </w:num>
  <w:num w:numId="26">
    <w:abstractNumId w:val="44"/>
  </w:num>
  <w:num w:numId="27">
    <w:abstractNumId w:val="71"/>
  </w:num>
  <w:num w:numId="28">
    <w:abstractNumId w:val="6"/>
  </w:num>
  <w:num w:numId="29">
    <w:abstractNumId w:val="13"/>
  </w:num>
  <w:num w:numId="30">
    <w:abstractNumId w:val="55"/>
  </w:num>
  <w:num w:numId="31">
    <w:abstractNumId w:val="37"/>
  </w:num>
  <w:num w:numId="32">
    <w:abstractNumId w:val="21"/>
  </w:num>
  <w:num w:numId="33">
    <w:abstractNumId w:val="38"/>
  </w:num>
  <w:num w:numId="34">
    <w:abstractNumId w:val="22"/>
  </w:num>
  <w:num w:numId="35">
    <w:abstractNumId w:val="65"/>
  </w:num>
  <w:num w:numId="36">
    <w:abstractNumId w:val="46"/>
  </w:num>
  <w:num w:numId="37">
    <w:abstractNumId w:val="58"/>
  </w:num>
  <w:num w:numId="38">
    <w:abstractNumId w:val="29"/>
  </w:num>
  <w:num w:numId="39">
    <w:abstractNumId w:val="63"/>
  </w:num>
  <w:num w:numId="40">
    <w:abstractNumId w:val="49"/>
  </w:num>
  <w:num w:numId="41">
    <w:abstractNumId w:val="36"/>
  </w:num>
  <w:num w:numId="42">
    <w:abstractNumId w:val="24"/>
  </w:num>
  <w:num w:numId="43">
    <w:abstractNumId w:val="50"/>
  </w:num>
  <w:num w:numId="44">
    <w:abstractNumId w:val="26"/>
  </w:num>
  <w:num w:numId="45">
    <w:abstractNumId w:val="27"/>
  </w:num>
  <w:num w:numId="46">
    <w:abstractNumId w:val="20"/>
  </w:num>
  <w:num w:numId="47">
    <w:abstractNumId w:val="39"/>
  </w:num>
  <w:num w:numId="48">
    <w:abstractNumId w:val="3"/>
  </w:num>
  <w:num w:numId="49">
    <w:abstractNumId w:val="2"/>
  </w:num>
  <w:num w:numId="50">
    <w:abstractNumId w:val="69"/>
  </w:num>
  <w:num w:numId="51">
    <w:abstractNumId w:val="51"/>
  </w:num>
  <w:num w:numId="52">
    <w:abstractNumId w:val="60"/>
  </w:num>
  <w:num w:numId="53">
    <w:abstractNumId w:val="54"/>
  </w:num>
  <w:num w:numId="54">
    <w:abstractNumId w:val="43"/>
  </w:num>
  <w:num w:numId="55">
    <w:abstractNumId w:val="32"/>
  </w:num>
  <w:num w:numId="56">
    <w:abstractNumId w:val="30"/>
  </w:num>
  <w:num w:numId="57">
    <w:abstractNumId w:val="40"/>
  </w:num>
  <w:num w:numId="58">
    <w:abstractNumId w:val="15"/>
  </w:num>
  <w:num w:numId="59">
    <w:abstractNumId w:val="59"/>
  </w:num>
  <w:num w:numId="60">
    <w:abstractNumId w:val="0"/>
  </w:num>
  <w:num w:numId="61">
    <w:abstractNumId w:val="7"/>
  </w:num>
  <w:num w:numId="62">
    <w:abstractNumId w:val="1"/>
  </w:num>
  <w:num w:numId="63">
    <w:abstractNumId w:val="25"/>
    <w:lvlOverride w:ilvl="0">
      <w:startOverride w:val="1"/>
      <w:lvl w:ilvl="0">
        <w:start w:val="1"/>
        <w:numFmt w:val="decimal"/>
        <w:lvlText w:val="%1."/>
        <w:lvlJc w:val="left"/>
        <w:pPr>
          <w:tabs>
            <w:tab w:val="num" w:pos="680"/>
          </w:tabs>
          <w:ind w:left="680" w:hanging="680"/>
        </w:pPr>
        <w:rPr>
          <w:rFonts w:ascii="Arial" w:hAnsi="Arial" w:hint="default"/>
          <w:sz w:val="24"/>
        </w:rPr>
      </w:lvl>
    </w:lvlOverride>
    <w:lvlOverride w:ilvl="1">
      <w:startOverride w:val="1"/>
      <w:lvl w:ilvl="1">
        <w:start w:val="1"/>
        <w:numFmt w:val="decimal"/>
        <w:lvlText w:val="%1.%2."/>
        <w:lvlJc w:val="left"/>
        <w:pPr>
          <w:tabs>
            <w:tab w:val="num" w:pos="680"/>
          </w:tabs>
          <w:ind w:left="680" w:hanging="680"/>
        </w:pPr>
        <w:rPr>
          <w:rFonts w:ascii="Arial" w:hAnsi="Arial" w:hint="default"/>
          <w:sz w:val="24"/>
        </w:rPr>
      </w:lvl>
    </w:lvlOverride>
    <w:lvlOverride w:ilvl="2">
      <w:startOverride w:val="1"/>
      <w:lvl w:ilvl="2">
        <w:start w:val="1"/>
        <w:numFmt w:val="decimal"/>
        <w:lvlText w:val="%1.%2.%3"/>
        <w:lvlJc w:val="left"/>
        <w:pPr>
          <w:tabs>
            <w:tab w:val="num" w:pos="680"/>
          </w:tabs>
          <w:ind w:left="680" w:hanging="680"/>
        </w:pPr>
        <w:rPr>
          <w:rFonts w:ascii="Arial" w:hAnsi="Arial" w:hint="default"/>
          <w:sz w:val="24"/>
        </w:rPr>
      </w:lvl>
    </w:lvlOverride>
    <w:lvlOverride w:ilvl="3">
      <w:startOverride w:val="1"/>
      <w:lvl w:ilvl="3">
        <w:start w:val="1"/>
        <w:numFmt w:val="decimal"/>
        <w:lvlText w:val="%1.%2.%3.%4."/>
        <w:lvlJc w:val="left"/>
        <w:pPr>
          <w:tabs>
            <w:tab w:val="num" w:pos="1021"/>
          </w:tabs>
          <w:ind w:left="1021" w:hanging="1021"/>
        </w:pPr>
        <w:rPr>
          <w:rFonts w:ascii="Arial" w:hAnsi="Arial" w:hint="default"/>
          <w:sz w:val="24"/>
        </w:rPr>
      </w:lvl>
    </w:lvlOverride>
    <w:lvlOverride w:ilvl="4">
      <w:startOverride w:val="1"/>
      <w:lvl w:ilvl="4">
        <w:start w:val="1"/>
        <w:numFmt w:val="lowerLetter"/>
        <w:lvlText w:val="%5."/>
        <w:lvlJc w:val="left"/>
        <w:pPr>
          <w:tabs>
            <w:tab w:val="num" w:pos="680"/>
          </w:tabs>
          <w:ind w:left="680" w:hanging="680"/>
        </w:pPr>
        <w:rPr>
          <w:rFonts w:hint="default"/>
        </w:rPr>
      </w:lvl>
    </w:lvlOverride>
    <w:lvlOverride w:ilvl="5">
      <w:startOverride w:val="1"/>
      <w:lvl w:ilvl="5">
        <w:start w:val="1"/>
        <w:numFmt w:val="lowerRoman"/>
        <w:lvlText w:val="%6."/>
        <w:lvlJc w:val="right"/>
        <w:pPr>
          <w:tabs>
            <w:tab w:val="num" w:pos="680"/>
          </w:tabs>
          <w:ind w:left="680" w:hanging="680"/>
        </w:pPr>
        <w:rPr>
          <w:rFonts w:hint="default"/>
        </w:rPr>
      </w:lvl>
    </w:lvlOverride>
    <w:lvlOverride w:ilvl="6">
      <w:startOverride w:val="1"/>
      <w:lvl w:ilvl="6">
        <w:start w:val="1"/>
        <w:numFmt w:val="decimal"/>
        <w:lvlText w:val="%7."/>
        <w:lvlJc w:val="left"/>
        <w:pPr>
          <w:tabs>
            <w:tab w:val="num" w:pos="680"/>
          </w:tabs>
          <w:ind w:left="680" w:hanging="680"/>
        </w:pPr>
        <w:rPr>
          <w:rFonts w:hint="default"/>
        </w:rPr>
      </w:lvl>
    </w:lvlOverride>
    <w:lvlOverride w:ilvl="7">
      <w:startOverride w:val="1"/>
      <w:lvl w:ilvl="7">
        <w:start w:val="1"/>
        <w:numFmt w:val="lowerLetter"/>
        <w:lvlText w:val="%8."/>
        <w:lvlJc w:val="left"/>
        <w:pPr>
          <w:tabs>
            <w:tab w:val="num" w:pos="680"/>
          </w:tabs>
          <w:ind w:left="680" w:hanging="680"/>
        </w:pPr>
        <w:rPr>
          <w:rFonts w:hint="default"/>
        </w:rPr>
      </w:lvl>
    </w:lvlOverride>
    <w:lvlOverride w:ilvl="8">
      <w:startOverride w:val="1"/>
      <w:lvl w:ilvl="8">
        <w:start w:val="1"/>
        <w:numFmt w:val="lowerRoman"/>
        <w:lvlText w:val="%9."/>
        <w:lvlJc w:val="right"/>
        <w:pPr>
          <w:tabs>
            <w:tab w:val="num" w:pos="680"/>
          </w:tabs>
          <w:ind w:left="680" w:hanging="680"/>
        </w:pPr>
        <w:rPr>
          <w:rFonts w:hint="default"/>
        </w:rPr>
      </w:lvl>
    </w:lvlOverride>
  </w:num>
  <w:num w:numId="64">
    <w:abstractNumId w:val="8"/>
  </w:num>
  <w:num w:numId="65">
    <w:abstractNumId w:val="61"/>
  </w:num>
  <w:num w:numId="66">
    <w:abstractNumId w:val="34"/>
  </w:num>
  <w:num w:numId="67">
    <w:abstractNumId w:val="9"/>
  </w:num>
  <w:num w:numId="68">
    <w:abstractNumId w:val="73"/>
  </w:num>
  <w:num w:numId="69">
    <w:abstractNumId w:val="33"/>
  </w:num>
  <w:num w:numId="70">
    <w:abstractNumId w:val="35"/>
  </w:num>
  <w:num w:numId="71">
    <w:abstractNumId w:val="57"/>
  </w:num>
  <w:num w:numId="72">
    <w:abstractNumId w:val="56"/>
  </w:num>
  <w:num w:numId="73">
    <w:abstractNumId w:val="19"/>
  </w:num>
  <w:num w:numId="74">
    <w:abstractNumId w:val="67"/>
  </w:num>
  <w:num w:numId="75">
    <w:abstractNumId w:val="25"/>
  </w:num>
  <w:numIdMacAtCleanup w:val="7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emar Oliva Xavier Jr.">
    <w15:presenceInfo w15:providerId="AD" w15:userId="S-1-5-21-804707672-790375202-269466746-17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pt-BR" w:vendorID="1" w:dllVersion="513" w:checkStyle="1"/>
  <w:activeWritingStyle w:appName="MSWord" w:lang="pt-PT" w:vendorID="1" w:dllVersion="513" w:checkStyle="1"/>
  <w:proofState w:spelling="clean" w:grammar="clean"/>
  <w:trackRevisions/>
  <w:defaultTabStop w:val="708"/>
  <w:hyphenationZone w:val="425"/>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8BA"/>
    <w:rsid w:val="00010FC9"/>
    <w:rsid w:val="00016FFD"/>
    <w:rsid w:val="00020AA2"/>
    <w:rsid w:val="0004612C"/>
    <w:rsid w:val="00066740"/>
    <w:rsid w:val="00072109"/>
    <w:rsid w:val="00075B4B"/>
    <w:rsid w:val="000837A3"/>
    <w:rsid w:val="00094881"/>
    <w:rsid w:val="000A261B"/>
    <w:rsid w:val="000A2DBB"/>
    <w:rsid w:val="000B0C82"/>
    <w:rsid w:val="000C72BB"/>
    <w:rsid w:val="000D68BE"/>
    <w:rsid w:val="000E3D26"/>
    <w:rsid w:val="000E6DFE"/>
    <w:rsid w:val="000E7EDB"/>
    <w:rsid w:val="00101F0D"/>
    <w:rsid w:val="00107608"/>
    <w:rsid w:val="00111B69"/>
    <w:rsid w:val="00121A13"/>
    <w:rsid w:val="00121CDB"/>
    <w:rsid w:val="001231C8"/>
    <w:rsid w:val="00124076"/>
    <w:rsid w:val="00127D4B"/>
    <w:rsid w:val="0013515D"/>
    <w:rsid w:val="0014400B"/>
    <w:rsid w:val="0015313B"/>
    <w:rsid w:val="00157E6F"/>
    <w:rsid w:val="001600C4"/>
    <w:rsid w:val="00160901"/>
    <w:rsid w:val="001759C5"/>
    <w:rsid w:val="00177424"/>
    <w:rsid w:val="00194C73"/>
    <w:rsid w:val="001A34BF"/>
    <w:rsid w:val="001B29C7"/>
    <w:rsid w:val="001B3BCB"/>
    <w:rsid w:val="001C0246"/>
    <w:rsid w:val="001C425D"/>
    <w:rsid w:val="001D0517"/>
    <w:rsid w:val="001D607C"/>
    <w:rsid w:val="001E6A55"/>
    <w:rsid w:val="001F2CE7"/>
    <w:rsid w:val="001F6624"/>
    <w:rsid w:val="0020360A"/>
    <w:rsid w:val="00223A34"/>
    <w:rsid w:val="002305B7"/>
    <w:rsid w:val="00231240"/>
    <w:rsid w:val="002332BB"/>
    <w:rsid w:val="00234DB5"/>
    <w:rsid w:val="00245B11"/>
    <w:rsid w:val="002473B1"/>
    <w:rsid w:val="00252447"/>
    <w:rsid w:val="0025484D"/>
    <w:rsid w:val="0027103B"/>
    <w:rsid w:val="00273A30"/>
    <w:rsid w:val="00285E0C"/>
    <w:rsid w:val="00292F08"/>
    <w:rsid w:val="002940C0"/>
    <w:rsid w:val="002A70CD"/>
    <w:rsid w:val="002B0870"/>
    <w:rsid w:val="002B5AF3"/>
    <w:rsid w:val="002C2198"/>
    <w:rsid w:val="002C2FE2"/>
    <w:rsid w:val="002C574F"/>
    <w:rsid w:val="002C766F"/>
    <w:rsid w:val="002D3F6F"/>
    <w:rsid w:val="002D5B9D"/>
    <w:rsid w:val="002E3C16"/>
    <w:rsid w:val="00307072"/>
    <w:rsid w:val="00312A16"/>
    <w:rsid w:val="00317609"/>
    <w:rsid w:val="003221E5"/>
    <w:rsid w:val="00331FDD"/>
    <w:rsid w:val="00341A35"/>
    <w:rsid w:val="003434D6"/>
    <w:rsid w:val="003453B1"/>
    <w:rsid w:val="003579EE"/>
    <w:rsid w:val="003717DC"/>
    <w:rsid w:val="00373311"/>
    <w:rsid w:val="00384AFE"/>
    <w:rsid w:val="00395AE6"/>
    <w:rsid w:val="003A07CC"/>
    <w:rsid w:val="003A0C92"/>
    <w:rsid w:val="003A3D56"/>
    <w:rsid w:val="003A42D1"/>
    <w:rsid w:val="003A61FB"/>
    <w:rsid w:val="003B2F90"/>
    <w:rsid w:val="003B3F69"/>
    <w:rsid w:val="003B4675"/>
    <w:rsid w:val="003B719E"/>
    <w:rsid w:val="003C04C4"/>
    <w:rsid w:val="003C0CCF"/>
    <w:rsid w:val="003E06C5"/>
    <w:rsid w:val="003F6F10"/>
    <w:rsid w:val="004004DC"/>
    <w:rsid w:val="00407E65"/>
    <w:rsid w:val="00411D51"/>
    <w:rsid w:val="00413E19"/>
    <w:rsid w:val="00423AA4"/>
    <w:rsid w:val="00425B76"/>
    <w:rsid w:val="004274C4"/>
    <w:rsid w:val="00433083"/>
    <w:rsid w:val="00461682"/>
    <w:rsid w:val="004629A2"/>
    <w:rsid w:val="00464200"/>
    <w:rsid w:val="00475222"/>
    <w:rsid w:val="00477F7A"/>
    <w:rsid w:val="00482541"/>
    <w:rsid w:val="0048266A"/>
    <w:rsid w:val="00487437"/>
    <w:rsid w:val="00490ED6"/>
    <w:rsid w:val="00491380"/>
    <w:rsid w:val="00495E69"/>
    <w:rsid w:val="004A1020"/>
    <w:rsid w:val="004A1F0D"/>
    <w:rsid w:val="004A6CDA"/>
    <w:rsid w:val="004B34E2"/>
    <w:rsid w:val="004C4F25"/>
    <w:rsid w:val="004D056D"/>
    <w:rsid w:val="004D0EC2"/>
    <w:rsid w:val="004D2528"/>
    <w:rsid w:val="004E0CFA"/>
    <w:rsid w:val="004E2966"/>
    <w:rsid w:val="004E4FCD"/>
    <w:rsid w:val="004E63AD"/>
    <w:rsid w:val="004E70C4"/>
    <w:rsid w:val="004F01D3"/>
    <w:rsid w:val="004F09D7"/>
    <w:rsid w:val="004F2651"/>
    <w:rsid w:val="004F4865"/>
    <w:rsid w:val="004F5FD8"/>
    <w:rsid w:val="004F7F87"/>
    <w:rsid w:val="00513B7B"/>
    <w:rsid w:val="005158FA"/>
    <w:rsid w:val="00520B6D"/>
    <w:rsid w:val="00521316"/>
    <w:rsid w:val="00526890"/>
    <w:rsid w:val="0053046F"/>
    <w:rsid w:val="00535275"/>
    <w:rsid w:val="00541614"/>
    <w:rsid w:val="0054363C"/>
    <w:rsid w:val="00566243"/>
    <w:rsid w:val="00570659"/>
    <w:rsid w:val="00570C9F"/>
    <w:rsid w:val="005848F3"/>
    <w:rsid w:val="0058654E"/>
    <w:rsid w:val="00586A1D"/>
    <w:rsid w:val="00587099"/>
    <w:rsid w:val="00590E3A"/>
    <w:rsid w:val="00593354"/>
    <w:rsid w:val="00597153"/>
    <w:rsid w:val="005A4E48"/>
    <w:rsid w:val="005B19E5"/>
    <w:rsid w:val="005C0D38"/>
    <w:rsid w:val="005C2AB2"/>
    <w:rsid w:val="005C747C"/>
    <w:rsid w:val="005D081A"/>
    <w:rsid w:val="005D3C66"/>
    <w:rsid w:val="005D642B"/>
    <w:rsid w:val="005E05F1"/>
    <w:rsid w:val="005E3A3A"/>
    <w:rsid w:val="005F572A"/>
    <w:rsid w:val="006010E2"/>
    <w:rsid w:val="00601124"/>
    <w:rsid w:val="0061568C"/>
    <w:rsid w:val="00621E26"/>
    <w:rsid w:val="006240F0"/>
    <w:rsid w:val="00624F32"/>
    <w:rsid w:val="006267DF"/>
    <w:rsid w:val="00634213"/>
    <w:rsid w:val="00634CFD"/>
    <w:rsid w:val="00643D85"/>
    <w:rsid w:val="006465E0"/>
    <w:rsid w:val="00652C2C"/>
    <w:rsid w:val="00655513"/>
    <w:rsid w:val="006600BE"/>
    <w:rsid w:val="00663DF5"/>
    <w:rsid w:val="006647DC"/>
    <w:rsid w:val="00664F6A"/>
    <w:rsid w:val="006750EF"/>
    <w:rsid w:val="00675DDE"/>
    <w:rsid w:val="00676346"/>
    <w:rsid w:val="006763D4"/>
    <w:rsid w:val="006A7266"/>
    <w:rsid w:val="006B0BFD"/>
    <w:rsid w:val="006B65FF"/>
    <w:rsid w:val="006C3822"/>
    <w:rsid w:val="006C5606"/>
    <w:rsid w:val="006C6FA5"/>
    <w:rsid w:val="006D5AC9"/>
    <w:rsid w:val="006D6BFC"/>
    <w:rsid w:val="006E5702"/>
    <w:rsid w:val="006F0E2A"/>
    <w:rsid w:val="006F60DA"/>
    <w:rsid w:val="00701401"/>
    <w:rsid w:val="007118A5"/>
    <w:rsid w:val="00712C15"/>
    <w:rsid w:val="00715D22"/>
    <w:rsid w:val="00717158"/>
    <w:rsid w:val="00725319"/>
    <w:rsid w:val="0074751F"/>
    <w:rsid w:val="007533A4"/>
    <w:rsid w:val="00756172"/>
    <w:rsid w:val="007613FF"/>
    <w:rsid w:val="00763BA6"/>
    <w:rsid w:val="0076418C"/>
    <w:rsid w:val="00764B50"/>
    <w:rsid w:val="007675F9"/>
    <w:rsid w:val="00771FA7"/>
    <w:rsid w:val="00773D22"/>
    <w:rsid w:val="00776736"/>
    <w:rsid w:val="00781C1A"/>
    <w:rsid w:val="00784107"/>
    <w:rsid w:val="00791F8D"/>
    <w:rsid w:val="007D51F8"/>
    <w:rsid w:val="007D7F2C"/>
    <w:rsid w:val="007E1A60"/>
    <w:rsid w:val="007E24EA"/>
    <w:rsid w:val="00800B52"/>
    <w:rsid w:val="00806F08"/>
    <w:rsid w:val="0081207C"/>
    <w:rsid w:val="00813D73"/>
    <w:rsid w:val="008149B5"/>
    <w:rsid w:val="00823136"/>
    <w:rsid w:val="00830798"/>
    <w:rsid w:val="00833DCA"/>
    <w:rsid w:val="00835DDD"/>
    <w:rsid w:val="0084022B"/>
    <w:rsid w:val="00845B0C"/>
    <w:rsid w:val="00846510"/>
    <w:rsid w:val="00847A17"/>
    <w:rsid w:val="00850EB2"/>
    <w:rsid w:val="00854D9B"/>
    <w:rsid w:val="00856276"/>
    <w:rsid w:val="00864AE9"/>
    <w:rsid w:val="00864C74"/>
    <w:rsid w:val="008660E0"/>
    <w:rsid w:val="0087710E"/>
    <w:rsid w:val="00877FA0"/>
    <w:rsid w:val="00886EBD"/>
    <w:rsid w:val="00887C02"/>
    <w:rsid w:val="00891538"/>
    <w:rsid w:val="00896CB9"/>
    <w:rsid w:val="008A43A8"/>
    <w:rsid w:val="008A4692"/>
    <w:rsid w:val="008B018B"/>
    <w:rsid w:val="008B0E53"/>
    <w:rsid w:val="008B3445"/>
    <w:rsid w:val="008B3CC6"/>
    <w:rsid w:val="008B7D55"/>
    <w:rsid w:val="008C10C3"/>
    <w:rsid w:val="008C56AA"/>
    <w:rsid w:val="008D06AF"/>
    <w:rsid w:val="008D5EA6"/>
    <w:rsid w:val="008E7CDD"/>
    <w:rsid w:val="008F38D9"/>
    <w:rsid w:val="008F5A65"/>
    <w:rsid w:val="00911AB9"/>
    <w:rsid w:val="009149F3"/>
    <w:rsid w:val="009166E5"/>
    <w:rsid w:val="00930B56"/>
    <w:rsid w:val="009316F6"/>
    <w:rsid w:val="00931FA5"/>
    <w:rsid w:val="00933E94"/>
    <w:rsid w:val="00934F5D"/>
    <w:rsid w:val="00940121"/>
    <w:rsid w:val="00940BA1"/>
    <w:rsid w:val="009458EB"/>
    <w:rsid w:val="00945C19"/>
    <w:rsid w:val="00953356"/>
    <w:rsid w:val="009559FD"/>
    <w:rsid w:val="00961C17"/>
    <w:rsid w:val="00962D17"/>
    <w:rsid w:val="00975748"/>
    <w:rsid w:val="00977478"/>
    <w:rsid w:val="00980524"/>
    <w:rsid w:val="009823B1"/>
    <w:rsid w:val="00985F86"/>
    <w:rsid w:val="0099758B"/>
    <w:rsid w:val="009A0BD6"/>
    <w:rsid w:val="009A7706"/>
    <w:rsid w:val="009B1ABA"/>
    <w:rsid w:val="009D1A8E"/>
    <w:rsid w:val="009D3843"/>
    <w:rsid w:val="009E143D"/>
    <w:rsid w:val="009E240C"/>
    <w:rsid w:val="009E5C29"/>
    <w:rsid w:val="009F2C54"/>
    <w:rsid w:val="009F5B10"/>
    <w:rsid w:val="009F74FF"/>
    <w:rsid w:val="00A06C66"/>
    <w:rsid w:val="00A1768A"/>
    <w:rsid w:val="00A208BA"/>
    <w:rsid w:val="00A41F25"/>
    <w:rsid w:val="00A5379C"/>
    <w:rsid w:val="00A5626B"/>
    <w:rsid w:val="00A56505"/>
    <w:rsid w:val="00A62C51"/>
    <w:rsid w:val="00A65BE4"/>
    <w:rsid w:val="00A66B31"/>
    <w:rsid w:val="00A66B4A"/>
    <w:rsid w:val="00A758E2"/>
    <w:rsid w:val="00A75FF0"/>
    <w:rsid w:val="00A902E5"/>
    <w:rsid w:val="00A90DEB"/>
    <w:rsid w:val="00A967F3"/>
    <w:rsid w:val="00AA4EC0"/>
    <w:rsid w:val="00AA50C9"/>
    <w:rsid w:val="00AB7D8D"/>
    <w:rsid w:val="00AC393F"/>
    <w:rsid w:val="00AD21BA"/>
    <w:rsid w:val="00AD2993"/>
    <w:rsid w:val="00AE37B4"/>
    <w:rsid w:val="00AE3D6D"/>
    <w:rsid w:val="00AF635C"/>
    <w:rsid w:val="00B103A8"/>
    <w:rsid w:val="00B14D77"/>
    <w:rsid w:val="00B15D93"/>
    <w:rsid w:val="00B16A15"/>
    <w:rsid w:val="00B31DEE"/>
    <w:rsid w:val="00B35757"/>
    <w:rsid w:val="00B37A3B"/>
    <w:rsid w:val="00B40DCC"/>
    <w:rsid w:val="00B420F5"/>
    <w:rsid w:val="00B51DD0"/>
    <w:rsid w:val="00B53CB1"/>
    <w:rsid w:val="00B669D3"/>
    <w:rsid w:val="00B82094"/>
    <w:rsid w:val="00B87B27"/>
    <w:rsid w:val="00B90B74"/>
    <w:rsid w:val="00BA35AF"/>
    <w:rsid w:val="00BA3ABD"/>
    <w:rsid w:val="00BB4ABD"/>
    <w:rsid w:val="00BD15AB"/>
    <w:rsid w:val="00BE19A2"/>
    <w:rsid w:val="00BF1916"/>
    <w:rsid w:val="00BF1BCF"/>
    <w:rsid w:val="00BF3A76"/>
    <w:rsid w:val="00C01B56"/>
    <w:rsid w:val="00C03E79"/>
    <w:rsid w:val="00C12A9F"/>
    <w:rsid w:val="00C14C7F"/>
    <w:rsid w:val="00C323AA"/>
    <w:rsid w:val="00C363D5"/>
    <w:rsid w:val="00C46484"/>
    <w:rsid w:val="00C5641C"/>
    <w:rsid w:val="00C56903"/>
    <w:rsid w:val="00C60574"/>
    <w:rsid w:val="00C62F08"/>
    <w:rsid w:val="00C7536C"/>
    <w:rsid w:val="00C80DFD"/>
    <w:rsid w:val="00C8260F"/>
    <w:rsid w:val="00C85ECB"/>
    <w:rsid w:val="00CA1284"/>
    <w:rsid w:val="00CB709B"/>
    <w:rsid w:val="00CB75FF"/>
    <w:rsid w:val="00CC6742"/>
    <w:rsid w:val="00CD0DA7"/>
    <w:rsid w:val="00CD7D53"/>
    <w:rsid w:val="00CE0A45"/>
    <w:rsid w:val="00CE160F"/>
    <w:rsid w:val="00CE4291"/>
    <w:rsid w:val="00CF052C"/>
    <w:rsid w:val="00CF1792"/>
    <w:rsid w:val="00D17D3C"/>
    <w:rsid w:val="00D216C0"/>
    <w:rsid w:val="00D23D19"/>
    <w:rsid w:val="00D269EF"/>
    <w:rsid w:val="00D3674E"/>
    <w:rsid w:val="00D42900"/>
    <w:rsid w:val="00D42B9C"/>
    <w:rsid w:val="00D45D2E"/>
    <w:rsid w:val="00D46F2C"/>
    <w:rsid w:val="00D51761"/>
    <w:rsid w:val="00D51DBD"/>
    <w:rsid w:val="00D55907"/>
    <w:rsid w:val="00D626FF"/>
    <w:rsid w:val="00D63B51"/>
    <w:rsid w:val="00D73800"/>
    <w:rsid w:val="00D75C29"/>
    <w:rsid w:val="00D8149D"/>
    <w:rsid w:val="00D9275A"/>
    <w:rsid w:val="00D95743"/>
    <w:rsid w:val="00DA070A"/>
    <w:rsid w:val="00DA435B"/>
    <w:rsid w:val="00DA45B9"/>
    <w:rsid w:val="00DB133A"/>
    <w:rsid w:val="00DD1369"/>
    <w:rsid w:val="00DD4E3C"/>
    <w:rsid w:val="00DF20BD"/>
    <w:rsid w:val="00DF3F3A"/>
    <w:rsid w:val="00DF650F"/>
    <w:rsid w:val="00E043DA"/>
    <w:rsid w:val="00E10EDA"/>
    <w:rsid w:val="00E11230"/>
    <w:rsid w:val="00E2730B"/>
    <w:rsid w:val="00E36ADD"/>
    <w:rsid w:val="00E40BA5"/>
    <w:rsid w:val="00E464A3"/>
    <w:rsid w:val="00E46666"/>
    <w:rsid w:val="00E4751C"/>
    <w:rsid w:val="00E506A6"/>
    <w:rsid w:val="00E50E35"/>
    <w:rsid w:val="00E73590"/>
    <w:rsid w:val="00E75D97"/>
    <w:rsid w:val="00E86AFB"/>
    <w:rsid w:val="00E8715B"/>
    <w:rsid w:val="00E930BE"/>
    <w:rsid w:val="00E93A9C"/>
    <w:rsid w:val="00EA02E5"/>
    <w:rsid w:val="00EB1877"/>
    <w:rsid w:val="00EB460B"/>
    <w:rsid w:val="00EB541C"/>
    <w:rsid w:val="00EC1D8D"/>
    <w:rsid w:val="00EC7D32"/>
    <w:rsid w:val="00ED1F52"/>
    <w:rsid w:val="00EE4619"/>
    <w:rsid w:val="00EF41C4"/>
    <w:rsid w:val="00EF5BEC"/>
    <w:rsid w:val="00F00274"/>
    <w:rsid w:val="00F2082C"/>
    <w:rsid w:val="00F24233"/>
    <w:rsid w:val="00F4530B"/>
    <w:rsid w:val="00F547CC"/>
    <w:rsid w:val="00F55646"/>
    <w:rsid w:val="00F56F38"/>
    <w:rsid w:val="00F579AD"/>
    <w:rsid w:val="00F6666C"/>
    <w:rsid w:val="00F67F7E"/>
    <w:rsid w:val="00F80372"/>
    <w:rsid w:val="00F8042E"/>
    <w:rsid w:val="00F8200D"/>
    <w:rsid w:val="00F94BA2"/>
    <w:rsid w:val="00F97649"/>
    <w:rsid w:val="00FA37F8"/>
    <w:rsid w:val="00FA77AC"/>
    <w:rsid w:val="00FA7D89"/>
    <w:rsid w:val="00FB244B"/>
    <w:rsid w:val="00FB38E2"/>
    <w:rsid w:val="00FB56B6"/>
    <w:rsid w:val="00FE0593"/>
    <w:rsid w:val="00FE2A41"/>
    <w:rsid w:val="00FE6511"/>
    <w:rsid w:val="00FF65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50450E4-04F6-4CE6-B07E-30EB6062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iPriority="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FA5"/>
    <w:pPr>
      <w:ind w:firstLine="709"/>
      <w:jc w:val="both"/>
    </w:pPr>
    <w:rPr>
      <w:rFonts w:ascii="Verdana" w:hAnsi="Verdana"/>
      <w:sz w:val="22"/>
      <w:szCs w:val="24"/>
    </w:rPr>
  </w:style>
  <w:style w:type="paragraph" w:styleId="Ttulo1">
    <w:name w:val="heading 1"/>
    <w:basedOn w:val="Normal"/>
    <w:next w:val="Normal"/>
    <w:link w:val="Ttulo1Char"/>
    <w:qFormat/>
    <w:rsid w:val="00F6666C"/>
    <w:pPr>
      <w:keepNext/>
      <w:numPr>
        <w:numId w:val="25"/>
      </w:numPr>
      <w:spacing w:before="240" w:after="60"/>
      <w:outlineLvl w:val="0"/>
    </w:pPr>
    <w:rPr>
      <w:rFonts w:cs="Arial"/>
      <w:b/>
      <w:bCs/>
      <w:color w:val="000080"/>
      <w:kern w:val="32"/>
      <w:szCs w:val="32"/>
    </w:rPr>
  </w:style>
  <w:style w:type="paragraph" w:styleId="Ttulo2">
    <w:name w:val="heading 2"/>
    <w:aliases w:val="2,Method123 sub heading,Level 2 Heading,h2,Numbered indent 2,ni2,Hanging 2 Indent,numbered indent 2"/>
    <w:basedOn w:val="Normal"/>
    <w:next w:val="Normal"/>
    <w:link w:val="Ttulo2Char"/>
    <w:qFormat/>
    <w:rsid w:val="00F6666C"/>
    <w:pPr>
      <w:keepNext/>
      <w:numPr>
        <w:ilvl w:val="1"/>
        <w:numId w:val="25"/>
      </w:numPr>
      <w:spacing w:before="240" w:after="60"/>
      <w:outlineLvl w:val="1"/>
    </w:pPr>
    <w:rPr>
      <w:rFonts w:cs="Arial"/>
      <w:b/>
      <w:bCs/>
      <w:color w:val="000080"/>
    </w:rPr>
  </w:style>
  <w:style w:type="paragraph" w:styleId="Ttulo3">
    <w:name w:val="heading 3"/>
    <w:aliases w:val="3,h3"/>
    <w:basedOn w:val="Normal"/>
    <w:next w:val="Normal"/>
    <w:link w:val="Ttulo3Char"/>
    <w:autoRedefine/>
    <w:qFormat/>
    <w:rsid w:val="00725319"/>
    <w:pPr>
      <w:keepNext/>
      <w:spacing w:before="240" w:after="60"/>
      <w:ind w:left="993" w:firstLine="0"/>
      <w:outlineLvl w:val="2"/>
    </w:pPr>
    <w:rPr>
      <w:szCs w:val="20"/>
    </w:rPr>
  </w:style>
  <w:style w:type="paragraph" w:styleId="Ttulo4">
    <w:name w:val="heading 4"/>
    <w:aliases w:val="4"/>
    <w:basedOn w:val="Normal"/>
    <w:next w:val="Normal"/>
    <w:link w:val="Ttulo4Char"/>
    <w:qFormat/>
    <w:rsid w:val="00F6666C"/>
    <w:pPr>
      <w:keepNext/>
      <w:numPr>
        <w:ilvl w:val="3"/>
        <w:numId w:val="25"/>
      </w:numPr>
      <w:spacing w:before="240" w:after="60"/>
      <w:outlineLvl w:val="3"/>
    </w:pPr>
    <w:rPr>
      <w:b/>
      <w:bCs/>
      <w:color w:val="000080"/>
    </w:rPr>
  </w:style>
  <w:style w:type="paragraph" w:styleId="Ttulo5">
    <w:name w:val="heading 5"/>
    <w:aliases w:val="5"/>
    <w:basedOn w:val="Normal"/>
    <w:next w:val="Normal"/>
    <w:link w:val="Ttulo5Char"/>
    <w:qFormat/>
    <w:rsid w:val="00F6666C"/>
    <w:pPr>
      <w:keepNext/>
      <w:numPr>
        <w:ilvl w:val="4"/>
        <w:numId w:val="25"/>
      </w:numPr>
      <w:spacing w:before="240" w:after="60"/>
      <w:jc w:val="left"/>
      <w:outlineLvl w:val="4"/>
    </w:pPr>
    <w:rPr>
      <w:b/>
      <w:bCs/>
      <w:color w:val="000080"/>
    </w:rPr>
  </w:style>
  <w:style w:type="paragraph" w:styleId="Ttulo6">
    <w:name w:val="heading 6"/>
    <w:aliases w:val="6"/>
    <w:basedOn w:val="Normal"/>
    <w:next w:val="Normal"/>
    <w:link w:val="Ttulo6Char"/>
    <w:unhideWhenUsed/>
    <w:qFormat/>
    <w:rsid w:val="00C323AA"/>
    <w:pPr>
      <w:numPr>
        <w:ilvl w:val="5"/>
        <w:numId w:val="25"/>
      </w:numPr>
      <w:spacing w:before="240" w:after="60"/>
      <w:jc w:val="left"/>
      <w:outlineLvl w:val="5"/>
    </w:pPr>
    <w:rPr>
      <w:b/>
      <w:bCs/>
      <w:color w:val="000080"/>
      <w:szCs w:val="22"/>
    </w:rPr>
  </w:style>
  <w:style w:type="paragraph" w:styleId="Ttulo7">
    <w:name w:val="heading 7"/>
    <w:basedOn w:val="Normal"/>
    <w:next w:val="Normal"/>
    <w:link w:val="Ttulo7Char"/>
    <w:unhideWhenUsed/>
    <w:qFormat/>
    <w:rsid w:val="00407E65"/>
    <w:pPr>
      <w:numPr>
        <w:ilvl w:val="6"/>
        <w:numId w:val="25"/>
      </w:numPr>
      <w:spacing w:before="240" w:after="60"/>
      <w:ind w:left="1298" w:hanging="1298"/>
      <w:jc w:val="left"/>
      <w:outlineLvl w:val="6"/>
    </w:pPr>
    <w:rPr>
      <w:b/>
      <w:color w:val="000080"/>
    </w:rPr>
  </w:style>
  <w:style w:type="paragraph" w:styleId="Ttulo8">
    <w:name w:val="heading 8"/>
    <w:basedOn w:val="Normal"/>
    <w:next w:val="Normal"/>
    <w:link w:val="Ttulo8Char"/>
    <w:unhideWhenUsed/>
    <w:qFormat/>
    <w:rsid w:val="00DF20BD"/>
    <w:pPr>
      <w:numPr>
        <w:ilvl w:val="7"/>
        <w:numId w:val="25"/>
      </w:numPr>
      <w:spacing w:before="240" w:after="60"/>
      <w:outlineLvl w:val="7"/>
    </w:pPr>
    <w:rPr>
      <w:rFonts w:ascii="Calibri" w:hAnsi="Calibri"/>
      <w:i/>
      <w:iCs/>
    </w:rPr>
  </w:style>
  <w:style w:type="paragraph" w:styleId="Ttulo9">
    <w:name w:val="heading 9"/>
    <w:basedOn w:val="Normal"/>
    <w:next w:val="Normal"/>
    <w:link w:val="Ttulo9Char"/>
    <w:unhideWhenUsed/>
    <w:qFormat/>
    <w:rsid w:val="00DF20BD"/>
    <w:pPr>
      <w:numPr>
        <w:ilvl w:val="8"/>
        <w:numId w:val="25"/>
      </w:numPr>
      <w:spacing w:before="240" w:after="60"/>
      <w:outlineLvl w:val="8"/>
    </w:pPr>
    <w:rPr>
      <w:rFonts w:ascii="Cambria" w:hAnsi="Cambria"/>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0">
    <w:name w:val="Nor 0"/>
    <w:basedOn w:val="Normal"/>
    <w:autoRedefine/>
    <w:rsid w:val="00676346"/>
    <w:pPr>
      <w:keepNext/>
      <w:keepLines/>
      <w:suppressLineNumbers/>
      <w:spacing w:line="360" w:lineRule="auto"/>
      <w:ind w:firstLine="567"/>
    </w:pPr>
    <w:rPr>
      <w:rFonts w:ascii="Arial" w:hAnsi="Arial"/>
      <w:color w:val="000000"/>
      <w:szCs w:val="20"/>
    </w:rPr>
  </w:style>
  <w:style w:type="paragraph" w:customStyle="1" w:styleId="capa1">
    <w:name w:val="capa 1"/>
    <w:basedOn w:val="capa0"/>
    <w:autoRedefine/>
    <w:rsid w:val="00EE4619"/>
    <w:pPr>
      <w:tabs>
        <w:tab w:val="left" w:pos="540"/>
      </w:tabs>
    </w:pPr>
    <w:rPr>
      <w:rFonts w:ascii="Arial" w:hAnsi="Arial"/>
      <w:b w:val="0"/>
      <w:sz w:val="24"/>
    </w:rPr>
  </w:style>
  <w:style w:type="paragraph" w:customStyle="1" w:styleId="capa0">
    <w:name w:val="capa 0"/>
    <w:basedOn w:val="Nor0"/>
    <w:autoRedefine/>
    <w:rsid w:val="00676346"/>
    <w:pPr>
      <w:keepLines w:val="0"/>
      <w:pBdr>
        <w:top w:val="thinThickThinMediumGap" w:sz="36" w:space="1" w:color="000080"/>
        <w:left w:val="thinThickThinMediumGap" w:sz="36" w:space="4" w:color="000080"/>
        <w:bottom w:val="thinThickThinMediumGap" w:sz="36" w:space="1" w:color="000080"/>
        <w:right w:val="thinThickThinMediumGap" w:sz="36" w:space="4" w:color="000080"/>
      </w:pBdr>
      <w:suppressAutoHyphens/>
      <w:spacing w:line="240" w:lineRule="auto"/>
      <w:ind w:firstLine="0"/>
      <w:jc w:val="center"/>
    </w:pPr>
    <w:rPr>
      <w:rFonts w:ascii="Verdana" w:hAnsi="Verdana"/>
      <w:b/>
      <w:sz w:val="28"/>
    </w:rPr>
  </w:style>
  <w:style w:type="paragraph" w:customStyle="1" w:styleId="capa3">
    <w:name w:val="capa 3"/>
    <w:basedOn w:val="Normal"/>
    <w:autoRedefine/>
    <w:uiPriority w:val="99"/>
    <w:rsid w:val="00676346"/>
    <w:pPr>
      <w:keepNext/>
      <w:suppressLineNumbers/>
      <w:pBdr>
        <w:top w:val="thinThickThinMediumGap" w:sz="36" w:space="1" w:color="000080"/>
        <w:left w:val="thinThickThinMediumGap" w:sz="36" w:space="4" w:color="000080"/>
        <w:bottom w:val="thinThickThinMediumGap" w:sz="36" w:space="1" w:color="000080"/>
        <w:right w:val="thinThickThinMediumGap" w:sz="36" w:space="4" w:color="000080"/>
      </w:pBdr>
      <w:shd w:val="pct5" w:color="00FFFF" w:fill="FFFFFF"/>
      <w:tabs>
        <w:tab w:val="left" w:pos="8222"/>
      </w:tabs>
      <w:suppressAutoHyphens/>
      <w:jc w:val="center"/>
    </w:pPr>
    <w:rPr>
      <w:caps/>
      <w:color w:val="000000"/>
      <w:spacing w:val="80"/>
      <w:sz w:val="28"/>
      <w:shd w:val="clear" w:color="0000FF" w:fill="auto"/>
    </w:rPr>
  </w:style>
  <w:style w:type="character" w:styleId="Nmerodepgina">
    <w:name w:val="page number"/>
    <w:basedOn w:val="Fontepargpadro"/>
    <w:rsid w:val="00676346"/>
  </w:style>
  <w:style w:type="paragraph" w:styleId="Rodap">
    <w:name w:val="footer"/>
    <w:basedOn w:val="Cabealho"/>
    <w:link w:val="RodapChar"/>
    <w:uiPriority w:val="99"/>
    <w:rsid w:val="00676346"/>
    <w:pPr>
      <w:keepNext/>
      <w:keepLines/>
      <w:suppressLineNumbers/>
      <w:tabs>
        <w:tab w:val="clear" w:pos="4419"/>
        <w:tab w:val="clear" w:pos="8838"/>
        <w:tab w:val="center" w:pos="4536"/>
        <w:tab w:val="right" w:pos="9356"/>
      </w:tabs>
      <w:spacing w:before="360"/>
    </w:pPr>
    <w:rPr>
      <w:rFonts w:ascii="Times New Roman" w:hAnsi="Times New Roman"/>
      <w:noProof/>
      <w:color w:val="000000"/>
      <w:sz w:val="12"/>
      <w:szCs w:val="20"/>
    </w:rPr>
  </w:style>
  <w:style w:type="paragraph" w:styleId="Cabealho">
    <w:name w:val="header"/>
    <w:basedOn w:val="Normal"/>
    <w:link w:val="CabealhoChar"/>
    <w:rsid w:val="00676346"/>
    <w:pPr>
      <w:tabs>
        <w:tab w:val="center" w:pos="4419"/>
        <w:tab w:val="right" w:pos="8838"/>
      </w:tabs>
    </w:pPr>
  </w:style>
  <w:style w:type="paragraph" w:customStyle="1" w:styleId="Nor1">
    <w:name w:val="Nor 1"/>
    <w:basedOn w:val="Nor0"/>
    <w:autoRedefine/>
    <w:rsid w:val="00676346"/>
    <w:pPr>
      <w:keepNext w:val="0"/>
      <w:keepLines w:val="0"/>
      <w:suppressLineNumbers w:val="0"/>
      <w:ind w:firstLine="0"/>
      <w:outlineLvl w:val="0"/>
    </w:pPr>
    <w:rPr>
      <w:rFonts w:ascii="Times New Roman" w:hAnsi="Times New Roman"/>
    </w:rPr>
  </w:style>
  <w:style w:type="paragraph" w:styleId="Sumrio1">
    <w:name w:val="toc 1"/>
    <w:basedOn w:val="Normal"/>
    <w:next w:val="Normal"/>
    <w:autoRedefine/>
    <w:uiPriority w:val="39"/>
    <w:rsid w:val="00F547CC"/>
    <w:pPr>
      <w:tabs>
        <w:tab w:val="left" w:pos="567"/>
        <w:tab w:val="right" w:leader="dot" w:pos="9062"/>
      </w:tabs>
      <w:spacing w:before="360"/>
      <w:ind w:firstLine="0"/>
    </w:pPr>
    <w:rPr>
      <w:rFonts w:ascii="Arial" w:hAnsi="Arial"/>
      <w:b/>
      <w:caps/>
    </w:rPr>
  </w:style>
  <w:style w:type="paragraph" w:styleId="Sumrio2">
    <w:name w:val="toc 2"/>
    <w:basedOn w:val="Normal"/>
    <w:next w:val="Normal"/>
    <w:autoRedefine/>
    <w:uiPriority w:val="39"/>
    <w:rsid w:val="00676346"/>
    <w:pPr>
      <w:spacing w:before="240"/>
    </w:pPr>
    <w:rPr>
      <w:b/>
      <w:sz w:val="20"/>
    </w:rPr>
  </w:style>
  <w:style w:type="paragraph" w:styleId="Sumrio3">
    <w:name w:val="toc 3"/>
    <w:basedOn w:val="Normal"/>
    <w:next w:val="Normal"/>
    <w:autoRedefine/>
    <w:uiPriority w:val="39"/>
    <w:rsid w:val="00676346"/>
    <w:pPr>
      <w:ind w:left="240"/>
    </w:pPr>
    <w:rPr>
      <w:sz w:val="20"/>
    </w:rPr>
  </w:style>
  <w:style w:type="paragraph" w:styleId="Sumrio4">
    <w:name w:val="toc 4"/>
    <w:basedOn w:val="Normal"/>
    <w:next w:val="Normal"/>
    <w:autoRedefine/>
    <w:uiPriority w:val="39"/>
    <w:rsid w:val="00676346"/>
    <w:pPr>
      <w:ind w:left="480"/>
    </w:pPr>
    <w:rPr>
      <w:sz w:val="20"/>
    </w:rPr>
  </w:style>
  <w:style w:type="paragraph" w:styleId="Sumrio5">
    <w:name w:val="toc 5"/>
    <w:basedOn w:val="Normal"/>
    <w:next w:val="Normal"/>
    <w:autoRedefine/>
    <w:uiPriority w:val="39"/>
    <w:rsid w:val="00676346"/>
    <w:pPr>
      <w:ind w:left="720"/>
    </w:pPr>
    <w:rPr>
      <w:sz w:val="20"/>
    </w:rPr>
  </w:style>
  <w:style w:type="paragraph" w:styleId="Sumrio6">
    <w:name w:val="toc 6"/>
    <w:basedOn w:val="Normal"/>
    <w:next w:val="Normal"/>
    <w:autoRedefine/>
    <w:uiPriority w:val="39"/>
    <w:rsid w:val="00676346"/>
    <w:pPr>
      <w:ind w:left="960"/>
    </w:pPr>
    <w:rPr>
      <w:sz w:val="20"/>
    </w:rPr>
  </w:style>
  <w:style w:type="paragraph" w:styleId="Sumrio7">
    <w:name w:val="toc 7"/>
    <w:basedOn w:val="Normal"/>
    <w:next w:val="Normal"/>
    <w:autoRedefine/>
    <w:uiPriority w:val="39"/>
    <w:rsid w:val="00676346"/>
    <w:pPr>
      <w:ind w:left="1200"/>
    </w:pPr>
    <w:rPr>
      <w:sz w:val="20"/>
    </w:rPr>
  </w:style>
  <w:style w:type="paragraph" w:styleId="Sumrio8">
    <w:name w:val="toc 8"/>
    <w:basedOn w:val="Normal"/>
    <w:next w:val="Normal"/>
    <w:autoRedefine/>
    <w:uiPriority w:val="39"/>
    <w:rsid w:val="00676346"/>
    <w:pPr>
      <w:ind w:left="1440"/>
    </w:pPr>
    <w:rPr>
      <w:sz w:val="20"/>
    </w:rPr>
  </w:style>
  <w:style w:type="paragraph" w:styleId="Sumrio9">
    <w:name w:val="toc 9"/>
    <w:basedOn w:val="Normal"/>
    <w:next w:val="Normal"/>
    <w:autoRedefine/>
    <w:uiPriority w:val="39"/>
    <w:rsid w:val="00676346"/>
    <w:pPr>
      <w:ind w:left="1680"/>
    </w:pPr>
    <w:rPr>
      <w:sz w:val="20"/>
    </w:rPr>
  </w:style>
  <w:style w:type="character" w:styleId="Hyperlink">
    <w:name w:val="Hyperlink"/>
    <w:uiPriority w:val="99"/>
    <w:rsid w:val="00676346"/>
    <w:rPr>
      <w:color w:val="0000FF"/>
      <w:u w:val="single"/>
    </w:rPr>
  </w:style>
  <w:style w:type="paragraph" w:styleId="Corpodetexto">
    <w:name w:val="Body Text"/>
    <w:basedOn w:val="Normal"/>
    <w:link w:val="CorpodetextoChar"/>
    <w:rsid w:val="00676346"/>
    <w:rPr>
      <w:rFonts w:ascii="Arial" w:hAnsi="Arial" w:cs="Arial"/>
    </w:rPr>
  </w:style>
  <w:style w:type="paragraph" w:customStyle="1" w:styleId="Nor2">
    <w:name w:val="Nor 2"/>
    <w:basedOn w:val="Nor1"/>
    <w:autoRedefine/>
    <w:rsid w:val="00676346"/>
    <w:pPr>
      <w:tabs>
        <w:tab w:val="left" w:pos="0"/>
      </w:tabs>
    </w:pPr>
    <w:rPr>
      <w:rFonts w:ascii="Arial" w:hAnsi="Arial"/>
    </w:rPr>
  </w:style>
  <w:style w:type="paragraph" w:styleId="Corpodetexto2">
    <w:name w:val="Body Text 2"/>
    <w:basedOn w:val="Normal"/>
    <w:link w:val="Corpodetexto2Char"/>
    <w:rsid w:val="00676346"/>
    <w:rPr>
      <w:rFonts w:ascii="Arial" w:hAnsi="Arial" w:cs="Arial"/>
      <w:color w:val="FF0000"/>
    </w:rPr>
  </w:style>
  <w:style w:type="paragraph" w:styleId="Corpodetexto3">
    <w:name w:val="Body Text 3"/>
    <w:basedOn w:val="Normal"/>
    <w:link w:val="Corpodetexto3Char"/>
    <w:uiPriority w:val="99"/>
    <w:rsid w:val="00676346"/>
    <w:rPr>
      <w:b/>
    </w:rPr>
  </w:style>
  <w:style w:type="paragraph" w:styleId="MapadoDocumento">
    <w:name w:val="Document Map"/>
    <w:basedOn w:val="Normal"/>
    <w:link w:val="MapadoDocumentoChar"/>
    <w:uiPriority w:val="99"/>
    <w:rsid w:val="00676346"/>
    <w:pPr>
      <w:shd w:val="clear" w:color="auto" w:fill="000080"/>
    </w:pPr>
    <w:rPr>
      <w:rFonts w:ascii="Tahoma" w:hAnsi="Tahoma"/>
    </w:rPr>
  </w:style>
  <w:style w:type="paragraph" w:customStyle="1" w:styleId="-x2">
    <w:name w:val="-x 2"/>
    <w:basedOn w:val="Nor2"/>
    <w:autoRedefine/>
    <w:rsid w:val="00676346"/>
    <w:pPr>
      <w:keepNext/>
      <w:numPr>
        <w:numId w:val="1"/>
      </w:numPr>
      <w:suppressLineNumbers/>
      <w:tabs>
        <w:tab w:val="left" w:pos="1040"/>
      </w:tabs>
      <w:suppressAutoHyphens/>
      <w:outlineLvl w:val="9"/>
    </w:pPr>
    <w:rPr>
      <w:rFonts w:ascii="Verdana" w:hAnsi="Verdana"/>
    </w:rPr>
  </w:style>
  <w:style w:type="paragraph" w:customStyle="1" w:styleId="x2">
    <w:name w:val=".x 2"/>
    <w:basedOn w:val="Normal"/>
    <w:autoRedefine/>
    <w:rsid w:val="00676346"/>
    <w:pPr>
      <w:keepNext/>
      <w:suppressLineNumbers/>
      <w:spacing w:before="60" w:after="60" w:line="360" w:lineRule="auto"/>
    </w:pPr>
    <w:rPr>
      <w:rFonts w:ascii="Arial" w:hAnsi="Arial"/>
      <w:color w:val="000000"/>
      <w:szCs w:val="20"/>
    </w:rPr>
  </w:style>
  <w:style w:type="paragraph" w:customStyle="1" w:styleId="Heading2Char">
    <w:name w:val="Heading 2 Char"/>
    <w:basedOn w:val="Normal"/>
    <w:rsid w:val="00676346"/>
    <w:pPr>
      <w:keepNext/>
      <w:tabs>
        <w:tab w:val="left" w:pos="0"/>
      </w:tabs>
    </w:pPr>
    <w:rPr>
      <w:rFonts w:ascii="Arial" w:hAnsi="Arial" w:cs="Arial"/>
      <w:b/>
    </w:rPr>
  </w:style>
  <w:style w:type="paragraph" w:customStyle="1" w:styleId="Ttulo21">
    <w:name w:val="Título 21"/>
    <w:basedOn w:val="Normal"/>
    <w:rsid w:val="00676346"/>
    <w:pPr>
      <w:keepNext/>
      <w:tabs>
        <w:tab w:val="left" w:pos="0"/>
      </w:tabs>
    </w:pPr>
    <w:rPr>
      <w:rFonts w:ascii="Arial" w:hAnsi="Arial" w:cs="Arial"/>
      <w:b/>
      <w:szCs w:val="20"/>
    </w:rPr>
  </w:style>
  <w:style w:type="character" w:styleId="nfase">
    <w:name w:val="Emphasis"/>
    <w:uiPriority w:val="20"/>
    <w:qFormat/>
    <w:rsid w:val="00676346"/>
    <w:rPr>
      <w:i/>
      <w:iCs/>
    </w:rPr>
  </w:style>
  <w:style w:type="paragraph" w:customStyle="1" w:styleId="12">
    <w:name w:val="12"/>
    <w:basedOn w:val="Normal"/>
    <w:rsid w:val="00676346"/>
    <w:pPr>
      <w:keepNext/>
      <w:tabs>
        <w:tab w:val="left" w:pos="0"/>
      </w:tabs>
    </w:pPr>
    <w:rPr>
      <w:rFonts w:ascii="Courier New" w:hAnsi="Courier New" w:cs="Courier New"/>
      <w:szCs w:val="20"/>
    </w:rPr>
  </w:style>
  <w:style w:type="paragraph" w:customStyle="1" w:styleId="TxBrp38">
    <w:name w:val="TxBr_p38"/>
    <w:basedOn w:val="Normal"/>
    <w:rsid w:val="00676346"/>
    <w:pPr>
      <w:tabs>
        <w:tab w:val="left" w:pos="0"/>
        <w:tab w:val="left" w:pos="357"/>
      </w:tabs>
      <w:spacing w:line="240" w:lineRule="atLeast"/>
      <w:ind w:left="945"/>
    </w:pPr>
    <w:rPr>
      <w:sz w:val="20"/>
      <w:szCs w:val="20"/>
      <w:lang w:val="en-US"/>
    </w:rPr>
  </w:style>
  <w:style w:type="paragraph" w:styleId="Recuodecorpodetexto">
    <w:name w:val="Body Text Indent"/>
    <w:basedOn w:val="Normal"/>
    <w:link w:val="RecuodecorpodetextoChar"/>
    <w:rsid w:val="00676346"/>
    <w:pPr>
      <w:ind w:left="708"/>
    </w:pPr>
  </w:style>
  <w:style w:type="paragraph" w:styleId="Textoembloco">
    <w:name w:val="Block Text"/>
    <w:basedOn w:val="Normal"/>
    <w:rsid w:val="00676346"/>
    <w:pPr>
      <w:ind w:left="-540" w:right="-702"/>
    </w:pPr>
    <w:rPr>
      <w:rFonts w:ascii="Arial" w:hAnsi="Arial" w:cs="Arial"/>
    </w:rPr>
  </w:style>
  <w:style w:type="paragraph" w:customStyle="1" w:styleId="PTtexto1">
    <w:name w:val="PT texto 1"/>
    <w:basedOn w:val="Normal"/>
    <w:rsid w:val="00676346"/>
    <w:pPr>
      <w:spacing w:after="240" w:afterAutospacing="1"/>
    </w:pPr>
    <w:rPr>
      <w:rFonts w:eastAsia="SimSun"/>
      <w:szCs w:val="20"/>
    </w:rPr>
  </w:style>
  <w:style w:type="character" w:styleId="HiperlinkVisitado">
    <w:name w:val="FollowedHyperlink"/>
    <w:uiPriority w:val="99"/>
    <w:rsid w:val="00676346"/>
    <w:rPr>
      <w:color w:val="800080"/>
      <w:u w:val="single"/>
    </w:rPr>
  </w:style>
  <w:style w:type="paragraph" w:styleId="Textodebalo">
    <w:name w:val="Balloon Text"/>
    <w:basedOn w:val="Normal"/>
    <w:link w:val="TextodebaloChar1"/>
    <w:unhideWhenUsed/>
    <w:rsid w:val="00676346"/>
    <w:rPr>
      <w:rFonts w:ascii="Tahoma" w:hAnsi="Tahoma" w:cs="Tahoma"/>
      <w:sz w:val="16"/>
      <w:szCs w:val="16"/>
    </w:rPr>
  </w:style>
  <w:style w:type="character" w:customStyle="1" w:styleId="TextodebaloChar">
    <w:name w:val="Texto de balão Char"/>
    <w:semiHidden/>
    <w:rsid w:val="00676346"/>
    <w:rPr>
      <w:rFonts w:ascii="Tahoma" w:hAnsi="Tahoma" w:cs="Tahoma"/>
      <w:sz w:val="16"/>
      <w:szCs w:val="16"/>
    </w:rPr>
  </w:style>
  <w:style w:type="paragraph" w:styleId="PargrafodaLista">
    <w:name w:val="List Paragraph"/>
    <w:basedOn w:val="Normal"/>
    <w:uiPriority w:val="34"/>
    <w:qFormat/>
    <w:rsid w:val="003A0C92"/>
    <w:pPr>
      <w:numPr>
        <w:numId w:val="2"/>
      </w:numPr>
    </w:pPr>
    <w:rPr>
      <w:rFonts w:cs="Arial"/>
      <w:szCs w:val="22"/>
    </w:rPr>
  </w:style>
  <w:style w:type="character" w:customStyle="1" w:styleId="RodapChar">
    <w:name w:val="Rodapé Char"/>
    <w:link w:val="Rodap"/>
    <w:uiPriority w:val="99"/>
    <w:rsid w:val="00A208BA"/>
    <w:rPr>
      <w:noProof/>
      <w:color w:val="000000"/>
      <w:sz w:val="12"/>
    </w:rPr>
  </w:style>
  <w:style w:type="character" w:customStyle="1" w:styleId="Ttulo4Char">
    <w:name w:val="Título 4 Char"/>
    <w:aliases w:val="4 Char"/>
    <w:link w:val="Ttulo4"/>
    <w:locked/>
    <w:rsid w:val="00F6666C"/>
    <w:rPr>
      <w:rFonts w:ascii="Verdana" w:hAnsi="Verdana"/>
      <w:b/>
      <w:bCs/>
      <w:color w:val="000080"/>
      <w:sz w:val="22"/>
      <w:szCs w:val="24"/>
    </w:rPr>
  </w:style>
  <w:style w:type="paragraph" w:customStyle="1" w:styleId="PP">
    <w:name w:val="PP"/>
    <w:basedOn w:val="Normal"/>
    <w:link w:val="PPChar"/>
    <w:rsid w:val="00652C2C"/>
    <w:pPr>
      <w:keepLines/>
      <w:spacing w:before="120" w:after="120"/>
      <w:ind w:left="567" w:right="335"/>
    </w:pPr>
    <w:rPr>
      <w:szCs w:val="20"/>
    </w:rPr>
  </w:style>
  <w:style w:type="character" w:customStyle="1" w:styleId="PPChar">
    <w:name w:val="PP Char"/>
    <w:basedOn w:val="Fontepargpadro"/>
    <w:link w:val="PP"/>
    <w:rsid w:val="00652C2C"/>
    <w:rPr>
      <w:sz w:val="24"/>
    </w:rPr>
  </w:style>
  <w:style w:type="character" w:customStyle="1" w:styleId="Ttulo6Char">
    <w:name w:val="Título 6 Char"/>
    <w:aliases w:val="6 Char"/>
    <w:basedOn w:val="Fontepargpadro"/>
    <w:link w:val="Ttulo6"/>
    <w:rsid w:val="00C323AA"/>
    <w:rPr>
      <w:rFonts w:ascii="Verdana" w:hAnsi="Verdana"/>
      <w:b/>
      <w:bCs/>
      <w:color w:val="000080"/>
      <w:sz w:val="22"/>
      <w:szCs w:val="22"/>
    </w:rPr>
  </w:style>
  <w:style w:type="character" w:customStyle="1" w:styleId="Ttulo7Char">
    <w:name w:val="Título 7 Char"/>
    <w:basedOn w:val="Fontepargpadro"/>
    <w:link w:val="Ttulo7"/>
    <w:rsid w:val="00407E65"/>
    <w:rPr>
      <w:rFonts w:ascii="Verdana" w:hAnsi="Verdana"/>
      <w:b/>
      <w:color w:val="000080"/>
      <w:sz w:val="22"/>
      <w:szCs w:val="24"/>
    </w:rPr>
  </w:style>
  <w:style w:type="character" w:customStyle="1" w:styleId="Ttulo8Char">
    <w:name w:val="Título 8 Char"/>
    <w:basedOn w:val="Fontepargpadro"/>
    <w:link w:val="Ttulo8"/>
    <w:rsid w:val="00DF20BD"/>
    <w:rPr>
      <w:rFonts w:ascii="Calibri" w:hAnsi="Calibri"/>
      <w:i/>
      <w:iCs/>
      <w:sz w:val="22"/>
      <w:szCs w:val="24"/>
    </w:rPr>
  </w:style>
  <w:style w:type="character" w:customStyle="1" w:styleId="Ttulo9Char">
    <w:name w:val="Título 9 Char"/>
    <w:basedOn w:val="Fontepargpadro"/>
    <w:link w:val="Ttulo9"/>
    <w:rsid w:val="00DF20BD"/>
    <w:rPr>
      <w:rFonts w:ascii="Cambria" w:hAnsi="Cambria"/>
      <w:sz w:val="22"/>
      <w:szCs w:val="22"/>
    </w:rPr>
  </w:style>
  <w:style w:type="paragraph" w:styleId="CabealhodoSumrio">
    <w:name w:val="TOC Heading"/>
    <w:basedOn w:val="Ttulo1"/>
    <w:next w:val="Normal"/>
    <w:uiPriority w:val="39"/>
    <w:semiHidden/>
    <w:unhideWhenUsed/>
    <w:qFormat/>
    <w:rsid w:val="002305B7"/>
    <w:pPr>
      <w:keepLines/>
      <w:numPr>
        <w:numId w:val="0"/>
      </w:numPr>
      <w:spacing w:before="480" w:after="0" w:line="276" w:lineRule="auto"/>
      <w:outlineLvl w:val="9"/>
    </w:pPr>
    <w:rPr>
      <w:rFonts w:ascii="Cambria" w:hAnsi="Cambria" w:cs="Times New Roman"/>
      <w:color w:val="365F91"/>
      <w:kern w:val="0"/>
      <w:sz w:val="28"/>
      <w:szCs w:val="28"/>
      <w:lang w:eastAsia="en-US"/>
    </w:rPr>
  </w:style>
  <w:style w:type="table" w:styleId="Tabelacomgrade">
    <w:name w:val="Table Grid"/>
    <w:basedOn w:val="Tabelanormal"/>
    <w:rsid w:val="004274C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Marcador1">
    <w:name w:val="Marcador 1"/>
    <w:basedOn w:val="Normal"/>
    <w:rsid w:val="001B29C7"/>
    <w:pPr>
      <w:numPr>
        <w:numId w:val="7"/>
      </w:numPr>
      <w:autoSpaceDE w:val="0"/>
      <w:autoSpaceDN w:val="0"/>
      <w:spacing w:after="120" w:line="360" w:lineRule="auto"/>
    </w:pPr>
    <w:rPr>
      <w:rFonts w:ascii="Arial" w:hAnsi="Arial" w:cs="Arial"/>
      <w:color w:val="313896"/>
      <w:sz w:val="24"/>
      <w:szCs w:val="22"/>
    </w:rPr>
  </w:style>
  <w:style w:type="character" w:customStyle="1" w:styleId="Ttulo1Char">
    <w:name w:val="Título 1 Char"/>
    <w:basedOn w:val="Fontepargpadro"/>
    <w:link w:val="Ttulo1"/>
    <w:rsid w:val="0027103B"/>
    <w:rPr>
      <w:rFonts w:ascii="Verdana" w:hAnsi="Verdana" w:cs="Arial"/>
      <w:b/>
      <w:bCs/>
      <w:color w:val="000080"/>
      <w:kern w:val="32"/>
      <w:sz w:val="22"/>
      <w:szCs w:val="32"/>
    </w:rPr>
  </w:style>
  <w:style w:type="paragraph" w:styleId="Bibliografia">
    <w:name w:val="Bibliography"/>
    <w:basedOn w:val="Normal"/>
    <w:next w:val="Normal"/>
    <w:uiPriority w:val="37"/>
    <w:unhideWhenUsed/>
    <w:rsid w:val="0027103B"/>
  </w:style>
  <w:style w:type="character" w:customStyle="1" w:styleId="Ttulo2Char">
    <w:name w:val="Título 2 Char"/>
    <w:aliases w:val="2 Char,Method123 sub heading Char,Level 2 Heading Char,h2 Char,Numbered indent 2 Char,ni2 Char,Hanging 2 Indent Char,numbered indent 2 Char"/>
    <w:link w:val="Ttulo2"/>
    <w:rsid w:val="00B40DCC"/>
    <w:rPr>
      <w:rFonts w:ascii="Verdana" w:hAnsi="Verdana" w:cs="Arial"/>
      <w:b/>
      <w:bCs/>
      <w:color w:val="000080"/>
      <w:sz w:val="22"/>
      <w:szCs w:val="24"/>
    </w:rPr>
  </w:style>
  <w:style w:type="character" w:customStyle="1" w:styleId="Ttulo3Char">
    <w:name w:val="Título 3 Char"/>
    <w:aliases w:val="3 Char,h3 Char"/>
    <w:link w:val="Ttulo3"/>
    <w:rsid w:val="00725319"/>
    <w:rPr>
      <w:rFonts w:ascii="Verdana" w:hAnsi="Verdana"/>
      <w:sz w:val="22"/>
    </w:rPr>
  </w:style>
  <w:style w:type="paragraph" w:customStyle="1" w:styleId="Method123subsubheading">
    <w:name w:val="Method123 sub sub heading"/>
    <w:basedOn w:val="Ttulo3"/>
    <w:uiPriority w:val="99"/>
    <w:qFormat/>
    <w:rsid w:val="00B40DCC"/>
    <w:pPr>
      <w:spacing w:before="0" w:after="120"/>
    </w:pPr>
    <w:rPr>
      <w:rFonts w:ascii="Arial" w:hAnsi="Arial"/>
      <w:b/>
      <w:color w:val="313896"/>
      <w:sz w:val="24"/>
      <w:szCs w:val="24"/>
    </w:rPr>
  </w:style>
  <w:style w:type="character" w:customStyle="1" w:styleId="Ttulo5Char">
    <w:name w:val="Título 5 Char"/>
    <w:aliases w:val="5 Char"/>
    <w:link w:val="Ttulo5"/>
    <w:rsid w:val="00B40DCC"/>
    <w:rPr>
      <w:rFonts w:ascii="Verdana" w:hAnsi="Verdana"/>
      <w:b/>
      <w:bCs/>
      <w:color w:val="000080"/>
      <w:sz w:val="22"/>
      <w:szCs w:val="24"/>
    </w:rPr>
  </w:style>
  <w:style w:type="character" w:customStyle="1" w:styleId="CabealhoChar">
    <w:name w:val="Cabeçalho Char"/>
    <w:link w:val="Cabealho"/>
    <w:rsid w:val="00B40DCC"/>
    <w:rPr>
      <w:rFonts w:ascii="Verdana" w:hAnsi="Verdana"/>
      <w:sz w:val="22"/>
      <w:szCs w:val="24"/>
    </w:rPr>
  </w:style>
  <w:style w:type="character" w:customStyle="1" w:styleId="CorpodetextoChar">
    <w:name w:val="Corpo de texto Char"/>
    <w:link w:val="Corpodetexto"/>
    <w:rsid w:val="00B40DCC"/>
    <w:rPr>
      <w:rFonts w:ascii="Arial" w:hAnsi="Arial" w:cs="Arial"/>
      <w:sz w:val="22"/>
      <w:szCs w:val="24"/>
    </w:rPr>
  </w:style>
  <w:style w:type="character" w:customStyle="1" w:styleId="Corpodetexto3Char">
    <w:name w:val="Corpo de texto 3 Char"/>
    <w:link w:val="Corpodetexto3"/>
    <w:uiPriority w:val="99"/>
    <w:rsid w:val="00B40DCC"/>
    <w:rPr>
      <w:rFonts w:ascii="Verdana" w:hAnsi="Verdana"/>
      <w:b/>
      <w:sz w:val="22"/>
      <w:szCs w:val="24"/>
    </w:rPr>
  </w:style>
  <w:style w:type="paragraph" w:customStyle="1" w:styleId="StyleArial12ptBoldCustomColorRGB49">
    <w:name w:val="Style Arial 12 pt Bold Custom Color(RGB(49"/>
    <w:aliases w:val="56,150)) Left"/>
    <w:basedOn w:val="Normal"/>
    <w:uiPriority w:val="99"/>
    <w:rsid w:val="00B40DCC"/>
    <w:pPr>
      <w:spacing w:before="120" w:after="120"/>
      <w:ind w:firstLine="0"/>
    </w:pPr>
    <w:rPr>
      <w:rFonts w:ascii="Imago Book" w:hAnsi="Imago Book"/>
      <w:b/>
      <w:bCs/>
      <w:color w:val="313896"/>
      <w:sz w:val="24"/>
      <w:szCs w:val="20"/>
    </w:rPr>
  </w:style>
  <w:style w:type="character" w:customStyle="1" w:styleId="TextodebaloChar1">
    <w:name w:val="Texto de balão Char1"/>
    <w:link w:val="Textodebalo"/>
    <w:rsid w:val="00B40DCC"/>
    <w:rPr>
      <w:rFonts w:ascii="Tahoma" w:hAnsi="Tahoma" w:cs="Tahoma"/>
      <w:sz w:val="16"/>
      <w:szCs w:val="16"/>
    </w:rPr>
  </w:style>
  <w:style w:type="character" w:customStyle="1" w:styleId="actregular1">
    <w:name w:val="actregular1"/>
    <w:rsid w:val="00B40DCC"/>
    <w:rPr>
      <w:color w:val="000000"/>
      <w:sz w:val="24"/>
      <w:szCs w:val="24"/>
    </w:rPr>
  </w:style>
  <w:style w:type="character" w:styleId="Nmerodelinha">
    <w:name w:val="line number"/>
    <w:basedOn w:val="Fontepargpadro"/>
    <w:rsid w:val="00B40DCC"/>
  </w:style>
  <w:style w:type="character" w:customStyle="1" w:styleId="MapadoDocumentoChar">
    <w:name w:val="Mapa do Documento Char"/>
    <w:link w:val="MapadoDocumento"/>
    <w:uiPriority w:val="99"/>
    <w:rsid w:val="00B40DCC"/>
    <w:rPr>
      <w:rFonts w:ascii="Tahoma" w:hAnsi="Tahoma"/>
      <w:sz w:val="22"/>
      <w:szCs w:val="24"/>
      <w:shd w:val="clear" w:color="auto" w:fill="000080"/>
    </w:rPr>
  </w:style>
  <w:style w:type="paragraph" w:styleId="Textodenotaderodap">
    <w:name w:val="footnote text"/>
    <w:basedOn w:val="Normal"/>
    <w:link w:val="TextodenotaderodapChar"/>
    <w:uiPriority w:val="99"/>
    <w:rsid w:val="00B40DCC"/>
    <w:pPr>
      <w:spacing w:before="120" w:after="120"/>
      <w:ind w:firstLine="0"/>
    </w:pPr>
    <w:rPr>
      <w:rFonts w:ascii="Tahoma" w:hAnsi="Tahoma"/>
      <w:color w:val="313896"/>
      <w:sz w:val="24"/>
      <w:szCs w:val="20"/>
    </w:rPr>
  </w:style>
  <w:style w:type="character" w:customStyle="1" w:styleId="TextodenotaderodapChar">
    <w:name w:val="Texto de nota de rodapé Char"/>
    <w:basedOn w:val="Fontepargpadro"/>
    <w:link w:val="Textodenotaderodap"/>
    <w:uiPriority w:val="99"/>
    <w:rsid w:val="00B40DCC"/>
    <w:rPr>
      <w:rFonts w:ascii="Tahoma" w:hAnsi="Tahoma"/>
      <w:color w:val="313896"/>
      <w:sz w:val="24"/>
    </w:rPr>
  </w:style>
  <w:style w:type="character" w:styleId="Refdenotaderodap">
    <w:name w:val="footnote reference"/>
    <w:rsid w:val="00B40DCC"/>
    <w:rPr>
      <w:vertAlign w:val="superscript"/>
    </w:rPr>
  </w:style>
  <w:style w:type="character" w:customStyle="1" w:styleId="actsearchhighlightcolor1">
    <w:name w:val="actsearchhighlightcolor1"/>
    <w:rsid w:val="00B40DCC"/>
    <w:rPr>
      <w:color w:val="FF0000"/>
    </w:rPr>
  </w:style>
  <w:style w:type="paragraph" w:styleId="NormalWeb">
    <w:name w:val="Normal (Web)"/>
    <w:basedOn w:val="Normal"/>
    <w:uiPriority w:val="99"/>
    <w:unhideWhenUsed/>
    <w:rsid w:val="00B40DCC"/>
    <w:pPr>
      <w:spacing w:before="100" w:beforeAutospacing="1" w:after="100" w:afterAutospacing="1"/>
      <w:ind w:firstLine="0"/>
    </w:pPr>
    <w:rPr>
      <w:rFonts w:ascii="Times New Roman" w:hAnsi="Times New Roman"/>
      <w:color w:val="313896"/>
      <w:sz w:val="24"/>
    </w:rPr>
  </w:style>
  <w:style w:type="paragraph" w:customStyle="1" w:styleId="titulo">
    <w:name w:val="titulo"/>
    <w:basedOn w:val="Normal"/>
    <w:uiPriority w:val="99"/>
    <w:rsid w:val="00B40DCC"/>
    <w:pPr>
      <w:spacing w:before="100" w:beforeAutospacing="1" w:after="100" w:afterAutospacing="1"/>
      <w:ind w:firstLine="0"/>
    </w:pPr>
    <w:rPr>
      <w:rFonts w:ascii="Times New Roman" w:hAnsi="Times New Roman"/>
      <w:color w:val="313896"/>
      <w:sz w:val="24"/>
    </w:rPr>
  </w:style>
  <w:style w:type="paragraph" w:styleId="Pr-formataoHTML">
    <w:name w:val="HTML Preformatted"/>
    <w:basedOn w:val="Normal"/>
    <w:link w:val="Pr-formataoHTMLChar"/>
    <w:uiPriority w:val="99"/>
    <w:unhideWhenUsed/>
    <w:rsid w:val="00B40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firstLine="0"/>
    </w:pPr>
    <w:rPr>
      <w:rFonts w:ascii="Courier New" w:hAnsi="Courier New"/>
      <w:color w:val="313896"/>
      <w:sz w:val="24"/>
      <w:szCs w:val="20"/>
    </w:rPr>
  </w:style>
  <w:style w:type="character" w:customStyle="1" w:styleId="Pr-formataoHTMLChar">
    <w:name w:val="Pré-formatação HTML Char"/>
    <w:basedOn w:val="Fontepargpadro"/>
    <w:link w:val="Pr-formataoHTML"/>
    <w:uiPriority w:val="99"/>
    <w:rsid w:val="00B40DCC"/>
    <w:rPr>
      <w:rFonts w:ascii="Courier New" w:hAnsi="Courier New"/>
      <w:color w:val="313896"/>
      <w:sz w:val="24"/>
    </w:rPr>
  </w:style>
  <w:style w:type="paragraph" w:styleId="Ttulo">
    <w:name w:val="Title"/>
    <w:basedOn w:val="Normal"/>
    <w:link w:val="TtuloChar"/>
    <w:uiPriority w:val="99"/>
    <w:qFormat/>
    <w:rsid w:val="00B40DCC"/>
    <w:pPr>
      <w:spacing w:before="120" w:after="120"/>
      <w:ind w:firstLine="0"/>
      <w:jc w:val="center"/>
    </w:pPr>
    <w:rPr>
      <w:rFonts w:ascii="Arial" w:hAnsi="Arial"/>
      <w:color w:val="313896"/>
      <w:sz w:val="24"/>
      <w:szCs w:val="20"/>
    </w:rPr>
  </w:style>
  <w:style w:type="character" w:customStyle="1" w:styleId="TtuloChar">
    <w:name w:val="Título Char"/>
    <w:basedOn w:val="Fontepargpadro"/>
    <w:link w:val="Ttulo"/>
    <w:uiPriority w:val="99"/>
    <w:rsid w:val="00B40DCC"/>
    <w:rPr>
      <w:rFonts w:ascii="Arial" w:hAnsi="Arial"/>
      <w:color w:val="313896"/>
      <w:sz w:val="24"/>
    </w:rPr>
  </w:style>
  <w:style w:type="character" w:customStyle="1" w:styleId="Ttulo2Char1">
    <w:name w:val="Título 2 Char1"/>
    <w:aliases w:val="Method123 sub heading Char1,2 Char1,Level 2 Heading Char1,h2 Char1,Numbered indent 2 Char1,ni2 Char1,Hanging 2 Indent Char1,numbered indent 2 Char1"/>
    <w:semiHidden/>
    <w:rsid w:val="00B40DCC"/>
    <w:rPr>
      <w:rFonts w:ascii="Cambria" w:eastAsia="Times New Roman" w:hAnsi="Cambria" w:cs="Times New Roman"/>
      <w:b/>
      <w:bCs/>
      <w:color w:val="4F81BD"/>
      <w:sz w:val="26"/>
      <w:szCs w:val="26"/>
      <w:lang w:eastAsia="en-US"/>
    </w:rPr>
  </w:style>
  <w:style w:type="character" w:customStyle="1" w:styleId="Ttulo3Char1">
    <w:name w:val="Título 3 Char1"/>
    <w:aliases w:val="h3 Char1,3 Char1"/>
    <w:semiHidden/>
    <w:rsid w:val="00B40DCC"/>
    <w:rPr>
      <w:rFonts w:ascii="Cambria" w:eastAsia="Times New Roman" w:hAnsi="Cambria" w:cs="Times New Roman"/>
      <w:b/>
      <w:bCs/>
      <w:color w:val="4F81BD"/>
      <w:sz w:val="22"/>
      <w:lang w:eastAsia="en-US"/>
    </w:rPr>
  </w:style>
  <w:style w:type="character" w:customStyle="1" w:styleId="Ttulo4Char1">
    <w:name w:val="Título 4 Char1"/>
    <w:aliases w:val="4 Char1"/>
    <w:semiHidden/>
    <w:rsid w:val="00B40DCC"/>
    <w:rPr>
      <w:rFonts w:ascii="Cambria" w:eastAsia="Times New Roman" w:hAnsi="Cambria" w:cs="Times New Roman"/>
      <w:b/>
      <w:bCs/>
      <w:i/>
      <w:iCs/>
      <w:color w:val="4F81BD"/>
      <w:sz w:val="22"/>
      <w:lang w:eastAsia="en-US"/>
    </w:rPr>
  </w:style>
  <w:style w:type="character" w:customStyle="1" w:styleId="Ttulo5Char1">
    <w:name w:val="Título 5 Char1"/>
    <w:aliases w:val="5 Char1"/>
    <w:semiHidden/>
    <w:rsid w:val="00B40DCC"/>
    <w:rPr>
      <w:rFonts w:ascii="Cambria" w:eastAsia="Times New Roman" w:hAnsi="Cambria" w:cs="Times New Roman"/>
      <w:color w:val="243F60"/>
      <w:sz w:val="22"/>
      <w:lang w:eastAsia="en-US"/>
    </w:rPr>
  </w:style>
  <w:style w:type="character" w:customStyle="1" w:styleId="Ttulo6Char1">
    <w:name w:val="Título 6 Char1"/>
    <w:aliases w:val="6 Char1"/>
    <w:semiHidden/>
    <w:rsid w:val="00B40DCC"/>
    <w:rPr>
      <w:rFonts w:ascii="Cambria" w:eastAsia="Times New Roman" w:hAnsi="Cambria" w:cs="Times New Roman"/>
      <w:i/>
      <w:iCs/>
      <w:color w:val="243F60"/>
      <w:sz w:val="22"/>
      <w:lang w:eastAsia="en-US"/>
    </w:rPr>
  </w:style>
  <w:style w:type="paragraph" w:customStyle="1" w:styleId="texto">
    <w:name w:val="texto"/>
    <w:basedOn w:val="Normal"/>
    <w:rsid w:val="00B40DCC"/>
    <w:pPr>
      <w:spacing w:before="100" w:beforeAutospacing="1" w:after="100" w:afterAutospacing="1"/>
      <w:ind w:firstLine="0"/>
    </w:pPr>
    <w:rPr>
      <w:rFonts w:ascii="Times New Roman" w:hAnsi="Times New Roman"/>
      <w:color w:val="313896"/>
      <w:sz w:val="24"/>
    </w:rPr>
  </w:style>
  <w:style w:type="character" w:customStyle="1" w:styleId="Corpodetexto2Char">
    <w:name w:val="Corpo de texto 2 Char"/>
    <w:link w:val="Corpodetexto2"/>
    <w:rsid w:val="00B40DCC"/>
    <w:rPr>
      <w:rFonts w:ascii="Arial" w:hAnsi="Arial" w:cs="Arial"/>
      <w:color w:val="FF0000"/>
      <w:sz w:val="22"/>
      <w:szCs w:val="24"/>
    </w:rPr>
  </w:style>
  <w:style w:type="paragraph" w:styleId="Commarcadores">
    <w:name w:val="List Bullet"/>
    <w:basedOn w:val="Lista"/>
    <w:autoRedefine/>
    <w:rsid w:val="00B40DCC"/>
    <w:pPr>
      <w:widowControl w:val="0"/>
      <w:ind w:left="0" w:hanging="17"/>
      <w:contextualSpacing w:val="0"/>
    </w:pPr>
    <w:rPr>
      <w:color w:val="000000"/>
    </w:rPr>
  </w:style>
  <w:style w:type="paragraph" w:styleId="Lista">
    <w:name w:val="List"/>
    <w:basedOn w:val="Normal"/>
    <w:rsid w:val="00B40DCC"/>
    <w:pPr>
      <w:spacing w:before="120" w:after="120"/>
      <w:ind w:left="283" w:hanging="283"/>
      <w:contextualSpacing/>
    </w:pPr>
    <w:rPr>
      <w:rFonts w:ascii="Arial" w:hAnsi="Arial"/>
      <w:color w:val="313896"/>
      <w:sz w:val="24"/>
      <w:szCs w:val="20"/>
    </w:rPr>
  </w:style>
  <w:style w:type="paragraph" w:customStyle="1" w:styleId="Ttulodatabela">
    <w:name w:val="Título da tabela"/>
    <w:basedOn w:val="Normal"/>
    <w:rsid w:val="00B40DCC"/>
    <w:pPr>
      <w:widowControl w:val="0"/>
      <w:suppressLineNumbers/>
      <w:suppressAutoHyphens/>
      <w:spacing w:before="120" w:after="120"/>
      <w:ind w:firstLine="0"/>
      <w:jc w:val="center"/>
    </w:pPr>
    <w:rPr>
      <w:rFonts w:ascii="Bitstream Vera Sans" w:eastAsia="Arial Unicode MS" w:hAnsi="Bitstream Vera Sans" w:cs="Tahoma"/>
      <w:b/>
      <w:i/>
      <w:color w:val="313896"/>
      <w:sz w:val="24"/>
      <w:lang w:bidi="pt-BR"/>
    </w:rPr>
  </w:style>
  <w:style w:type="paragraph" w:customStyle="1" w:styleId="p">
    <w:name w:val="p"/>
    <w:basedOn w:val="Normal"/>
    <w:rsid w:val="00B40DCC"/>
    <w:pPr>
      <w:tabs>
        <w:tab w:val="right" w:leader="underscore" w:pos="9072"/>
      </w:tabs>
      <w:autoSpaceDE w:val="0"/>
      <w:autoSpaceDN w:val="0"/>
      <w:spacing w:before="40" w:after="40"/>
      <w:ind w:firstLine="0"/>
    </w:pPr>
    <w:rPr>
      <w:rFonts w:ascii="Arial" w:hAnsi="Arial" w:cs="Arial"/>
      <w:b/>
      <w:bCs/>
      <w:color w:val="313896"/>
      <w:sz w:val="18"/>
      <w:szCs w:val="18"/>
    </w:rPr>
  </w:style>
  <w:style w:type="paragraph" w:customStyle="1" w:styleId="TxtQuadros">
    <w:name w:val="Txt Quadros"/>
    <w:basedOn w:val="Normal"/>
    <w:rsid w:val="00B40DCC"/>
    <w:pPr>
      <w:tabs>
        <w:tab w:val="left" w:pos="3049"/>
      </w:tabs>
      <w:autoSpaceDE w:val="0"/>
      <w:autoSpaceDN w:val="0"/>
      <w:spacing w:before="60" w:after="60"/>
      <w:ind w:firstLine="0"/>
    </w:pPr>
    <w:rPr>
      <w:rFonts w:ascii="Arial" w:hAnsi="Arial" w:cs="Arial"/>
      <w:color w:val="313896"/>
      <w:sz w:val="18"/>
      <w:szCs w:val="18"/>
    </w:rPr>
  </w:style>
  <w:style w:type="paragraph" w:customStyle="1" w:styleId="Contedodatabela">
    <w:name w:val="Conteúdo da tabela"/>
    <w:basedOn w:val="Normal"/>
    <w:rsid w:val="00B40DCC"/>
    <w:pPr>
      <w:widowControl w:val="0"/>
      <w:suppressLineNumbers/>
      <w:suppressAutoHyphens/>
      <w:spacing w:before="120" w:after="120"/>
      <w:ind w:firstLine="0"/>
    </w:pPr>
    <w:rPr>
      <w:rFonts w:ascii="Bitstream Vera Sans" w:eastAsia="Arial Unicode MS" w:hAnsi="Bitstream Vera Sans" w:cs="Tahoma"/>
      <w:color w:val="313896"/>
      <w:sz w:val="24"/>
      <w:lang w:bidi="pt-BR"/>
    </w:rPr>
  </w:style>
  <w:style w:type="character" w:customStyle="1" w:styleId="normal011">
    <w:name w:val="normal011"/>
    <w:rsid w:val="00B40DCC"/>
    <w:rPr>
      <w:rFonts w:ascii="Arial" w:hAnsi="Arial" w:cs="Arial" w:hint="default"/>
      <w:sz w:val="20"/>
      <w:szCs w:val="20"/>
    </w:rPr>
  </w:style>
  <w:style w:type="character" w:styleId="DefinioHTML">
    <w:name w:val="HTML Definition"/>
    <w:uiPriority w:val="99"/>
    <w:unhideWhenUsed/>
    <w:rsid w:val="00B40DCC"/>
    <w:rPr>
      <w:i/>
      <w:iCs/>
    </w:rPr>
  </w:style>
  <w:style w:type="character" w:styleId="Forte">
    <w:name w:val="Strong"/>
    <w:uiPriority w:val="22"/>
    <w:qFormat/>
    <w:rsid w:val="00B40DCC"/>
    <w:rPr>
      <w:b/>
      <w:bCs/>
    </w:rPr>
  </w:style>
  <w:style w:type="paragraph" w:customStyle="1" w:styleId="Texto0">
    <w:name w:val="Texto"/>
    <w:basedOn w:val="Normal"/>
    <w:rsid w:val="00B40DCC"/>
    <w:pPr>
      <w:spacing w:before="120" w:after="60"/>
      <w:ind w:firstLine="0"/>
    </w:pPr>
    <w:rPr>
      <w:rFonts w:ascii="Arial" w:hAnsi="Arial"/>
      <w:color w:val="313896"/>
      <w:szCs w:val="20"/>
    </w:rPr>
  </w:style>
  <w:style w:type="paragraph" w:customStyle="1" w:styleId="normaldes">
    <w:name w:val="normaldes"/>
    <w:basedOn w:val="Normal"/>
    <w:rsid w:val="00B40DCC"/>
    <w:pPr>
      <w:spacing w:before="120" w:after="120"/>
      <w:ind w:firstLine="0"/>
    </w:pPr>
    <w:rPr>
      <w:rFonts w:ascii="Arial" w:hAnsi="Arial"/>
      <w:color w:val="313896"/>
      <w:sz w:val="16"/>
      <w:szCs w:val="20"/>
    </w:rPr>
  </w:style>
  <w:style w:type="paragraph" w:customStyle="1" w:styleId="Indice">
    <w:name w:val="Indice"/>
    <w:basedOn w:val="Ttulo1"/>
    <w:rsid w:val="00B40DCC"/>
    <w:pPr>
      <w:keepNext w:val="0"/>
      <w:spacing w:before="120" w:after="120" w:line="567" w:lineRule="exact"/>
      <w:jc w:val="center"/>
      <w:outlineLvl w:val="9"/>
    </w:pPr>
    <w:rPr>
      <w:rFonts w:ascii="Times New Roman" w:hAnsi="Times New Roman" w:cs="Times New Roman"/>
      <w:b w:val="0"/>
      <w:bCs w:val="0"/>
      <w:color w:val="auto"/>
      <w:spacing w:val="60"/>
      <w:kern w:val="0"/>
      <w:sz w:val="32"/>
      <w:szCs w:val="20"/>
    </w:rPr>
  </w:style>
  <w:style w:type="paragraph" w:customStyle="1" w:styleId="CabealhoTexto">
    <w:name w:val="Cabeçalho Texto"/>
    <w:rsid w:val="00B40DCC"/>
    <w:pPr>
      <w:widowControl w:val="0"/>
      <w:spacing w:before="120" w:after="120" w:line="440" w:lineRule="exact"/>
      <w:jc w:val="center"/>
    </w:pPr>
    <w:rPr>
      <w:rFonts w:ascii="Arial" w:hAnsi="Arial"/>
      <w:b/>
      <w:caps/>
      <w:noProof/>
      <w:color w:val="313896"/>
      <w:position w:val="6"/>
      <w:sz w:val="24"/>
    </w:rPr>
  </w:style>
  <w:style w:type="paragraph" w:customStyle="1" w:styleId="CabealhoSobrescrito">
    <w:name w:val="Cabeçalho Sobrescrito"/>
    <w:rsid w:val="00B40DCC"/>
    <w:pPr>
      <w:widowControl w:val="0"/>
      <w:spacing w:before="120" w:after="120" w:line="340" w:lineRule="exact"/>
      <w:jc w:val="both"/>
    </w:pPr>
    <w:rPr>
      <w:rFonts w:ascii="Arial" w:hAnsi="Arial"/>
      <w:caps/>
      <w:color w:val="313896"/>
      <w:position w:val="18"/>
      <w:sz w:val="10"/>
    </w:rPr>
  </w:style>
  <w:style w:type="paragraph" w:customStyle="1" w:styleId="LogoMaior">
    <w:name w:val="Logo_Maior"/>
    <w:rsid w:val="00B40DCC"/>
    <w:pPr>
      <w:widowControl w:val="0"/>
      <w:spacing w:before="120" w:after="120" w:line="340" w:lineRule="exact"/>
      <w:jc w:val="center"/>
    </w:pPr>
    <w:rPr>
      <w:rFonts w:ascii="Arial" w:hAnsi="Arial"/>
      <w:b/>
      <w:caps/>
      <w:color w:val="000000"/>
      <w:sz w:val="24"/>
      <w:lang w:val="pt-PT"/>
    </w:rPr>
  </w:style>
  <w:style w:type="paragraph" w:customStyle="1" w:styleId="LogoMenor">
    <w:name w:val="Logo_Menor"/>
    <w:rsid w:val="00B40DCC"/>
    <w:pPr>
      <w:spacing w:before="120" w:after="120" w:line="340" w:lineRule="exact"/>
      <w:jc w:val="center"/>
    </w:pPr>
    <w:rPr>
      <w:rFonts w:ascii="Arial" w:hAnsi="Arial"/>
      <w:noProof/>
      <w:color w:val="313896"/>
      <w:spacing w:val="4"/>
      <w:position w:val="14"/>
      <w:sz w:val="10"/>
    </w:rPr>
  </w:style>
  <w:style w:type="paragraph" w:customStyle="1" w:styleId="LogoSetor">
    <w:name w:val="Logo Setor"/>
    <w:rsid w:val="00B40DCC"/>
    <w:pPr>
      <w:spacing w:before="60" w:after="120" w:line="180" w:lineRule="exact"/>
      <w:jc w:val="center"/>
    </w:pPr>
    <w:rPr>
      <w:rFonts w:ascii="Arial" w:hAnsi="Arial"/>
      <w:b/>
      <w:noProof/>
      <w:color w:val="313896"/>
      <w:sz w:val="16"/>
    </w:rPr>
  </w:style>
  <w:style w:type="paragraph" w:customStyle="1" w:styleId="CabealhoTtulo">
    <w:name w:val="Cabeçalho Título"/>
    <w:basedOn w:val="LogoMaior"/>
    <w:rsid w:val="00B40DCC"/>
    <w:pPr>
      <w:spacing w:line="280" w:lineRule="exact"/>
    </w:pPr>
    <w:rPr>
      <w:rFonts w:ascii="Times New Roman" w:hAnsi="Times New Roman"/>
      <w:caps w:val="0"/>
      <w:color w:val="auto"/>
      <w:sz w:val="20"/>
      <w:lang w:val="pt-BR"/>
    </w:rPr>
  </w:style>
  <w:style w:type="paragraph" w:customStyle="1" w:styleId="Revises">
    <w:name w:val="Revisões"/>
    <w:basedOn w:val="Rodap"/>
    <w:rsid w:val="00B40DCC"/>
    <w:pPr>
      <w:keepNext w:val="0"/>
      <w:keepLines w:val="0"/>
      <w:suppressLineNumbers w:val="0"/>
      <w:tabs>
        <w:tab w:val="clear" w:pos="4536"/>
        <w:tab w:val="clear" w:pos="9356"/>
      </w:tabs>
      <w:spacing w:before="120" w:after="120" w:line="227" w:lineRule="exact"/>
      <w:ind w:firstLine="0"/>
      <w:jc w:val="center"/>
    </w:pPr>
    <w:rPr>
      <w:rFonts w:ascii="Tahoma" w:hAnsi="Tahoma"/>
      <w:caps/>
      <w:noProof w:val="0"/>
      <w:position w:val="4"/>
      <w:sz w:val="16"/>
    </w:rPr>
  </w:style>
  <w:style w:type="paragraph" w:styleId="Textodecomentrio">
    <w:name w:val="annotation text"/>
    <w:basedOn w:val="Normal"/>
    <w:link w:val="TextodecomentrioChar"/>
    <w:rsid w:val="00B40DCC"/>
    <w:pPr>
      <w:spacing w:before="120" w:after="120"/>
      <w:ind w:firstLine="0"/>
    </w:pPr>
    <w:rPr>
      <w:rFonts w:ascii="Times New Roman" w:hAnsi="Times New Roman"/>
      <w:color w:val="313896"/>
      <w:sz w:val="24"/>
      <w:szCs w:val="20"/>
    </w:rPr>
  </w:style>
  <w:style w:type="character" w:customStyle="1" w:styleId="TextodecomentrioChar">
    <w:name w:val="Texto de comentário Char"/>
    <w:basedOn w:val="Fontepargpadro"/>
    <w:link w:val="Textodecomentrio"/>
    <w:rsid w:val="00B40DCC"/>
    <w:rPr>
      <w:color w:val="313896"/>
      <w:sz w:val="24"/>
    </w:rPr>
  </w:style>
  <w:style w:type="paragraph" w:customStyle="1" w:styleId="xl24">
    <w:name w:val="xl24"/>
    <w:basedOn w:val="Normal"/>
    <w:rsid w:val="00B40DCC"/>
    <w:pPr>
      <w:spacing w:before="100" w:beforeAutospacing="1" w:after="100" w:afterAutospacing="1"/>
      <w:ind w:firstLine="0"/>
      <w:jc w:val="center"/>
    </w:pPr>
    <w:rPr>
      <w:rFonts w:ascii="Times New Roman" w:hAnsi="Times New Roman"/>
      <w:color w:val="313896"/>
      <w:sz w:val="24"/>
    </w:rPr>
  </w:style>
  <w:style w:type="paragraph" w:customStyle="1" w:styleId="xl25">
    <w:name w:val="xl25"/>
    <w:basedOn w:val="Normal"/>
    <w:rsid w:val="00B40DCC"/>
    <w:pPr>
      <w:spacing w:before="100" w:beforeAutospacing="1" w:after="100" w:afterAutospacing="1"/>
      <w:ind w:firstLine="0"/>
      <w:jc w:val="center"/>
    </w:pPr>
    <w:rPr>
      <w:rFonts w:ascii="Times New Roman" w:hAnsi="Times New Roman"/>
      <w:color w:val="313896"/>
      <w:sz w:val="24"/>
    </w:rPr>
  </w:style>
  <w:style w:type="paragraph" w:customStyle="1" w:styleId="xl26">
    <w:name w:val="xl26"/>
    <w:basedOn w:val="Normal"/>
    <w:rsid w:val="00B40DCC"/>
    <w:pPr>
      <w:pBdr>
        <w:top w:val="single" w:sz="8" w:space="0" w:color="auto"/>
        <w:left w:val="single" w:sz="8" w:space="0" w:color="auto"/>
        <w:bottom w:val="single" w:sz="4" w:space="0" w:color="auto"/>
        <w:right w:val="single" w:sz="4" w:space="0" w:color="auto"/>
      </w:pBdr>
      <w:spacing w:before="100" w:beforeAutospacing="1" w:after="100" w:afterAutospacing="1"/>
      <w:ind w:firstLine="0"/>
    </w:pPr>
    <w:rPr>
      <w:rFonts w:ascii="Arial" w:hAnsi="Arial" w:cs="Arial"/>
      <w:b/>
      <w:bCs/>
      <w:color w:val="FF0000"/>
      <w:sz w:val="24"/>
    </w:rPr>
  </w:style>
  <w:style w:type="paragraph" w:customStyle="1" w:styleId="xl27">
    <w:name w:val="xl27"/>
    <w:basedOn w:val="Normal"/>
    <w:rsid w:val="00B40DCC"/>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Arial" w:hAnsi="Arial" w:cs="Arial"/>
      <w:b/>
      <w:bCs/>
      <w:color w:val="313896"/>
      <w:sz w:val="24"/>
    </w:rPr>
  </w:style>
  <w:style w:type="paragraph" w:customStyle="1" w:styleId="xl28">
    <w:name w:val="xl28"/>
    <w:basedOn w:val="Normal"/>
    <w:rsid w:val="00B40DCC"/>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Arial" w:hAnsi="Arial" w:cs="Arial"/>
      <w:b/>
      <w:bCs/>
      <w:color w:val="313896"/>
      <w:sz w:val="24"/>
    </w:rPr>
  </w:style>
  <w:style w:type="paragraph" w:customStyle="1" w:styleId="xl29">
    <w:name w:val="xl29"/>
    <w:basedOn w:val="Normal"/>
    <w:rsid w:val="00B40DCC"/>
    <w:pPr>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pPr>
    <w:rPr>
      <w:rFonts w:ascii="Arial" w:hAnsi="Arial" w:cs="Arial"/>
      <w:b/>
      <w:bCs/>
      <w:color w:val="313896"/>
      <w:sz w:val="24"/>
    </w:rPr>
  </w:style>
  <w:style w:type="paragraph" w:customStyle="1" w:styleId="xl31">
    <w:name w:val="xl31"/>
    <w:basedOn w:val="Normal"/>
    <w:rsid w:val="00B40DCC"/>
    <w:pPr>
      <w:pBdr>
        <w:left w:val="single" w:sz="8" w:space="0" w:color="auto"/>
      </w:pBdr>
      <w:spacing w:before="100" w:beforeAutospacing="1" w:after="100" w:afterAutospacing="1"/>
      <w:ind w:firstLine="0"/>
    </w:pPr>
    <w:rPr>
      <w:rFonts w:ascii="Times New Roman" w:hAnsi="Times New Roman"/>
      <w:color w:val="313896"/>
      <w:sz w:val="24"/>
    </w:rPr>
  </w:style>
  <w:style w:type="paragraph" w:customStyle="1" w:styleId="xl32">
    <w:name w:val="xl32"/>
    <w:basedOn w:val="Normal"/>
    <w:rsid w:val="00B40DCC"/>
    <w:pPr>
      <w:pBdr>
        <w:left w:val="single" w:sz="8" w:space="0" w:color="auto"/>
        <w:bottom w:val="single" w:sz="8" w:space="0" w:color="auto"/>
      </w:pBdr>
      <w:spacing w:before="100" w:beforeAutospacing="1" w:after="100" w:afterAutospacing="1"/>
      <w:ind w:firstLine="0"/>
    </w:pPr>
    <w:rPr>
      <w:rFonts w:ascii="Times New Roman" w:hAnsi="Times New Roman"/>
      <w:color w:val="313896"/>
      <w:sz w:val="24"/>
    </w:rPr>
  </w:style>
  <w:style w:type="paragraph" w:customStyle="1" w:styleId="xl33">
    <w:name w:val="xl33"/>
    <w:basedOn w:val="Normal"/>
    <w:rsid w:val="00B40DCC"/>
    <w:pPr>
      <w:pBdr>
        <w:bottom w:val="single" w:sz="8" w:space="0" w:color="auto"/>
      </w:pBdr>
      <w:spacing w:before="100" w:beforeAutospacing="1" w:after="100" w:afterAutospacing="1"/>
      <w:ind w:firstLine="0"/>
    </w:pPr>
    <w:rPr>
      <w:rFonts w:ascii="Times New Roman" w:hAnsi="Times New Roman"/>
      <w:color w:val="313896"/>
      <w:sz w:val="24"/>
    </w:rPr>
  </w:style>
  <w:style w:type="paragraph" w:customStyle="1" w:styleId="xl35">
    <w:name w:val="xl35"/>
    <w:basedOn w:val="Normal"/>
    <w:rsid w:val="00B40DCC"/>
    <w:pPr>
      <w:pBdr>
        <w:top w:val="single" w:sz="4" w:space="0" w:color="auto"/>
        <w:left w:val="single" w:sz="8" w:space="0" w:color="auto"/>
        <w:bottom w:val="single" w:sz="4" w:space="0" w:color="auto"/>
        <w:right w:val="single" w:sz="4" w:space="0" w:color="auto"/>
      </w:pBdr>
      <w:shd w:val="clear" w:color="auto" w:fill="FFCC99"/>
      <w:spacing w:before="100" w:beforeAutospacing="1" w:after="100" w:afterAutospacing="1"/>
      <w:ind w:firstLine="0"/>
    </w:pPr>
    <w:rPr>
      <w:rFonts w:ascii="Arial" w:hAnsi="Arial" w:cs="Arial"/>
      <w:color w:val="313896"/>
      <w:sz w:val="24"/>
    </w:rPr>
  </w:style>
  <w:style w:type="paragraph" w:customStyle="1" w:styleId="xl36">
    <w:name w:val="xl36"/>
    <w:basedOn w:val="Normal"/>
    <w:rsid w:val="00B40DC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ind w:firstLine="0"/>
      <w:jc w:val="center"/>
    </w:pPr>
    <w:rPr>
      <w:rFonts w:ascii="Arial" w:hAnsi="Arial" w:cs="Arial"/>
      <w:color w:val="313896"/>
      <w:sz w:val="24"/>
    </w:rPr>
  </w:style>
  <w:style w:type="paragraph" w:customStyle="1" w:styleId="xl37">
    <w:name w:val="xl37"/>
    <w:basedOn w:val="Normal"/>
    <w:rsid w:val="00B40DC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ind w:firstLine="0"/>
      <w:jc w:val="center"/>
    </w:pPr>
    <w:rPr>
      <w:rFonts w:ascii="Arial" w:hAnsi="Arial" w:cs="Arial"/>
      <w:color w:val="313896"/>
      <w:sz w:val="24"/>
    </w:rPr>
  </w:style>
  <w:style w:type="paragraph" w:customStyle="1" w:styleId="xl38">
    <w:name w:val="xl38"/>
    <w:basedOn w:val="Normal"/>
    <w:rsid w:val="00B40DCC"/>
    <w:pPr>
      <w:pBdr>
        <w:top w:val="single" w:sz="4" w:space="0" w:color="auto"/>
        <w:left w:val="single" w:sz="4" w:space="0" w:color="auto"/>
        <w:bottom w:val="single" w:sz="4" w:space="0" w:color="auto"/>
        <w:right w:val="single" w:sz="8" w:space="0" w:color="auto"/>
      </w:pBdr>
      <w:shd w:val="clear" w:color="auto" w:fill="FFCC99"/>
      <w:spacing w:before="100" w:beforeAutospacing="1" w:after="100" w:afterAutospacing="1"/>
      <w:ind w:firstLine="0"/>
      <w:jc w:val="center"/>
    </w:pPr>
    <w:rPr>
      <w:rFonts w:ascii="Arial" w:hAnsi="Arial" w:cs="Arial"/>
      <w:color w:val="313896"/>
      <w:sz w:val="24"/>
    </w:rPr>
  </w:style>
  <w:style w:type="paragraph" w:customStyle="1" w:styleId="xl39">
    <w:name w:val="xl39"/>
    <w:basedOn w:val="Normal"/>
    <w:rsid w:val="00B40DCC"/>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ind w:firstLine="0"/>
      <w:jc w:val="center"/>
    </w:pPr>
    <w:rPr>
      <w:rFonts w:ascii="Arial" w:hAnsi="Arial" w:cs="Arial"/>
      <w:color w:val="313896"/>
      <w:sz w:val="24"/>
    </w:rPr>
  </w:style>
  <w:style w:type="paragraph" w:customStyle="1" w:styleId="xl40">
    <w:name w:val="xl40"/>
    <w:basedOn w:val="Normal"/>
    <w:rsid w:val="00B40DCC"/>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ind w:firstLine="0"/>
      <w:jc w:val="center"/>
    </w:pPr>
    <w:rPr>
      <w:rFonts w:ascii="Arial" w:hAnsi="Arial" w:cs="Arial"/>
      <w:color w:val="313896"/>
      <w:sz w:val="24"/>
    </w:rPr>
  </w:style>
  <w:style w:type="paragraph" w:customStyle="1" w:styleId="xl41">
    <w:name w:val="xl41"/>
    <w:basedOn w:val="Normal"/>
    <w:rsid w:val="00B40DCC"/>
    <w:pPr>
      <w:pBdr>
        <w:top w:val="single" w:sz="4" w:space="0" w:color="auto"/>
        <w:left w:val="single" w:sz="4" w:space="0" w:color="auto"/>
        <w:bottom w:val="single" w:sz="4" w:space="0" w:color="auto"/>
        <w:right w:val="single" w:sz="8" w:space="0" w:color="auto"/>
      </w:pBdr>
      <w:shd w:val="clear" w:color="auto" w:fill="FFCC00"/>
      <w:spacing w:before="100" w:beforeAutospacing="1" w:after="100" w:afterAutospacing="1"/>
      <w:ind w:firstLine="0"/>
      <w:jc w:val="center"/>
    </w:pPr>
    <w:rPr>
      <w:rFonts w:ascii="Arial" w:hAnsi="Arial" w:cs="Arial"/>
      <w:color w:val="313896"/>
      <w:sz w:val="24"/>
    </w:rPr>
  </w:style>
  <w:style w:type="paragraph" w:customStyle="1" w:styleId="xl42">
    <w:name w:val="xl42"/>
    <w:basedOn w:val="Normal"/>
    <w:rsid w:val="00B40DCC"/>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ind w:firstLine="0"/>
    </w:pPr>
    <w:rPr>
      <w:rFonts w:ascii="Arial" w:hAnsi="Arial" w:cs="Arial"/>
      <w:color w:val="313896"/>
      <w:sz w:val="24"/>
    </w:rPr>
  </w:style>
  <w:style w:type="paragraph" w:customStyle="1" w:styleId="xl43">
    <w:name w:val="xl43"/>
    <w:basedOn w:val="Normal"/>
    <w:rsid w:val="00B40DC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0"/>
      <w:jc w:val="center"/>
    </w:pPr>
    <w:rPr>
      <w:rFonts w:ascii="Arial" w:hAnsi="Arial" w:cs="Arial"/>
      <w:color w:val="313896"/>
      <w:sz w:val="24"/>
    </w:rPr>
  </w:style>
  <w:style w:type="paragraph" w:customStyle="1" w:styleId="xl44">
    <w:name w:val="xl44"/>
    <w:basedOn w:val="Normal"/>
    <w:rsid w:val="00B40DC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0"/>
      <w:jc w:val="center"/>
    </w:pPr>
    <w:rPr>
      <w:rFonts w:ascii="Arial" w:hAnsi="Arial" w:cs="Arial"/>
      <w:color w:val="313896"/>
      <w:sz w:val="24"/>
    </w:rPr>
  </w:style>
  <w:style w:type="paragraph" w:customStyle="1" w:styleId="xl45">
    <w:name w:val="xl45"/>
    <w:basedOn w:val="Normal"/>
    <w:rsid w:val="00B40DCC"/>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ind w:firstLine="0"/>
      <w:jc w:val="center"/>
    </w:pPr>
    <w:rPr>
      <w:rFonts w:ascii="Arial" w:hAnsi="Arial" w:cs="Arial"/>
      <w:color w:val="313896"/>
      <w:sz w:val="24"/>
    </w:rPr>
  </w:style>
  <w:style w:type="paragraph" w:customStyle="1" w:styleId="xl46">
    <w:name w:val="xl46"/>
    <w:basedOn w:val="Normal"/>
    <w:rsid w:val="00B40DCC"/>
    <w:pPr>
      <w:pBdr>
        <w:top w:val="single" w:sz="4" w:space="0" w:color="auto"/>
        <w:left w:val="single" w:sz="8" w:space="0" w:color="auto"/>
        <w:bottom w:val="single" w:sz="4" w:space="0" w:color="auto"/>
        <w:right w:val="single" w:sz="4" w:space="0" w:color="auto"/>
      </w:pBdr>
      <w:shd w:val="clear" w:color="auto" w:fill="00FFFF"/>
      <w:spacing w:before="100" w:beforeAutospacing="1" w:after="100" w:afterAutospacing="1"/>
      <w:ind w:firstLine="0"/>
    </w:pPr>
    <w:rPr>
      <w:rFonts w:ascii="Arial" w:hAnsi="Arial" w:cs="Arial"/>
      <w:color w:val="313896"/>
      <w:sz w:val="24"/>
    </w:rPr>
  </w:style>
  <w:style w:type="paragraph" w:customStyle="1" w:styleId="xl47">
    <w:name w:val="xl47"/>
    <w:basedOn w:val="Normal"/>
    <w:rsid w:val="00B40DCC"/>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ind w:firstLine="0"/>
      <w:jc w:val="center"/>
    </w:pPr>
    <w:rPr>
      <w:rFonts w:ascii="Arial" w:hAnsi="Arial" w:cs="Arial"/>
      <w:color w:val="313896"/>
      <w:sz w:val="24"/>
    </w:rPr>
  </w:style>
  <w:style w:type="paragraph" w:customStyle="1" w:styleId="xl48">
    <w:name w:val="xl48"/>
    <w:basedOn w:val="Normal"/>
    <w:rsid w:val="00B40DCC"/>
    <w:pPr>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ind w:firstLine="0"/>
      <w:jc w:val="center"/>
    </w:pPr>
    <w:rPr>
      <w:rFonts w:ascii="Arial" w:hAnsi="Arial" w:cs="Arial"/>
      <w:color w:val="313896"/>
      <w:sz w:val="24"/>
    </w:rPr>
  </w:style>
  <w:style w:type="paragraph" w:customStyle="1" w:styleId="xl49">
    <w:name w:val="xl49"/>
    <w:basedOn w:val="Normal"/>
    <w:rsid w:val="00B40DCC"/>
    <w:pPr>
      <w:pBdr>
        <w:top w:val="single" w:sz="4" w:space="0" w:color="auto"/>
        <w:left w:val="single" w:sz="4" w:space="0" w:color="auto"/>
        <w:bottom w:val="single" w:sz="4" w:space="0" w:color="auto"/>
        <w:right w:val="single" w:sz="8" w:space="0" w:color="auto"/>
      </w:pBdr>
      <w:shd w:val="clear" w:color="auto" w:fill="00FFFF"/>
      <w:spacing w:before="100" w:beforeAutospacing="1" w:after="100" w:afterAutospacing="1"/>
      <w:ind w:firstLine="0"/>
      <w:jc w:val="center"/>
    </w:pPr>
    <w:rPr>
      <w:rFonts w:ascii="Arial" w:hAnsi="Arial" w:cs="Arial"/>
      <w:color w:val="313896"/>
      <w:sz w:val="24"/>
    </w:rPr>
  </w:style>
  <w:style w:type="paragraph" w:customStyle="1" w:styleId="xl50">
    <w:name w:val="xl50"/>
    <w:basedOn w:val="Normal"/>
    <w:rsid w:val="00B40DCC"/>
    <w:pPr>
      <w:pBdr>
        <w:top w:val="single" w:sz="4" w:space="0" w:color="auto"/>
        <w:left w:val="single" w:sz="8" w:space="0" w:color="auto"/>
        <w:bottom w:val="single" w:sz="4" w:space="0" w:color="auto"/>
        <w:right w:val="single" w:sz="4" w:space="0" w:color="auto"/>
      </w:pBdr>
      <w:shd w:val="clear" w:color="auto" w:fill="FFCC00"/>
      <w:spacing w:before="100" w:beforeAutospacing="1" w:after="100" w:afterAutospacing="1"/>
      <w:ind w:firstLine="0"/>
    </w:pPr>
    <w:rPr>
      <w:rFonts w:ascii="Arial" w:hAnsi="Arial" w:cs="Arial"/>
      <w:color w:val="313896"/>
      <w:sz w:val="24"/>
    </w:rPr>
  </w:style>
  <w:style w:type="paragraph" w:customStyle="1" w:styleId="xl51">
    <w:name w:val="xl51"/>
    <w:basedOn w:val="Normal"/>
    <w:rsid w:val="00B40DCC"/>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ind w:firstLine="0"/>
      <w:jc w:val="center"/>
    </w:pPr>
    <w:rPr>
      <w:rFonts w:ascii="Arial" w:hAnsi="Arial" w:cs="Arial"/>
      <w:color w:val="313896"/>
      <w:sz w:val="24"/>
    </w:rPr>
  </w:style>
  <w:style w:type="paragraph" w:customStyle="1" w:styleId="xl52">
    <w:name w:val="xl52"/>
    <w:basedOn w:val="Normal"/>
    <w:rsid w:val="00B40DCC"/>
    <w:pPr>
      <w:pBdr>
        <w:top w:val="single" w:sz="4" w:space="0" w:color="auto"/>
        <w:left w:val="single" w:sz="4" w:space="0" w:color="auto"/>
        <w:bottom w:val="single" w:sz="4" w:space="0" w:color="auto"/>
        <w:right w:val="single" w:sz="4" w:space="0" w:color="auto"/>
      </w:pBdr>
      <w:shd w:val="clear" w:color="auto" w:fill="FF9900"/>
      <w:spacing w:before="100" w:beforeAutospacing="1" w:after="100" w:afterAutospacing="1"/>
      <w:ind w:firstLine="0"/>
      <w:jc w:val="center"/>
    </w:pPr>
    <w:rPr>
      <w:rFonts w:ascii="Arial" w:hAnsi="Arial" w:cs="Arial"/>
      <w:color w:val="313896"/>
      <w:sz w:val="24"/>
    </w:rPr>
  </w:style>
  <w:style w:type="paragraph" w:customStyle="1" w:styleId="xl53">
    <w:name w:val="xl53"/>
    <w:basedOn w:val="Normal"/>
    <w:rsid w:val="00B40DCC"/>
    <w:pPr>
      <w:pBdr>
        <w:top w:val="single" w:sz="4" w:space="0" w:color="auto"/>
        <w:left w:val="single" w:sz="4" w:space="0" w:color="auto"/>
        <w:bottom w:val="single" w:sz="4" w:space="0" w:color="auto"/>
        <w:right w:val="single" w:sz="8" w:space="0" w:color="auto"/>
      </w:pBdr>
      <w:shd w:val="clear" w:color="auto" w:fill="FF9900"/>
      <w:spacing w:before="100" w:beforeAutospacing="1" w:after="100" w:afterAutospacing="1"/>
      <w:ind w:firstLine="0"/>
      <w:jc w:val="center"/>
    </w:pPr>
    <w:rPr>
      <w:rFonts w:ascii="Arial" w:hAnsi="Arial" w:cs="Arial"/>
      <w:color w:val="313896"/>
      <w:sz w:val="24"/>
    </w:rPr>
  </w:style>
  <w:style w:type="paragraph" w:customStyle="1" w:styleId="xl54">
    <w:name w:val="xl54"/>
    <w:basedOn w:val="Normal"/>
    <w:rsid w:val="00B40DCC"/>
    <w:pPr>
      <w:pBdr>
        <w:top w:val="single" w:sz="4" w:space="0" w:color="auto"/>
        <w:left w:val="single" w:sz="8" w:space="0" w:color="auto"/>
        <w:bottom w:val="single" w:sz="4" w:space="0" w:color="auto"/>
        <w:right w:val="single" w:sz="4" w:space="0" w:color="auto"/>
      </w:pBdr>
      <w:shd w:val="clear" w:color="auto" w:fill="FF9900"/>
      <w:spacing w:before="100" w:beforeAutospacing="1" w:after="100" w:afterAutospacing="1"/>
      <w:ind w:firstLine="0"/>
    </w:pPr>
    <w:rPr>
      <w:rFonts w:ascii="Arial" w:hAnsi="Arial" w:cs="Arial"/>
      <w:color w:val="313896"/>
      <w:sz w:val="24"/>
    </w:rPr>
  </w:style>
  <w:style w:type="paragraph" w:customStyle="1" w:styleId="xl55">
    <w:name w:val="xl55"/>
    <w:basedOn w:val="Normal"/>
    <w:rsid w:val="00B40DCC"/>
    <w:pPr>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ind w:firstLine="0"/>
    </w:pPr>
    <w:rPr>
      <w:rFonts w:ascii="Times New Roman" w:hAnsi="Times New Roman"/>
      <w:color w:val="313896"/>
      <w:sz w:val="24"/>
    </w:rPr>
  </w:style>
  <w:style w:type="paragraph" w:customStyle="1" w:styleId="xl56">
    <w:name w:val="xl56"/>
    <w:basedOn w:val="Normal"/>
    <w:rsid w:val="00B40DCC"/>
    <w:pPr>
      <w:pBdr>
        <w:top w:val="single" w:sz="4" w:space="0" w:color="auto"/>
        <w:left w:val="single" w:sz="4" w:space="0" w:color="auto"/>
        <w:bottom w:val="single" w:sz="4" w:space="0" w:color="auto"/>
        <w:right w:val="single" w:sz="4"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57">
    <w:name w:val="xl57"/>
    <w:basedOn w:val="Normal"/>
    <w:rsid w:val="00B40DCC"/>
    <w:pPr>
      <w:pBdr>
        <w:top w:val="single" w:sz="4" w:space="0" w:color="auto"/>
        <w:left w:val="single" w:sz="4" w:space="0" w:color="auto"/>
        <w:bottom w:val="single" w:sz="4" w:space="0" w:color="auto"/>
        <w:right w:val="single" w:sz="4"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58">
    <w:name w:val="xl58"/>
    <w:basedOn w:val="Normal"/>
    <w:rsid w:val="00B40DCC"/>
    <w:pPr>
      <w:pBdr>
        <w:top w:val="single" w:sz="4" w:space="0" w:color="auto"/>
        <w:left w:val="single" w:sz="4" w:space="0" w:color="auto"/>
        <w:bottom w:val="single" w:sz="4" w:space="0" w:color="auto"/>
        <w:right w:val="single" w:sz="8"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59">
    <w:name w:val="xl59"/>
    <w:basedOn w:val="Normal"/>
    <w:rsid w:val="00B40DCC"/>
    <w:pPr>
      <w:pBdr>
        <w:top w:val="single" w:sz="4" w:space="0" w:color="auto"/>
        <w:left w:val="single" w:sz="8" w:space="0" w:color="auto"/>
        <w:bottom w:val="single" w:sz="8" w:space="0" w:color="auto"/>
        <w:right w:val="single" w:sz="4" w:space="0" w:color="auto"/>
      </w:pBdr>
      <w:shd w:val="clear" w:color="auto" w:fill="FF99CC"/>
      <w:spacing w:before="100" w:beforeAutospacing="1" w:after="100" w:afterAutospacing="1"/>
      <w:ind w:firstLine="0"/>
    </w:pPr>
    <w:rPr>
      <w:rFonts w:ascii="Times New Roman" w:hAnsi="Times New Roman"/>
      <w:color w:val="313896"/>
      <w:sz w:val="24"/>
    </w:rPr>
  </w:style>
  <w:style w:type="paragraph" w:customStyle="1" w:styleId="xl60">
    <w:name w:val="xl60"/>
    <w:basedOn w:val="Normal"/>
    <w:rsid w:val="00B40DCC"/>
    <w:pPr>
      <w:pBdr>
        <w:top w:val="single" w:sz="4" w:space="0" w:color="auto"/>
        <w:left w:val="single" w:sz="4" w:space="0" w:color="auto"/>
        <w:bottom w:val="single" w:sz="8" w:space="0" w:color="auto"/>
        <w:right w:val="single" w:sz="4"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61">
    <w:name w:val="xl61"/>
    <w:basedOn w:val="Normal"/>
    <w:rsid w:val="00B40DCC"/>
    <w:pPr>
      <w:pBdr>
        <w:top w:val="single" w:sz="4" w:space="0" w:color="auto"/>
        <w:left w:val="single" w:sz="4" w:space="0" w:color="auto"/>
        <w:bottom w:val="single" w:sz="8" w:space="0" w:color="auto"/>
        <w:right w:val="single" w:sz="4"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62">
    <w:name w:val="xl62"/>
    <w:basedOn w:val="Normal"/>
    <w:rsid w:val="00B40DCC"/>
    <w:pPr>
      <w:pBdr>
        <w:top w:val="single" w:sz="4" w:space="0" w:color="auto"/>
        <w:left w:val="single" w:sz="4" w:space="0" w:color="auto"/>
        <w:bottom w:val="single" w:sz="8" w:space="0" w:color="auto"/>
        <w:right w:val="single" w:sz="8" w:space="0" w:color="auto"/>
      </w:pBdr>
      <w:shd w:val="clear" w:color="auto" w:fill="FF99CC"/>
      <w:spacing w:before="100" w:beforeAutospacing="1" w:after="100" w:afterAutospacing="1"/>
      <w:ind w:firstLine="0"/>
      <w:jc w:val="center"/>
    </w:pPr>
    <w:rPr>
      <w:rFonts w:ascii="Times New Roman" w:hAnsi="Times New Roman"/>
      <w:color w:val="313896"/>
      <w:sz w:val="24"/>
    </w:rPr>
  </w:style>
  <w:style w:type="paragraph" w:customStyle="1" w:styleId="xl63">
    <w:name w:val="xl63"/>
    <w:basedOn w:val="Normal"/>
    <w:rsid w:val="00B40DCC"/>
    <w:pPr>
      <w:pBdr>
        <w:top w:val="single" w:sz="8" w:space="0" w:color="auto"/>
        <w:left w:val="single" w:sz="8" w:space="0" w:color="auto"/>
        <w:bottom w:val="single" w:sz="8" w:space="0" w:color="auto"/>
        <w:right w:val="single" w:sz="8" w:space="0" w:color="auto"/>
      </w:pBdr>
      <w:spacing w:before="100" w:beforeAutospacing="1" w:after="100" w:afterAutospacing="1"/>
      <w:ind w:firstLine="0"/>
      <w:jc w:val="center"/>
    </w:pPr>
    <w:rPr>
      <w:rFonts w:ascii="Arial" w:hAnsi="Arial" w:cs="Arial"/>
      <w:b/>
      <w:bCs/>
      <w:color w:val="313896"/>
      <w:sz w:val="24"/>
    </w:rPr>
  </w:style>
  <w:style w:type="paragraph" w:customStyle="1" w:styleId="xl64">
    <w:name w:val="xl64"/>
    <w:basedOn w:val="Normal"/>
    <w:rsid w:val="00B40DCC"/>
    <w:pPr>
      <w:pBdr>
        <w:top w:val="single" w:sz="8" w:space="0" w:color="auto"/>
        <w:left w:val="single" w:sz="8" w:space="0" w:color="auto"/>
        <w:bottom w:val="single" w:sz="8" w:space="0" w:color="auto"/>
        <w:right w:val="single" w:sz="8" w:space="0" w:color="auto"/>
      </w:pBdr>
      <w:spacing w:before="100" w:beforeAutospacing="1" w:after="100" w:afterAutospacing="1"/>
      <w:ind w:firstLine="0"/>
    </w:pPr>
    <w:rPr>
      <w:rFonts w:ascii="Times New Roman" w:hAnsi="Times New Roman"/>
      <w:color w:val="313896"/>
      <w:sz w:val="24"/>
    </w:rPr>
  </w:style>
  <w:style w:type="paragraph" w:customStyle="1" w:styleId="xl65">
    <w:name w:val="xl65"/>
    <w:basedOn w:val="Normal"/>
    <w:rsid w:val="00B40DCC"/>
    <w:pPr>
      <w:pBdr>
        <w:top w:val="single" w:sz="4" w:space="0" w:color="auto"/>
        <w:left w:val="single" w:sz="4" w:space="0" w:color="auto"/>
        <w:bottom w:val="single" w:sz="4" w:space="0" w:color="auto"/>
        <w:right w:val="single" w:sz="4" w:space="0" w:color="auto"/>
      </w:pBdr>
      <w:shd w:val="clear" w:color="auto" w:fill="FF99CC"/>
      <w:spacing w:before="100" w:beforeAutospacing="1" w:after="100" w:afterAutospacing="1"/>
      <w:ind w:firstLine="0"/>
      <w:jc w:val="center"/>
    </w:pPr>
    <w:rPr>
      <w:rFonts w:ascii="Arial" w:hAnsi="Arial" w:cs="Arial"/>
      <w:color w:val="313896"/>
      <w:sz w:val="24"/>
    </w:rPr>
  </w:style>
  <w:style w:type="paragraph" w:customStyle="1" w:styleId="xl66">
    <w:name w:val="xl66"/>
    <w:basedOn w:val="Normal"/>
    <w:rsid w:val="00B40DCC"/>
    <w:pPr>
      <w:pBdr>
        <w:top w:val="single" w:sz="4" w:space="0" w:color="auto"/>
        <w:left w:val="single" w:sz="4" w:space="0" w:color="auto"/>
        <w:bottom w:val="single" w:sz="4" w:space="0" w:color="auto"/>
        <w:right w:val="single" w:sz="4" w:space="0" w:color="auto"/>
      </w:pBdr>
      <w:shd w:val="clear" w:color="auto" w:fill="FF99CC"/>
      <w:spacing w:before="100" w:beforeAutospacing="1" w:after="100" w:afterAutospacing="1"/>
      <w:ind w:firstLine="0"/>
      <w:jc w:val="center"/>
    </w:pPr>
    <w:rPr>
      <w:rFonts w:ascii="Arial" w:hAnsi="Arial" w:cs="Arial"/>
      <w:color w:val="313896"/>
      <w:sz w:val="24"/>
    </w:rPr>
  </w:style>
  <w:style w:type="paragraph" w:customStyle="1" w:styleId="xl67">
    <w:name w:val="xl67"/>
    <w:basedOn w:val="Normal"/>
    <w:rsid w:val="00B40DCC"/>
    <w:pPr>
      <w:pBdr>
        <w:top w:val="single" w:sz="4" w:space="0" w:color="auto"/>
        <w:left w:val="single" w:sz="4" w:space="0" w:color="auto"/>
        <w:bottom w:val="single" w:sz="4" w:space="0" w:color="auto"/>
        <w:right w:val="single" w:sz="8" w:space="0" w:color="auto"/>
      </w:pBdr>
      <w:shd w:val="clear" w:color="auto" w:fill="FF99CC"/>
      <w:spacing w:before="100" w:beforeAutospacing="1" w:after="100" w:afterAutospacing="1"/>
      <w:ind w:firstLine="0"/>
      <w:jc w:val="center"/>
    </w:pPr>
    <w:rPr>
      <w:rFonts w:ascii="Arial" w:hAnsi="Arial" w:cs="Arial"/>
      <w:color w:val="313896"/>
      <w:sz w:val="24"/>
    </w:rPr>
  </w:style>
  <w:style w:type="paragraph" w:customStyle="1" w:styleId="xl68">
    <w:name w:val="xl68"/>
    <w:basedOn w:val="Normal"/>
    <w:rsid w:val="00B40DCC"/>
    <w:pPr>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ind w:firstLine="0"/>
    </w:pPr>
    <w:rPr>
      <w:rFonts w:ascii="Arial" w:hAnsi="Arial" w:cs="Arial"/>
      <w:color w:val="313896"/>
      <w:sz w:val="24"/>
    </w:rPr>
  </w:style>
  <w:style w:type="paragraph" w:customStyle="1" w:styleId="xl69">
    <w:name w:val="xl69"/>
    <w:basedOn w:val="Normal"/>
    <w:rsid w:val="00B40DCC"/>
    <w:pPr>
      <w:pBdr>
        <w:top w:val="single" w:sz="4" w:space="0" w:color="auto"/>
        <w:left w:val="single" w:sz="4" w:space="0" w:color="auto"/>
        <w:bottom w:val="single" w:sz="8" w:space="0" w:color="auto"/>
        <w:right w:val="single" w:sz="4" w:space="0" w:color="auto"/>
      </w:pBdr>
      <w:shd w:val="clear" w:color="auto" w:fill="FF99CC"/>
      <w:spacing w:before="100" w:beforeAutospacing="1" w:after="100" w:afterAutospacing="1"/>
      <w:ind w:firstLine="0"/>
    </w:pPr>
    <w:rPr>
      <w:rFonts w:ascii="Times New Roman" w:hAnsi="Times New Roman"/>
      <w:color w:val="313896"/>
      <w:sz w:val="24"/>
    </w:rPr>
  </w:style>
  <w:style w:type="paragraph" w:customStyle="1" w:styleId="xl70">
    <w:name w:val="xl70"/>
    <w:basedOn w:val="Normal"/>
    <w:rsid w:val="00B40DCC"/>
    <w:pPr>
      <w:pBdr>
        <w:top w:val="single" w:sz="4" w:space="0" w:color="auto"/>
        <w:left w:val="single" w:sz="4" w:space="0" w:color="auto"/>
        <w:bottom w:val="single" w:sz="8" w:space="0" w:color="auto"/>
        <w:right w:val="single" w:sz="4" w:space="0" w:color="auto"/>
      </w:pBdr>
      <w:shd w:val="clear" w:color="auto" w:fill="FF99CC"/>
      <w:spacing w:before="100" w:beforeAutospacing="1" w:after="100" w:afterAutospacing="1"/>
      <w:ind w:firstLine="0"/>
      <w:jc w:val="center"/>
    </w:pPr>
    <w:rPr>
      <w:rFonts w:ascii="Arial" w:hAnsi="Arial" w:cs="Arial"/>
      <w:color w:val="313896"/>
      <w:sz w:val="24"/>
    </w:rPr>
  </w:style>
  <w:style w:type="paragraph" w:customStyle="1" w:styleId="xl71">
    <w:name w:val="xl71"/>
    <w:basedOn w:val="Normal"/>
    <w:rsid w:val="00B40DCC"/>
    <w:pPr>
      <w:pBdr>
        <w:top w:val="single" w:sz="4" w:space="0" w:color="auto"/>
        <w:left w:val="single" w:sz="4" w:space="0" w:color="auto"/>
        <w:bottom w:val="single" w:sz="8" w:space="0" w:color="auto"/>
        <w:right w:val="single" w:sz="8" w:space="0" w:color="auto"/>
      </w:pBdr>
      <w:shd w:val="clear" w:color="auto" w:fill="FF99CC"/>
      <w:spacing w:before="100" w:beforeAutospacing="1" w:after="100" w:afterAutospacing="1"/>
      <w:ind w:firstLine="0"/>
      <w:jc w:val="center"/>
    </w:pPr>
    <w:rPr>
      <w:rFonts w:ascii="Arial" w:hAnsi="Arial" w:cs="Arial"/>
      <w:color w:val="313896"/>
      <w:sz w:val="24"/>
    </w:rPr>
  </w:style>
  <w:style w:type="paragraph" w:customStyle="1" w:styleId="xl72">
    <w:name w:val="xl72"/>
    <w:basedOn w:val="Normal"/>
    <w:rsid w:val="00B40DCC"/>
    <w:pPr>
      <w:pBdr>
        <w:top w:val="single" w:sz="8" w:space="0" w:color="auto"/>
        <w:left w:val="single" w:sz="8" w:space="0" w:color="auto"/>
        <w:bottom w:val="single" w:sz="8" w:space="0" w:color="auto"/>
        <w:right w:val="single" w:sz="8" w:space="0" w:color="auto"/>
      </w:pBdr>
      <w:shd w:val="clear" w:color="auto" w:fill="FF99CC"/>
      <w:spacing w:before="100" w:beforeAutospacing="1" w:after="100" w:afterAutospacing="1"/>
      <w:ind w:firstLine="0"/>
    </w:pPr>
    <w:rPr>
      <w:rFonts w:ascii="Times New Roman" w:hAnsi="Times New Roman"/>
      <w:color w:val="313896"/>
      <w:sz w:val="24"/>
    </w:rPr>
  </w:style>
  <w:style w:type="paragraph" w:customStyle="1" w:styleId="xl30">
    <w:name w:val="xl30"/>
    <w:basedOn w:val="Normal"/>
    <w:rsid w:val="00B40DCC"/>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Arial" w:hAnsi="Arial" w:cs="Arial"/>
      <w:b/>
      <w:bCs/>
      <w:color w:val="313896"/>
      <w:sz w:val="24"/>
    </w:rPr>
  </w:style>
  <w:style w:type="paragraph" w:customStyle="1" w:styleId="xl34">
    <w:name w:val="xl34"/>
    <w:basedOn w:val="Normal"/>
    <w:rsid w:val="00B40DCC"/>
    <w:pPr>
      <w:pBdr>
        <w:left w:val="single" w:sz="8" w:space="0" w:color="auto"/>
      </w:pBdr>
      <w:spacing w:before="100" w:beforeAutospacing="1" w:after="100" w:afterAutospacing="1"/>
      <w:ind w:firstLine="0"/>
    </w:pPr>
    <w:rPr>
      <w:rFonts w:ascii="Arial" w:hAnsi="Arial" w:cs="Arial"/>
      <w:color w:val="000000"/>
      <w:sz w:val="24"/>
    </w:rPr>
  </w:style>
  <w:style w:type="paragraph" w:customStyle="1" w:styleId="xl73">
    <w:name w:val="xl73"/>
    <w:basedOn w:val="Normal"/>
    <w:rsid w:val="00B40DCC"/>
    <w:pPr>
      <w:pBdr>
        <w:top w:val="single" w:sz="8" w:space="0" w:color="auto"/>
        <w:left w:val="single" w:sz="8" w:space="0" w:color="auto"/>
        <w:bottom w:val="single" w:sz="8" w:space="0" w:color="auto"/>
        <w:right w:val="single" w:sz="8" w:space="0" w:color="auto"/>
      </w:pBdr>
      <w:spacing w:before="100" w:beforeAutospacing="1" w:after="100" w:afterAutospacing="1"/>
      <w:ind w:firstLine="0"/>
      <w:jc w:val="center"/>
    </w:pPr>
    <w:rPr>
      <w:rFonts w:ascii="Arial" w:hAnsi="Arial" w:cs="Arial"/>
      <w:color w:val="000000"/>
      <w:sz w:val="24"/>
    </w:rPr>
  </w:style>
  <w:style w:type="paragraph" w:customStyle="1" w:styleId="xl74">
    <w:name w:val="xl74"/>
    <w:basedOn w:val="Normal"/>
    <w:rsid w:val="00B40DCC"/>
    <w:pPr>
      <w:spacing w:before="100" w:beforeAutospacing="1" w:after="100" w:afterAutospacing="1"/>
      <w:ind w:firstLine="0"/>
      <w:jc w:val="center"/>
    </w:pPr>
    <w:rPr>
      <w:rFonts w:ascii="Arial" w:hAnsi="Arial" w:cs="Arial"/>
      <w:b/>
      <w:bCs/>
      <w:color w:val="313896"/>
      <w:sz w:val="24"/>
    </w:rPr>
  </w:style>
  <w:style w:type="paragraph" w:customStyle="1" w:styleId="xl75">
    <w:name w:val="xl75"/>
    <w:basedOn w:val="Normal"/>
    <w:rsid w:val="00B40DCC"/>
    <w:pPr>
      <w:pBdr>
        <w:left w:val="single" w:sz="8" w:space="0" w:color="auto"/>
      </w:pBdr>
      <w:spacing w:before="100" w:beforeAutospacing="1" w:after="100" w:afterAutospacing="1"/>
      <w:ind w:firstLine="0"/>
      <w:jc w:val="center"/>
    </w:pPr>
    <w:rPr>
      <w:rFonts w:ascii="Arial" w:hAnsi="Arial" w:cs="Arial"/>
      <w:b/>
      <w:bCs/>
      <w:color w:val="000000"/>
      <w:sz w:val="32"/>
      <w:szCs w:val="32"/>
    </w:rPr>
  </w:style>
  <w:style w:type="paragraph" w:customStyle="1" w:styleId="xl76">
    <w:name w:val="xl76"/>
    <w:basedOn w:val="Normal"/>
    <w:rsid w:val="00B40DCC"/>
    <w:pPr>
      <w:spacing w:before="100" w:beforeAutospacing="1" w:after="100" w:afterAutospacing="1"/>
      <w:ind w:firstLine="0"/>
      <w:jc w:val="center"/>
    </w:pPr>
    <w:rPr>
      <w:rFonts w:ascii="Arial" w:hAnsi="Arial" w:cs="Arial"/>
      <w:b/>
      <w:bCs/>
      <w:color w:val="000000"/>
      <w:sz w:val="32"/>
      <w:szCs w:val="32"/>
    </w:rPr>
  </w:style>
  <w:style w:type="paragraph" w:customStyle="1" w:styleId="xl77">
    <w:name w:val="xl77"/>
    <w:basedOn w:val="Normal"/>
    <w:rsid w:val="00B40DCC"/>
    <w:pPr>
      <w:pBdr>
        <w:right w:val="single" w:sz="8" w:space="0" w:color="auto"/>
      </w:pBdr>
      <w:spacing w:before="100" w:beforeAutospacing="1" w:after="100" w:afterAutospacing="1"/>
      <w:ind w:firstLine="0"/>
      <w:jc w:val="center"/>
    </w:pPr>
    <w:rPr>
      <w:rFonts w:ascii="Arial" w:hAnsi="Arial" w:cs="Arial"/>
      <w:b/>
      <w:bCs/>
      <w:color w:val="000000"/>
      <w:sz w:val="32"/>
      <w:szCs w:val="32"/>
    </w:rPr>
  </w:style>
  <w:style w:type="paragraph" w:customStyle="1" w:styleId="xl78">
    <w:name w:val="xl78"/>
    <w:basedOn w:val="Normal"/>
    <w:rsid w:val="00B40DCC"/>
    <w:pPr>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ind w:firstLine="0"/>
    </w:pPr>
    <w:rPr>
      <w:rFonts w:ascii="Arial" w:hAnsi="Arial" w:cs="Arial"/>
      <w:color w:val="000000"/>
      <w:sz w:val="16"/>
      <w:szCs w:val="16"/>
    </w:rPr>
  </w:style>
  <w:style w:type="paragraph" w:customStyle="1" w:styleId="xl79">
    <w:name w:val="xl79"/>
    <w:basedOn w:val="Normal"/>
    <w:rsid w:val="00B40DCC"/>
    <w:pPr>
      <w:pBdr>
        <w:top w:val="single" w:sz="8" w:space="0" w:color="auto"/>
        <w:bottom w:val="single" w:sz="8" w:space="0" w:color="auto"/>
        <w:right w:val="single" w:sz="8" w:space="0" w:color="auto"/>
      </w:pBdr>
      <w:spacing w:before="100" w:beforeAutospacing="1" w:after="100" w:afterAutospacing="1"/>
      <w:ind w:firstLine="0"/>
      <w:jc w:val="center"/>
    </w:pPr>
    <w:rPr>
      <w:rFonts w:ascii="Arial" w:hAnsi="Arial" w:cs="Arial"/>
      <w:b/>
      <w:bCs/>
      <w:color w:val="313896"/>
      <w:sz w:val="32"/>
      <w:szCs w:val="32"/>
    </w:rPr>
  </w:style>
  <w:style w:type="paragraph" w:customStyle="1" w:styleId="xl80">
    <w:name w:val="xl80"/>
    <w:basedOn w:val="Normal"/>
    <w:rsid w:val="00B40DCC"/>
    <w:pPr>
      <w:spacing w:before="100" w:beforeAutospacing="1" w:after="100" w:afterAutospacing="1"/>
      <w:ind w:firstLine="0"/>
      <w:jc w:val="center"/>
    </w:pPr>
    <w:rPr>
      <w:rFonts w:ascii="Arial" w:hAnsi="Arial" w:cs="Arial"/>
      <w:b/>
      <w:bCs/>
      <w:color w:val="313896"/>
      <w:sz w:val="24"/>
    </w:rPr>
  </w:style>
  <w:style w:type="paragraph" w:customStyle="1" w:styleId="xl81">
    <w:name w:val="xl81"/>
    <w:basedOn w:val="Normal"/>
    <w:rsid w:val="00B40DCC"/>
    <w:pPr>
      <w:pBdr>
        <w:bottom w:val="single" w:sz="8" w:space="0" w:color="auto"/>
      </w:pBdr>
      <w:spacing w:before="100" w:beforeAutospacing="1" w:after="100" w:afterAutospacing="1"/>
      <w:ind w:firstLine="0"/>
      <w:jc w:val="center"/>
    </w:pPr>
    <w:rPr>
      <w:rFonts w:ascii="Arial" w:hAnsi="Arial" w:cs="Arial"/>
      <w:b/>
      <w:bCs/>
      <w:color w:val="313896"/>
      <w:sz w:val="24"/>
    </w:rPr>
  </w:style>
  <w:style w:type="paragraph" w:customStyle="1" w:styleId="xl82">
    <w:name w:val="xl82"/>
    <w:basedOn w:val="Normal"/>
    <w:rsid w:val="00B40DCC"/>
    <w:pPr>
      <w:spacing w:before="100" w:beforeAutospacing="1" w:after="100" w:afterAutospacing="1"/>
      <w:ind w:firstLine="0"/>
      <w:jc w:val="center"/>
    </w:pPr>
    <w:rPr>
      <w:rFonts w:ascii="Arial" w:hAnsi="Arial" w:cs="Arial"/>
      <w:b/>
      <w:bCs/>
      <w:color w:val="313896"/>
      <w:sz w:val="24"/>
    </w:rPr>
  </w:style>
  <w:style w:type="paragraph" w:customStyle="1" w:styleId="xl83">
    <w:name w:val="xl83"/>
    <w:basedOn w:val="Normal"/>
    <w:rsid w:val="00B40DCC"/>
    <w:pPr>
      <w:pBdr>
        <w:bottom w:val="single" w:sz="8" w:space="0" w:color="auto"/>
      </w:pBdr>
      <w:spacing w:before="100" w:beforeAutospacing="1" w:after="100" w:afterAutospacing="1"/>
      <w:ind w:firstLine="0"/>
      <w:jc w:val="center"/>
    </w:pPr>
    <w:rPr>
      <w:rFonts w:ascii="Arial" w:hAnsi="Arial" w:cs="Arial"/>
      <w:b/>
      <w:bCs/>
      <w:color w:val="313896"/>
      <w:sz w:val="24"/>
    </w:rPr>
  </w:style>
  <w:style w:type="paragraph" w:customStyle="1" w:styleId="xl84">
    <w:name w:val="xl84"/>
    <w:basedOn w:val="Normal"/>
    <w:rsid w:val="00B40DCC"/>
    <w:pPr>
      <w:pBdr>
        <w:right w:val="single" w:sz="8" w:space="0" w:color="auto"/>
      </w:pBdr>
      <w:spacing w:before="100" w:beforeAutospacing="1" w:after="100" w:afterAutospacing="1"/>
      <w:ind w:firstLine="0"/>
      <w:jc w:val="center"/>
    </w:pPr>
    <w:rPr>
      <w:rFonts w:ascii="Arial" w:hAnsi="Arial" w:cs="Arial"/>
      <w:b/>
      <w:bCs/>
      <w:color w:val="000000"/>
      <w:sz w:val="32"/>
      <w:szCs w:val="32"/>
    </w:rPr>
  </w:style>
  <w:style w:type="paragraph" w:customStyle="1" w:styleId="TableText">
    <w:name w:val="Table Text"/>
    <w:basedOn w:val="Normal"/>
    <w:rsid w:val="00B40DCC"/>
    <w:pPr>
      <w:tabs>
        <w:tab w:val="left" w:pos="360"/>
      </w:tabs>
      <w:spacing w:before="120" w:after="120"/>
      <w:ind w:firstLine="0"/>
    </w:pPr>
    <w:rPr>
      <w:rFonts w:ascii="Times New Roman" w:hAnsi="Times New Roman"/>
      <w:color w:val="313896"/>
      <w:sz w:val="24"/>
      <w:szCs w:val="20"/>
      <w:lang w:val="en-US"/>
    </w:rPr>
  </w:style>
  <w:style w:type="character" w:customStyle="1" w:styleId="st">
    <w:name w:val="st"/>
    <w:rsid w:val="00B40DCC"/>
  </w:style>
  <w:style w:type="paragraph" w:styleId="Legenda">
    <w:name w:val="caption"/>
    <w:basedOn w:val="Normal"/>
    <w:next w:val="Normal"/>
    <w:unhideWhenUsed/>
    <w:qFormat/>
    <w:rsid w:val="00B40DCC"/>
    <w:pPr>
      <w:spacing w:before="120" w:after="120"/>
      <w:ind w:firstLine="0"/>
    </w:pPr>
    <w:rPr>
      <w:rFonts w:ascii="Tahoma" w:hAnsi="Tahoma"/>
      <w:b/>
      <w:bCs/>
      <w:color w:val="313896"/>
      <w:sz w:val="24"/>
      <w:szCs w:val="20"/>
    </w:rPr>
  </w:style>
  <w:style w:type="paragraph" w:styleId="Partesuperior-zdoformulrio">
    <w:name w:val="HTML Top of Form"/>
    <w:basedOn w:val="Normal"/>
    <w:next w:val="Normal"/>
    <w:link w:val="Partesuperior-zdoformulrioChar"/>
    <w:hidden/>
    <w:rsid w:val="00B40DCC"/>
    <w:pPr>
      <w:pBdr>
        <w:bottom w:val="single" w:sz="6" w:space="1" w:color="auto"/>
      </w:pBdr>
      <w:spacing w:before="120" w:after="120"/>
      <w:ind w:firstLine="0"/>
      <w:jc w:val="center"/>
    </w:pPr>
    <w:rPr>
      <w:rFonts w:ascii="Arial" w:hAnsi="Arial"/>
      <w:vanish/>
      <w:color w:val="313896"/>
      <w:sz w:val="16"/>
      <w:szCs w:val="16"/>
    </w:rPr>
  </w:style>
  <w:style w:type="character" w:customStyle="1" w:styleId="Partesuperior-zdoformulrioChar">
    <w:name w:val="Parte superior-z do formulário Char"/>
    <w:basedOn w:val="Fontepargpadro"/>
    <w:link w:val="Partesuperior-zdoformulrio"/>
    <w:rsid w:val="00B40DCC"/>
    <w:rPr>
      <w:rFonts w:ascii="Arial" w:hAnsi="Arial"/>
      <w:vanish/>
      <w:color w:val="313896"/>
      <w:sz w:val="16"/>
      <w:szCs w:val="16"/>
    </w:rPr>
  </w:style>
  <w:style w:type="paragraph" w:styleId="Parteinferiordoformulrio">
    <w:name w:val="HTML Bottom of Form"/>
    <w:basedOn w:val="Normal"/>
    <w:next w:val="Normal"/>
    <w:link w:val="ParteinferiordoformulrioChar"/>
    <w:hidden/>
    <w:rsid w:val="00B40DCC"/>
    <w:pPr>
      <w:pBdr>
        <w:top w:val="single" w:sz="6" w:space="1" w:color="auto"/>
      </w:pBdr>
      <w:spacing w:before="120" w:after="120"/>
      <w:ind w:firstLine="0"/>
      <w:jc w:val="center"/>
    </w:pPr>
    <w:rPr>
      <w:rFonts w:ascii="Arial" w:hAnsi="Arial"/>
      <w:vanish/>
      <w:color w:val="313896"/>
      <w:sz w:val="16"/>
      <w:szCs w:val="16"/>
    </w:rPr>
  </w:style>
  <w:style w:type="character" w:customStyle="1" w:styleId="ParteinferiordoformulrioChar">
    <w:name w:val="Parte inferior do formulário Char"/>
    <w:basedOn w:val="Fontepargpadro"/>
    <w:link w:val="Parteinferiordoformulrio"/>
    <w:rsid w:val="00B40DCC"/>
    <w:rPr>
      <w:rFonts w:ascii="Arial" w:hAnsi="Arial"/>
      <w:vanish/>
      <w:color w:val="313896"/>
      <w:sz w:val="16"/>
      <w:szCs w:val="16"/>
    </w:rPr>
  </w:style>
  <w:style w:type="character" w:customStyle="1" w:styleId="RecuodecorpodetextoChar">
    <w:name w:val="Recuo de corpo de texto Char"/>
    <w:link w:val="Recuodecorpodetexto"/>
    <w:uiPriority w:val="99"/>
    <w:rsid w:val="00B40DCC"/>
    <w:rPr>
      <w:rFonts w:ascii="Verdana" w:hAnsi="Verdana"/>
      <w:sz w:val="22"/>
      <w:szCs w:val="24"/>
    </w:rPr>
  </w:style>
  <w:style w:type="paragraph" w:styleId="TextosemFormatao">
    <w:name w:val="Plain Text"/>
    <w:basedOn w:val="Normal"/>
    <w:link w:val="TextosemFormataoChar"/>
    <w:uiPriority w:val="99"/>
    <w:unhideWhenUsed/>
    <w:rsid w:val="00B40DCC"/>
    <w:pPr>
      <w:spacing w:before="120" w:after="120"/>
      <w:ind w:firstLine="0"/>
    </w:pPr>
    <w:rPr>
      <w:rFonts w:ascii="Consolas" w:eastAsia="Calibri" w:hAnsi="Consolas"/>
      <w:color w:val="313896"/>
      <w:sz w:val="21"/>
      <w:szCs w:val="21"/>
    </w:rPr>
  </w:style>
  <w:style w:type="character" w:customStyle="1" w:styleId="TextosemFormataoChar">
    <w:name w:val="Texto sem Formatação Char"/>
    <w:basedOn w:val="Fontepargpadro"/>
    <w:link w:val="TextosemFormatao"/>
    <w:uiPriority w:val="99"/>
    <w:rsid w:val="00B40DCC"/>
    <w:rPr>
      <w:rFonts w:ascii="Consolas" w:eastAsia="Calibri" w:hAnsi="Consolas"/>
      <w:color w:val="313896"/>
      <w:sz w:val="21"/>
      <w:szCs w:val="21"/>
    </w:rPr>
  </w:style>
  <w:style w:type="character" w:customStyle="1" w:styleId="textos1">
    <w:name w:val="textos1"/>
    <w:rsid w:val="00B40DCC"/>
    <w:rPr>
      <w:rFonts w:ascii="Arial" w:hAnsi="Arial" w:cs="Arial" w:hint="default"/>
      <w:color w:val="656565"/>
      <w:sz w:val="18"/>
      <w:szCs w:val="18"/>
    </w:rPr>
  </w:style>
  <w:style w:type="paragraph" w:styleId="SemEspaamento">
    <w:name w:val="No Spacing"/>
    <w:uiPriority w:val="1"/>
    <w:qFormat/>
    <w:rsid w:val="00B40DCC"/>
    <w:pPr>
      <w:spacing w:before="120" w:after="120"/>
      <w:jc w:val="both"/>
    </w:pPr>
    <w:rPr>
      <w:rFonts w:asciiTheme="minorHAnsi" w:eastAsiaTheme="minorHAnsi" w:hAnsiTheme="minorHAnsi" w:cstheme="minorBidi"/>
      <w:color w:val="313896"/>
      <w:sz w:val="22"/>
      <w:szCs w:val="22"/>
      <w:lang w:eastAsia="en-US"/>
    </w:rPr>
  </w:style>
  <w:style w:type="paragraph" w:customStyle="1" w:styleId="p47">
    <w:name w:val="p47"/>
    <w:basedOn w:val="Normal"/>
    <w:rsid w:val="00B40DCC"/>
    <w:pPr>
      <w:widowControl w:val="0"/>
      <w:tabs>
        <w:tab w:val="left" w:pos="1760"/>
      </w:tabs>
      <w:spacing w:before="120" w:after="120" w:line="240" w:lineRule="atLeast"/>
      <w:ind w:firstLine="0"/>
    </w:pPr>
    <w:rPr>
      <w:rFonts w:ascii="Times New Roman" w:hAnsi="Times New Roman"/>
      <w:snapToGrid w:val="0"/>
      <w:sz w:val="24"/>
      <w:szCs w:val="20"/>
    </w:rPr>
  </w:style>
  <w:style w:type="paragraph" w:customStyle="1" w:styleId="Default">
    <w:name w:val="Default"/>
    <w:rsid w:val="00B40DCC"/>
    <w:pPr>
      <w:autoSpaceDE w:val="0"/>
      <w:autoSpaceDN w:val="0"/>
      <w:adjustRightInd w:val="0"/>
    </w:pPr>
    <w:rPr>
      <w:rFonts w:ascii="Arial" w:hAnsi="Arial" w:cs="Arial"/>
      <w:color w:val="000000"/>
      <w:sz w:val="24"/>
      <w:szCs w:val="24"/>
    </w:rPr>
  </w:style>
  <w:style w:type="paragraph" w:styleId="Remissivo1">
    <w:name w:val="index 1"/>
    <w:basedOn w:val="Normal"/>
    <w:next w:val="Normal"/>
    <w:autoRedefine/>
    <w:rsid w:val="00B40DCC"/>
    <w:pPr>
      <w:ind w:left="240" w:hanging="240"/>
    </w:pPr>
    <w:rPr>
      <w:rFonts w:ascii="Arial" w:hAnsi="Arial"/>
      <w:color w:val="313896"/>
      <w:sz w:val="20"/>
      <w:szCs w:val="20"/>
    </w:rPr>
  </w:style>
  <w:style w:type="character" w:customStyle="1" w:styleId="apple-converted-space">
    <w:name w:val="apple-converted-space"/>
    <w:basedOn w:val="Fontepargpadro"/>
    <w:rsid w:val="00B40DCC"/>
  </w:style>
  <w:style w:type="paragraph" w:styleId="Textodenotadefim">
    <w:name w:val="endnote text"/>
    <w:basedOn w:val="Normal"/>
    <w:link w:val="TextodenotadefimChar"/>
    <w:rsid w:val="00B40DCC"/>
    <w:pPr>
      <w:ind w:firstLine="0"/>
    </w:pPr>
    <w:rPr>
      <w:rFonts w:ascii="Arial" w:hAnsi="Arial"/>
      <w:color w:val="313896"/>
      <w:sz w:val="20"/>
      <w:szCs w:val="20"/>
    </w:rPr>
  </w:style>
  <w:style w:type="character" w:customStyle="1" w:styleId="TextodenotadefimChar">
    <w:name w:val="Texto de nota de fim Char"/>
    <w:basedOn w:val="Fontepargpadro"/>
    <w:link w:val="Textodenotadefim"/>
    <w:rsid w:val="00B40DCC"/>
    <w:rPr>
      <w:rFonts w:ascii="Arial" w:hAnsi="Arial"/>
      <w:color w:val="313896"/>
    </w:rPr>
  </w:style>
  <w:style w:type="character" w:styleId="Refdenotadefim">
    <w:name w:val="endnote reference"/>
    <w:basedOn w:val="Fontepargpadro"/>
    <w:rsid w:val="00B40DCC"/>
    <w:rPr>
      <w:vertAlign w:val="superscript"/>
    </w:rPr>
  </w:style>
  <w:style w:type="paragraph" w:customStyle="1" w:styleId="PTtabela1">
    <w:name w:val="PT tabela 1"/>
    <w:basedOn w:val="Normal"/>
    <w:rsid w:val="00AD21BA"/>
    <w:pPr>
      <w:spacing w:before="60" w:after="60"/>
      <w:ind w:firstLine="0"/>
      <w:jc w:val="left"/>
    </w:pPr>
    <w:rPr>
      <w:szCs w:val="20"/>
    </w:rPr>
  </w:style>
  <w:style w:type="paragraph" w:customStyle="1" w:styleId="PTtabela0">
    <w:name w:val="PT tabela 0"/>
    <w:basedOn w:val="Normal"/>
    <w:rsid w:val="00AD21BA"/>
    <w:pPr>
      <w:spacing w:before="60" w:after="60"/>
      <w:ind w:firstLine="0"/>
      <w:jc w:val="center"/>
    </w:pPr>
    <w:rPr>
      <w:b/>
      <w:szCs w:val="20"/>
    </w:rPr>
  </w:style>
  <w:style w:type="paragraph" w:customStyle="1" w:styleId="PTtexto2">
    <w:name w:val="PT texto 2"/>
    <w:basedOn w:val="Normal"/>
    <w:rsid w:val="00AD21BA"/>
    <w:pPr>
      <w:spacing w:after="240"/>
      <w:ind w:left="567" w:firstLine="0"/>
    </w:pPr>
    <w:rPr>
      <w:szCs w:val="20"/>
    </w:rPr>
  </w:style>
  <w:style w:type="paragraph" w:styleId="Numerada">
    <w:name w:val="List Number"/>
    <w:basedOn w:val="Normal"/>
    <w:uiPriority w:val="1"/>
    <w:unhideWhenUsed/>
    <w:qFormat/>
    <w:rsid w:val="00124076"/>
    <w:pPr>
      <w:numPr>
        <w:numId w:val="48"/>
      </w:numPr>
      <w:contextualSpacing/>
    </w:pPr>
  </w:style>
  <w:style w:type="paragraph" w:styleId="Numerada2">
    <w:name w:val="List Number 2"/>
    <w:basedOn w:val="Normal"/>
    <w:uiPriority w:val="1"/>
    <w:unhideWhenUsed/>
    <w:qFormat/>
    <w:rsid w:val="00124076"/>
    <w:pPr>
      <w:numPr>
        <w:numId w:val="49"/>
      </w:numPr>
      <w:contextualSpacing/>
    </w:pPr>
  </w:style>
  <w:style w:type="paragraph" w:styleId="Numerada4">
    <w:name w:val="List Number 4"/>
    <w:basedOn w:val="Normal"/>
    <w:uiPriority w:val="1"/>
    <w:unhideWhenUsed/>
    <w:qFormat/>
    <w:rsid w:val="00FB38E2"/>
    <w:pPr>
      <w:numPr>
        <w:numId w:val="60"/>
      </w:numPr>
      <w:contextualSpacing/>
    </w:pPr>
  </w:style>
  <w:style w:type="paragraph" w:styleId="Numerada3">
    <w:name w:val="List Number 3"/>
    <w:basedOn w:val="Normal"/>
    <w:uiPriority w:val="1"/>
    <w:unhideWhenUsed/>
    <w:qFormat/>
    <w:rsid w:val="006763D4"/>
    <w:pPr>
      <w:numPr>
        <w:numId w:val="62"/>
      </w:numPr>
      <w:contextualSpacing/>
    </w:pPr>
  </w:style>
  <w:style w:type="numbering" w:customStyle="1" w:styleId="Listanumerada">
    <w:name w:val="Lista numerada"/>
    <w:rsid w:val="006763D4"/>
    <w:pPr>
      <w:numPr>
        <w:numId w:val="75"/>
      </w:numPr>
    </w:pPr>
  </w:style>
  <w:style w:type="paragraph" w:customStyle="1" w:styleId="xl85">
    <w:name w:val="xl85"/>
    <w:basedOn w:val="Normal"/>
    <w:rsid w:val="00AC39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ind w:firstLine="0"/>
      <w:jc w:val="left"/>
    </w:pPr>
    <w:rPr>
      <w:rFonts w:ascii="Times New Roman" w:hAnsi="Times New Roman"/>
      <w:sz w:val="24"/>
    </w:rPr>
  </w:style>
  <w:style w:type="paragraph" w:customStyle="1" w:styleId="xl86">
    <w:name w:val="xl86"/>
    <w:basedOn w:val="Normal"/>
    <w:rsid w:val="00AC393F"/>
    <w:pPr>
      <w:pBdr>
        <w:top w:val="single" w:sz="4" w:space="0" w:color="auto"/>
        <w:left w:val="single" w:sz="4" w:space="0" w:color="auto"/>
        <w:right w:val="single" w:sz="4" w:space="0" w:color="auto"/>
      </w:pBdr>
      <w:spacing w:before="100" w:beforeAutospacing="1" w:after="100" w:afterAutospacing="1"/>
      <w:ind w:firstLine="0"/>
      <w:jc w:val="left"/>
    </w:pPr>
    <w:rPr>
      <w:rFonts w:ascii="Times New Roman" w:hAnsi="Times New Roman"/>
      <w:sz w:val="24"/>
    </w:rPr>
  </w:style>
  <w:style w:type="paragraph" w:customStyle="1" w:styleId="xl87">
    <w:name w:val="xl87"/>
    <w:basedOn w:val="Normal"/>
    <w:rsid w:val="00AC393F"/>
    <w:pPr>
      <w:pBdr>
        <w:left w:val="single" w:sz="4" w:space="0" w:color="auto"/>
        <w:bottom w:val="single" w:sz="4" w:space="0" w:color="auto"/>
        <w:right w:val="single" w:sz="4" w:space="0" w:color="auto"/>
      </w:pBdr>
      <w:spacing w:before="100" w:beforeAutospacing="1" w:after="100" w:afterAutospacing="1"/>
      <w:ind w:firstLine="0"/>
      <w:jc w:val="left"/>
    </w:pPr>
    <w:rPr>
      <w:rFonts w:ascii="Times New Roman" w:hAnsi="Times New Roman"/>
      <w:sz w:val="24"/>
    </w:rPr>
  </w:style>
  <w:style w:type="paragraph" w:customStyle="1" w:styleId="xl88">
    <w:name w:val="xl88"/>
    <w:basedOn w:val="Normal"/>
    <w:rsid w:val="00AC393F"/>
    <w:pPr>
      <w:pBdr>
        <w:top w:val="single" w:sz="4" w:space="0" w:color="auto"/>
        <w:left w:val="single" w:sz="8" w:space="0" w:color="auto"/>
        <w:right w:val="single" w:sz="4" w:space="0" w:color="auto"/>
      </w:pBdr>
      <w:spacing w:before="100" w:beforeAutospacing="1" w:after="100" w:afterAutospacing="1"/>
      <w:ind w:firstLine="0"/>
      <w:jc w:val="left"/>
    </w:pPr>
    <w:rPr>
      <w:rFonts w:ascii="Times New Roman" w:hAnsi="Times New Roman"/>
      <w:color w:val="FF0000"/>
      <w:sz w:val="24"/>
    </w:rPr>
  </w:style>
  <w:style w:type="paragraph" w:customStyle="1" w:styleId="xl89">
    <w:name w:val="xl89"/>
    <w:basedOn w:val="Normal"/>
    <w:rsid w:val="00AC393F"/>
    <w:pPr>
      <w:pBdr>
        <w:top w:val="single" w:sz="4" w:space="0" w:color="auto"/>
        <w:left w:val="single" w:sz="4" w:space="0" w:color="auto"/>
        <w:right w:val="single" w:sz="4" w:space="0" w:color="auto"/>
      </w:pBdr>
      <w:spacing w:before="100" w:beforeAutospacing="1" w:after="100" w:afterAutospacing="1"/>
      <w:ind w:firstLine="0"/>
      <w:jc w:val="left"/>
    </w:pPr>
    <w:rPr>
      <w:rFonts w:ascii="Times New Roman" w:hAnsi="Times New Roman"/>
      <w:color w:val="FF0000"/>
      <w:sz w:val="24"/>
    </w:rPr>
  </w:style>
  <w:style w:type="paragraph" w:customStyle="1" w:styleId="xl90">
    <w:name w:val="xl90"/>
    <w:basedOn w:val="Normal"/>
    <w:rsid w:val="00AC393F"/>
    <w:pPr>
      <w:pBdr>
        <w:top w:val="single" w:sz="4" w:space="0" w:color="auto"/>
        <w:left w:val="single" w:sz="4"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1">
    <w:name w:val="xl91"/>
    <w:basedOn w:val="Normal"/>
    <w:rsid w:val="00AC393F"/>
    <w:pPr>
      <w:pBdr>
        <w:top w:val="single" w:sz="4"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2">
    <w:name w:val="xl92"/>
    <w:basedOn w:val="Normal"/>
    <w:rsid w:val="00AC393F"/>
    <w:pPr>
      <w:pBdr>
        <w:top w:val="single" w:sz="4" w:space="0" w:color="auto"/>
        <w:left w:val="single" w:sz="4" w:space="0" w:color="auto"/>
        <w:right w:val="single" w:sz="8"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3">
    <w:name w:val="xl93"/>
    <w:basedOn w:val="Normal"/>
    <w:rsid w:val="00AC393F"/>
    <w:pPr>
      <w:pBdr>
        <w:left w:val="single" w:sz="8" w:space="0" w:color="auto"/>
        <w:bottom w:val="single" w:sz="4" w:space="0" w:color="auto"/>
      </w:pBdr>
      <w:spacing w:before="100" w:beforeAutospacing="1" w:after="100" w:afterAutospacing="1"/>
      <w:ind w:firstLine="0"/>
      <w:jc w:val="left"/>
      <w:textAlignment w:val="center"/>
    </w:pPr>
    <w:rPr>
      <w:rFonts w:ascii="Arial" w:hAnsi="Arial" w:cs="Arial"/>
      <w:sz w:val="20"/>
      <w:szCs w:val="20"/>
    </w:rPr>
  </w:style>
  <w:style w:type="paragraph" w:customStyle="1" w:styleId="xl94">
    <w:name w:val="xl94"/>
    <w:basedOn w:val="Normal"/>
    <w:rsid w:val="00AC393F"/>
    <w:pPr>
      <w:pBdr>
        <w:top w:val="single" w:sz="8" w:space="0" w:color="auto"/>
        <w:left w:val="single" w:sz="8" w:space="0" w:color="auto"/>
        <w:bottom w:val="single" w:sz="4" w:space="0" w:color="auto"/>
      </w:pBdr>
      <w:spacing w:before="100" w:beforeAutospacing="1" w:after="100" w:afterAutospacing="1"/>
      <w:ind w:firstLine="0"/>
      <w:jc w:val="left"/>
      <w:textAlignment w:val="center"/>
    </w:pPr>
    <w:rPr>
      <w:rFonts w:ascii="Arial" w:hAnsi="Arial" w:cs="Arial"/>
      <w:sz w:val="20"/>
      <w:szCs w:val="20"/>
    </w:rPr>
  </w:style>
  <w:style w:type="paragraph" w:customStyle="1" w:styleId="xl95">
    <w:name w:val="xl95"/>
    <w:basedOn w:val="Normal"/>
    <w:rsid w:val="00AC393F"/>
    <w:pPr>
      <w:pBdr>
        <w:top w:val="single" w:sz="8" w:space="0" w:color="auto"/>
        <w:left w:val="single" w:sz="8" w:space="0" w:color="auto"/>
        <w:bottom w:val="single" w:sz="4"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6">
    <w:name w:val="xl96"/>
    <w:basedOn w:val="Normal"/>
    <w:rsid w:val="00AC393F"/>
    <w:pPr>
      <w:pBdr>
        <w:top w:val="single" w:sz="8" w:space="0" w:color="auto"/>
        <w:left w:val="single" w:sz="4" w:space="0" w:color="auto"/>
        <w:bottom w:val="single" w:sz="4"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7">
    <w:name w:val="xl97"/>
    <w:basedOn w:val="Normal"/>
    <w:rsid w:val="00AC393F"/>
    <w:pPr>
      <w:pBdr>
        <w:top w:val="single" w:sz="8" w:space="0" w:color="auto"/>
        <w:bottom w:val="single" w:sz="4"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8">
    <w:name w:val="xl98"/>
    <w:basedOn w:val="Normal"/>
    <w:rsid w:val="00AC393F"/>
    <w:pPr>
      <w:pBdr>
        <w:top w:val="single" w:sz="8" w:space="0" w:color="auto"/>
        <w:left w:val="single" w:sz="4" w:space="0" w:color="auto"/>
        <w:bottom w:val="single" w:sz="4" w:space="0" w:color="auto"/>
        <w:right w:val="single" w:sz="8"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99">
    <w:name w:val="xl99"/>
    <w:basedOn w:val="Normal"/>
    <w:rsid w:val="00AC393F"/>
    <w:pPr>
      <w:pBdr>
        <w:top w:val="single" w:sz="4" w:space="0" w:color="auto"/>
        <w:left w:val="single" w:sz="8" w:space="0" w:color="auto"/>
      </w:pBdr>
      <w:spacing w:before="100" w:beforeAutospacing="1" w:after="100" w:afterAutospacing="1"/>
      <w:ind w:firstLine="0"/>
      <w:jc w:val="left"/>
      <w:textAlignment w:val="center"/>
    </w:pPr>
    <w:rPr>
      <w:rFonts w:ascii="Arial" w:hAnsi="Arial" w:cs="Arial"/>
      <w:sz w:val="20"/>
      <w:szCs w:val="20"/>
    </w:rPr>
  </w:style>
  <w:style w:type="paragraph" w:customStyle="1" w:styleId="xl100">
    <w:name w:val="xl100"/>
    <w:basedOn w:val="Normal"/>
    <w:rsid w:val="00AC393F"/>
    <w:pPr>
      <w:pBdr>
        <w:left w:val="single" w:sz="4" w:space="0" w:color="auto"/>
        <w:bottom w:val="single" w:sz="4" w:space="0" w:color="auto"/>
        <w:right w:val="single" w:sz="8" w:space="0" w:color="auto"/>
      </w:pBdr>
      <w:spacing w:before="100" w:beforeAutospacing="1" w:after="100" w:afterAutospacing="1"/>
      <w:ind w:firstLine="0"/>
      <w:jc w:val="left"/>
    </w:pPr>
    <w:rPr>
      <w:rFonts w:ascii="Times New Roman" w:hAnsi="Times New Roman"/>
      <w:sz w:val="24"/>
    </w:rPr>
  </w:style>
  <w:style w:type="paragraph" w:customStyle="1" w:styleId="xl101">
    <w:name w:val="xl101"/>
    <w:basedOn w:val="Normal"/>
    <w:rsid w:val="00AC393F"/>
    <w:pPr>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Times New Roman" w:hAnsi="Times New Roman"/>
      <w:sz w:val="24"/>
    </w:rPr>
  </w:style>
  <w:style w:type="paragraph" w:customStyle="1" w:styleId="xl102">
    <w:name w:val="xl102"/>
    <w:basedOn w:val="Normal"/>
    <w:rsid w:val="00AC393F"/>
    <w:pPr>
      <w:pBdr>
        <w:top w:val="single" w:sz="4" w:space="0" w:color="auto"/>
        <w:left w:val="single" w:sz="4" w:space="0" w:color="auto"/>
        <w:bottom w:val="single" w:sz="8" w:space="0" w:color="auto"/>
        <w:right w:val="single" w:sz="4" w:space="0" w:color="auto"/>
      </w:pBdr>
      <w:shd w:val="clear" w:color="000000" w:fill="95B3D7"/>
      <w:spacing w:before="100" w:beforeAutospacing="1" w:after="100" w:afterAutospacing="1"/>
      <w:ind w:firstLine="0"/>
      <w:jc w:val="left"/>
    </w:pPr>
    <w:rPr>
      <w:rFonts w:ascii="Times New Roman" w:hAnsi="Times New Roman"/>
      <w:sz w:val="24"/>
    </w:rPr>
  </w:style>
  <w:style w:type="paragraph" w:customStyle="1" w:styleId="xl103">
    <w:name w:val="xl103"/>
    <w:basedOn w:val="Normal"/>
    <w:rsid w:val="00AC393F"/>
    <w:pPr>
      <w:pBdr>
        <w:top w:val="single" w:sz="4" w:space="0" w:color="auto"/>
        <w:left w:val="single" w:sz="4" w:space="0" w:color="auto"/>
        <w:bottom w:val="single" w:sz="8" w:space="0" w:color="auto"/>
        <w:right w:val="single" w:sz="8" w:space="0" w:color="auto"/>
      </w:pBdr>
      <w:spacing w:before="100" w:beforeAutospacing="1" w:after="100" w:afterAutospacing="1"/>
      <w:ind w:firstLine="0"/>
      <w:jc w:val="left"/>
    </w:pPr>
    <w:rPr>
      <w:rFonts w:ascii="Times New Roman" w:hAnsi="Times New Roman"/>
      <w:sz w:val="24"/>
    </w:rPr>
  </w:style>
  <w:style w:type="paragraph" w:customStyle="1" w:styleId="xl104">
    <w:name w:val="xl104"/>
    <w:basedOn w:val="Normal"/>
    <w:rsid w:val="00AC393F"/>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ind w:firstLine="0"/>
      <w:jc w:val="left"/>
    </w:pPr>
    <w:rPr>
      <w:rFonts w:ascii="Times New Roman" w:hAnsi="Times New Roman"/>
      <w:sz w:val="24"/>
    </w:rPr>
  </w:style>
  <w:style w:type="paragraph" w:customStyle="1" w:styleId="xl105">
    <w:name w:val="xl105"/>
    <w:basedOn w:val="Normal"/>
    <w:rsid w:val="00AC393F"/>
    <w:pPr>
      <w:pBdr>
        <w:top w:val="single" w:sz="4" w:space="0" w:color="auto"/>
        <w:left w:val="single" w:sz="4" w:space="0" w:color="auto"/>
        <w:bottom w:val="single" w:sz="4" w:space="0" w:color="auto"/>
        <w:right w:val="single" w:sz="8" w:space="0" w:color="auto"/>
      </w:pBdr>
      <w:shd w:val="clear" w:color="000000" w:fill="C4D79B"/>
      <w:spacing w:before="100" w:beforeAutospacing="1" w:after="100" w:afterAutospacing="1"/>
      <w:ind w:firstLine="0"/>
      <w:jc w:val="left"/>
    </w:pPr>
    <w:rPr>
      <w:rFonts w:ascii="Times New Roman" w:hAnsi="Times New Roman"/>
      <w:sz w:val="24"/>
    </w:rPr>
  </w:style>
  <w:style w:type="paragraph" w:customStyle="1" w:styleId="xl106">
    <w:name w:val="xl106"/>
    <w:basedOn w:val="Normal"/>
    <w:rsid w:val="00AC393F"/>
    <w:pPr>
      <w:pBdr>
        <w:left w:val="single" w:sz="4" w:space="0" w:color="auto"/>
        <w:bottom w:val="single" w:sz="4" w:space="0" w:color="auto"/>
        <w:right w:val="single" w:sz="4" w:space="0" w:color="auto"/>
      </w:pBdr>
      <w:shd w:val="clear" w:color="000000" w:fill="D8E4BC"/>
      <w:spacing w:before="100" w:beforeAutospacing="1" w:after="100" w:afterAutospacing="1"/>
      <w:ind w:firstLine="0"/>
      <w:jc w:val="left"/>
    </w:pPr>
    <w:rPr>
      <w:rFonts w:ascii="Times New Roman" w:hAnsi="Times New Roman"/>
      <w:sz w:val="24"/>
    </w:rPr>
  </w:style>
  <w:style w:type="paragraph" w:customStyle="1" w:styleId="xl107">
    <w:name w:val="xl107"/>
    <w:basedOn w:val="Normal"/>
    <w:rsid w:val="00AC393F"/>
    <w:pPr>
      <w:pBdr>
        <w:left w:val="single" w:sz="4" w:space="0" w:color="auto"/>
        <w:bottom w:val="single" w:sz="4" w:space="0" w:color="auto"/>
        <w:right w:val="single" w:sz="4" w:space="0" w:color="auto"/>
      </w:pBdr>
      <w:shd w:val="clear" w:color="000000" w:fill="95B3D7"/>
      <w:spacing w:before="100" w:beforeAutospacing="1" w:after="100" w:afterAutospacing="1"/>
      <w:ind w:firstLine="0"/>
      <w:jc w:val="left"/>
    </w:pPr>
    <w:rPr>
      <w:rFonts w:ascii="Times New Roman" w:hAnsi="Times New Roman"/>
      <w:sz w:val="24"/>
    </w:rPr>
  </w:style>
  <w:style w:type="paragraph" w:customStyle="1" w:styleId="xl108">
    <w:name w:val="xl108"/>
    <w:basedOn w:val="Normal"/>
    <w:rsid w:val="00AC393F"/>
    <w:pPr>
      <w:pBdr>
        <w:top w:val="single" w:sz="4" w:space="0" w:color="auto"/>
        <w:bottom w:val="single" w:sz="4" w:space="0" w:color="auto"/>
        <w:right w:val="single" w:sz="4" w:space="0" w:color="auto"/>
      </w:pBdr>
      <w:shd w:val="clear" w:color="000000" w:fill="B8CCE4"/>
      <w:spacing w:before="100" w:beforeAutospacing="1" w:after="100" w:afterAutospacing="1"/>
      <w:ind w:firstLine="0"/>
      <w:jc w:val="left"/>
    </w:pPr>
    <w:rPr>
      <w:rFonts w:ascii="Times New Roman" w:hAnsi="Times New Roman"/>
      <w:sz w:val="24"/>
    </w:rPr>
  </w:style>
  <w:style w:type="paragraph" w:customStyle="1" w:styleId="xl109">
    <w:name w:val="xl109"/>
    <w:basedOn w:val="Normal"/>
    <w:rsid w:val="00AC393F"/>
    <w:pPr>
      <w:pBdr>
        <w:top w:val="single" w:sz="8" w:space="0" w:color="auto"/>
        <w:left w:val="single" w:sz="8" w:space="0" w:color="auto"/>
        <w:bottom w:val="single" w:sz="4" w:space="0" w:color="auto"/>
        <w:right w:val="single" w:sz="4" w:space="0" w:color="auto"/>
      </w:pBdr>
      <w:shd w:val="clear" w:color="000000" w:fill="B8CCE4"/>
      <w:spacing w:before="100" w:beforeAutospacing="1" w:after="100" w:afterAutospacing="1"/>
      <w:ind w:firstLine="0"/>
      <w:jc w:val="left"/>
    </w:pPr>
    <w:rPr>
      <w:rFonts w:ascii="Times New Roman" w:hAnsi="Times New Roman"/>
      <w:sz w:val="24"/>
    </w:rPr>
  </w:style>
  <w:style w:type="paragraph" w:customStyle="1" w:styleId="xl110">
    <w:name w:val="xl110"/>
    <w:basedOn w:val="Normal"/>
    <w:rsid w:val="00AC393F"/>
    <w:pPr>
      <w:pBdr>
        <w:top w:val="single" w:sz="8" w:space="0" w:color="auto"/>
        <w:left w:val="single" w:sz="4" w:space="0" w:color="auto"/>
        <w:bottom w:val="single" w:sz="4" w:space="0" w:color="auto"/>
        <w:right w:val="single" w:sz="4" w:space="0" w:color="auto"/>
      </w:pBdr>
      <w:shd w:val="clear" w:color="000000" w:fill="B8CCE4"/>
      <w:spacing w:before="100" w:beforeAutospacing="1" w:after="100" w:afterAutospacing="1"/>
      <w:ind w:firstLine="0"/>
      <w:jc w:val="left"/>
    </w:pPr>
    <w:rPr>
      <w:rFonts w:ascii="Times New Roman" w:hAnsi="Times New Roman"/>
      <w:sz w:val="24"/>
    </w:rPr>
  </w:style>
  <w:style w:type="paragraph" w:customStyle="1" w:styleId="xl111">
    <w:name w:val="xl111"/>
    <w:basedOn w:val="Normal"/>
    <w:rsid w:val="00AC393F"/>
    <w:pPr>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Times New Roman" w:hAnsi="Times New Roman"/>
      <w:sz w:val="24"/>
    </w:rPr>
  </w:style>
  <w:style w:type="paragraph" w:customStyle="1" w:styleId="xl112">
    <w:name w:val="xl112"/>
    <w:basedOn w:val="Normal"/>
    <w:rsid w:val="00AC393F"/>
    <w:pPr>
      <w:pBdr>
        <w:top w:val="single" w:sz="8" w:space="0" w:color="auto"/>
        <w:left w:val="single" w:sz="4" w:space="0" w:color="auto"/>
        <w:bottom w:val="single" w:sz="4" w:space="0" w:color="auto"/>
        <w:right w:val="single" w:sz="8" w:space="0" w:color="auto"/>
      </w:pBdr>
      <w:spacing w:before="100" w:beforeAutospacing="1" w:after="100" w:afterAutospacing="1"/>
      <w:ind w:firstLine="0"/>
      <w:jc w:val="left"/>
    </w:pPr>
    <w:rPr>
      <w:rFonts w:ascii="Times New Roman" w:hAnsi="Times New Roman"/>
      <w:sz w:val="24"/>
    </w:rPr>
  </w:style>
  <w:style w:type="paragraph" w:customStyle="1" w:styleId="xl113">
    <w:name w:val="xl113"/>
    <w:basedOn w:val="Normal"/>
    <w:rsid w:val="00AC393F"/>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ind w:firstLine="0"/>
      <w:jc w:val="left"/>
    </w:pPr>
    <w:rPr>
      <w:rFonts w:ascii="Times New Roman" w:hAnsi="Times New Roman"/>
      <w:sz w:val="24"/>
    </w:rPr>
  </w:style>
  <w:style w:type="paragraph" w:customStyle="1" w:styleId="xl114">
    <w:name w:val="xl114"/>
    <w:basedOn w:val="Normal"/>
    <w:rsid w:val="00AC393F"/>
    <w:pPr>
      <w:pBdr>
        <w:top w:val="single" w:sz="4" w:space="0" w:color="auto"/>
        <w:left w:val="single" w:sz="8" w:space="0" w:color="auto"/>
        <w:bottom w:val="single" w:sz="8" w:space="0" w:color="auto"/>
        <w:right w:val="single" w:sz="4" w:space="0" w:color="auto"/>
      </w:pBdr>
      <w:spacing w:before="100" w:beforeAutospacing="1" w:after="100" w:afterAutospacing="1"/>
      <w:ind w:firstLine="0"/>
      <w:jc w:val="left"/>
    </w:pPr>
    <w:rPr>
      <w:rFonts w:ascii="Times New Roman" w:hAnsi="Times New Roman"/>
      <w:sz w:val="24"/>
    </w:rPr>
  </w:style>
  <w:style w:type="paragraph" w:customStyle="1" w:styleId="xl115">
    <w:name w:val="xl115"/>
    <w:basedOn w:val="Normal"/>
    <w:rsid w:val="00AC393F"/>
    <w:pPr>
      <w:pBdr>
        <w:top w:val="single" w:sz="8" w:space="0" w:color="auto"/>
        <w:left w:val="single" w:sz="4" w:space="0" w:color="auto"/>
        <w:bottom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16">
    <w:name w:val="xl116"/>
    <w:basedOn w:val="Normal"/>
    <w:rsid w:val="00AC393F"/>
    <w:pPr>
      <w:pBdr>
        <w:top w:val="single" w:sz="4" w:space="0" w:color="auto"/>
        <w:left w:val="single" w:sz="4" w:space="0" w:color="auto"/>
        <w:bottom w:val="single" w:sz="4" w:space="0" w:color="auto"/>
      </w:pBdr>
      <w:spacing w:before="100" w:beforeAutospacing="1" w:after="100" w:afterAutospacing="1"/>
      <w:ind w:firstLine="0"/>
      <w:jc w:val="left"/>
    </w:pPr>
    <w:rPr>
      <w:rFonts w:ascii="Times New Roman" w:hAnsi="Times New Roman"/>
      <w:sz w:val="24"/>
    </w:rPr>
  </w:style>
  <w:style w:type="paragraph" w:customStyle="1" w:styleId="xl117">
    <w:name w:val="xl117"/>
    <w:basedOn w:val="Normal"/>
    <w:rsid w:val="00AC393F"/>
    <w:pPr>
      <w:pBdr>
        <w:top w:val="single" w:sz="4" w:space="0" w:color="auto"/>
        <w:left w:val="single" w:sz="4" w:space="0" w:color="auto"/>
        <w:bottom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18">
    <w:name w:val="xl118"/>
    <w:basedOn w:val="Normal"/>
    <w:rsid w:val="00AC393F"/>
    <w:pPr>
      <w:pBdr>
        <w:top w:val="single" w:sz="4" w:space="0" w:color="auto"/>
        <w:lef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19">
    <w:name w:val="xl119"/>
    <w:basedOn w:val="Normal"/>
    <w:rsid w:val="00AC393F"/>
    <w:pPr>
      <w:pBdr>
        <w:top w:val="single" w:sz="4" w:space="0" w:color="auto"/>
        <w:left w:val="single" w:sz="8" w:space="0" w:color="auto"/>
        <w:bottom w:val="single" w:sz="8"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20">
    <w:name w:val="xl120"/>
    <w:basedOn w:val="Normal"/>
    <w:rsid w:val="00AC393F"/>
    <w:pPr>
      <w:pBdr>
        <w:top w:val="single" w:sz="4" w:space="0" w:color="auto"/>
        <w:left w:val="single" w:sz="4" w:space="0" w:color="auto"/>
        <w:bottom w:val="single" w:sz="8" w:space="0" w:color="auto"/>
        <w:right w:val="single" w:sz="4"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21">
    <w:name w:val="xl121"/>
    <w:basedOn w:val="Normal"/>
    <w:rsid w:val="00AC393F"/>
    <w:pPr>
      <w:pBdr>
        <w:top w:val="single" w:sz="4" w:space="0" w:color="auto"/>
        <w:left w:val="single" w:sz="4" w:space="0" w:color="auto"/>
        <w:bottom w:val="single" w:sz="8" w:space="0" w:color="auto"/>
        <w:right w:val="single" w:sz="8" w:space="0" w:color="auto"/>
      </w:pBdr>
      <w:shd w:val="clear" w:color="000000" w:fill="BFBFBF"/>
      <w:spacing w:before="100" w:beforeAutospacing="1" w:after="100" w:afterAutospacing="1"/>
      <w:ind w:firstLine="0"/>
      <w:jc w:val="left"/>
    </w:pPr>
    <w:rPr>
      <w:rFonts w:ascii="Times New Roman" w:hAnsi="Times New Roman"/>
      <w:sz w:val="24"/>
    </w:rPr>
  </w:style>
  <w:style w:type="paragraph" w:customStyle="1" w:styleId="xl122">
    <w:name w:val="xl122"/>
    <w:basedOn w:val="Normal"/>
    <w:rsid w:val="00AC393F"/>
    <w:pPr>
      <w:pBdr>
        <w:top w:val="single" w:sz="8" w:space="0" w:color="auto"/>
        <w:left w:val="single" w:sz="8" w:space="0" w:color="auto"/>
        <w:bottom w:val="single" w:sz="8" w:space="0" w:color="auto"/>
      </w:pBdr>
      <w:spacing w:before="100" w:beforeAutospacing="1" w:after="100" w:afterAutospacing="1"/>
      <w:ind w:firstLine="0"/>
      <w:jc w:val="center"/>
      <w:textAlignment w:val="center"/>
    </w:pPr>
    <w:rPr>
      <w:rFonts w:ascii="Arial" w:hAnsi="Arial" w:cs="Arial"/>
      <w:sz w:val="20"/>
      <w:szCs w:val="20"/>
    </w:rPr>
  </w:style>
  <w:style w:type="paragraph" w:customStyle="1" w:styleId="xl123">
    <w:name w:val="xl123"/>
    <w:basedOn w:val="Normal"/>
    <w:rsid w:val="00AC393F"/>
    <w:pPr>
      <w:pBdr>
        <w:top w:val="single" w:sz="8" w:space="0" w:color="auto"/>
        <w:bottom w:val="single" w:sz="8" w:space="0" w:color="auto"/>
      </w:pBdr>
      <w:spacing w:before="100" w:beforeAutospacing="1" w:after="100" w:afterAutospacing="1"/>
      <w:ind w:firstLine="0"/>
      <w:jc w:val="center"/>
      <w:textAlignment w:val="center"/>
    </w:pPr>
    <w:rPr>
      <w:rFonts w:ascii="Arial" w:hAnsi="Arial" w:cs="Arial"/>
      <w:sz w:val="20"/>
      <w:szCs w:val="20"/>
    </w:rPr>
  </w:style>
  <w:style w:type="paragraph" w:customStyle="1" w:styleId="xl124">
    <w:name w:val="xl124"/>
    <w:basedOn w:val="Normal"/>
    <w:rsid w:val="00AC393F"/>
    <w:pPr>
      <w:pBdr>
        <w:top w:val="single" w:sz="8" w:space="0" w:color="auto"/>
        <w:bottom w:val="single" w:sz="8" w:space="0" w:color="auto"/>
        <w:right w:val="single" w:sz="8" w:space="0" w:color="auto"/>
      </w:pBdr>
      <w:spacing w:before="100" w:beforeAutospacing="1" w:after="100" w:afterAutospacing="1"/>
      <w:ind w:firstLine="0"/>
      <w:jc w:val="center"/>
      <w:textAlignment w:val="center"/>
    </w:pPr>
    <w:rPr>
      <w:rFonts w:ascii="Arial" w:hAnsi="Arial" w:cs="Arial"/>
      <w:sz w:val="20"/>
      <w:szCs w:val="20"/>
    </w:rPr>
  </w:style>
  <w:style w:type="paragraph" w:customStyle="1" w:styleId="xl125">
    <w:name w:val="xl125"/>
    <w:basedOn w:val="Normal"/>
    <w:rsid w:val="00AC393F"/>
    <w:pPr>
      <w:pBdr>
        <w:top w:val="single" w:sz="8" w:space="0" w:color="auto"/>
        <w:left w:val="single" w:sz="8" w:space="0" w:color="auto"/>
        <w:bottom w:val="single" w:sz="8" w:space="0" w:color="auto"/>
      </w:pBdr>
      <w:spacing w:before="100" w:beforeAutospacing="1" w:after="100" w:afterAutospacing="1"/>
      <w:ind w:firstLine="0"/>
      <w:jc w:val="center"/>
      <w:textAlignment w:val="center"/>
    </w:pPr>
    <w:rPr>
      <w:rFonts w:ascii="Arial" w:hAnsi="Arial" w:cs="Arial"/>
      <w:b/>
      <w:bCs/>
      <w:sz w:val="20"/>
      <w:szCs w:val="20"/>
    </w:rPr>
  </w:style>
  <w:style w:type="paragraph" w:customStyle="1" w:styleId="xl126">
    <w:name w:val="xl126"/>
    <w:basedOn w:val="Normal"/>
    <w:rsid w:val="00AC393F"/>
    <w:pPr>
      <w:pBdr>
        <w:top w:val="single" w:sz="8" w:space="0" w:color="auto"/>
        <w:bottom w:val="single" w:sz="8" w:space="0" w:color="auto"/>
      </w:pBdr>
      <w:spacing w:before="100" w:beforeAutospacing="1" w:after="100" w:afterAutospacing="1"/>
      <w:ind w:firstLine="0"/>
      <w:jc w:val="center"/>
      <w:textAlignment w:val="center"/>
    </w:pPr>
    <w:rPr>
      <w:rFonts w:ascii="Arial" w:hAnsi="Arial" w:cs="Arial"/>
      <w:b/>
      <w:bCs/>
      <w:sz w:val="20"/>
      <w:szCs w:val="20"/>
    </w:rPr>
  </w:style>
  <w:style w:type="paragraph" w:customStyle="1" w:styleId="xl127">
    <w:name w:val="xl127"/>
    <w:basedOn w:val="Normal"/>
    <w:rsid w:val="00AC393F"/>
    <w:pPr>
      <w:pBdr>
        <w:top w:val="single" w:sz="8" w:space="0" w:color="auto"/>
        <w:bottom w:val="single" w:sz="8" w:space="0" w:color="auto"/>
        <w:right w:val="single" w:sz="8" w:space="0" w:color="auto"/>
      </w:pBdr>
      <w:spacing w:before="100" w:beforeAutospacing="1" w:after="100" w:afterAutospacing="1"/>
      <w:ind w:firstLine="0"/>
      <w:jc w:val="center"/>
      <w:textAlignment w:val="center"/>
    </w:pPr>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78025">
      <w:bodyDiv w:val="1"/>
      <w:marLeft w:val="0"/>
      <w:marRight w:val="0"/>
      <w:marTop w:val="0"/>
      <w:marBottom w:val="0"/>
      <w:divBdr>
        <w:top w:val="none" w:sz="0" w:space="0" w:color="auto"/>
        <w:left w:val="none" w:sz="0" w:space="0" w:color="auto"/>
        <w:bottom w:val="none" w:sz="0" w:space="0" w:color="auto"/>
        <w:right w:val="none" w:sz="0" w:space="0" w:color="auto"/>
      </w:divBdr>
    </w:div>
    <w:div w:id="296884718">
      <w:bodyDiv w:val="1"/>
      <w:marLeft w:val="0"/>
      <w:marRight w:val="0"/>
      <w:marTop w:val="0"/>
      <w:marBottom w:val="0"/>
      <w:divBdr>
        <w:top w:val="none" w:sz="0" w:space="0" w:color="auto"/>
        <w:left w:val="none" w:sz="0" w:space="0" w:color="auto"/>
        <w:bottom w:val="none" w:sz="0" w:space="0" w:color="auto"/>
        <w:right w:val="none" w:sz="0" w:space="0" w:color="auto"/>
      </w:divBdr>
    </w:div>
    <w:div w:id="660695744">
      <w:bodyDiv w:val="1"/>
      <w:marLeft w:val="0"/>
      <w:marRight w:val="0"/>
      <w:marTop w:val="0"/>
      <w:marBottom w:val="0"/>
      <w:divBdr>
        <w:top w:val="none" w:sz="0" w:space="0" w:color="auto"/>
        <w:left w:val="none" w:sz="0" w:space="0" w:color="auto"/>
        <w:bottom w:val="none" w:sz="0" w:space="0" w:color="auto"/>
        <w:right w:val="none" w:sz="0" w:space="0" w:color="auto"/>
      </w:divBdr>
    </w:div>
    <w:div w:id="712386871">
      <w:bodyDiv w:val="1"/>
      <w:marLeft w:val="0"/>
      <w:marRight w:val="0"/>
      <w:marTop w:val="0"/>
      <w:marBottom w:val="0"/>
      <w:divBdr>
        <w:top w:val="none" w:sz="0" w:space="0" w:color="auto"/>
        <w:left w:val="none" w:sz="0" w:space="0" w:color="auto"/>
        <w:bottom w:val="none" w:sz="0" w:space="0" w:color="auto"/>
        <w:right w:val="none" w:sz="0" w:space="0" w:color="auto"/>
      </w:divBdr>
    </w:div>
    <w:div w:id="943418270">
      <w:bodyDiv w:val="1"/>
      <w:marLeft w:val="0"/>
      <w:marRight w:val="0"/>
      <w:marTop w:val="0"/>
      <w:marBottom w:val="0"/>
      <w:divBdr>
        <w:top w:val="none" w:sz="0" w:space="0" w:color="auto"/>
        <w:left w:val="none" w:sz="0" w:space="0" w:color="auto"/>
        <w:bottom w:val="none" w:sz="0" w:space="0" w:color="auto"/>
        <w:right w:val="none" w:sz="0" w:space="0" w:color="auto"/>
      </w:divBdr>
    </w:div>
    <w:div w:id="1014578909">
      <w:bodyDiv w:val="1"/>
      <w:marLeft w:val="107"/>
      <w:marRight w:val="107"/>
      <w:marTop w:val="107"/>
      <w:marBottom w:val="107"/>
      <w:divBdr>
        <w:top w:val="none" w:sz="0" w:space="0" w:color="auto"/>
        <w:left w:val="none" w:sz="0" w:space="0" w:color="auto"/>
        <w:bottom w:val="none" w:sz="0" w:space="0" w:color="auto"/>
        <w:right w:val="none" w:sz="0" w:space="0" w:color="auto"/>
      </w:divBdr>
      <w:divsChild>
        <w:div w:id="582616367">
          <w:marLeft w:val="0"/>
          <w:marRight w:val="0"/>
          <w:marTop w:val="0"/>
          <w:marBottom w:val="0"/>
          <w:divBdr>
            <w:top w:val="none" w:sz="0" w:space="0" w:color="auto"/>
            <w:left w:val="none" w:sz="0" w:space="0" w:color="auto"/>
            <w:bottom w:val="none" w:sz="0" w:space="0" w:color="auto"/>
            <w:right w:val="none" w:sz="0" w:space="0" w:color="auto"/>
          </w:divBdr>
        </w:div>
        <w:div w:id="1403991422">
          <w:marLeft w:val="0"/>
          <w:marRight w:val="0"/>
          <w:marTop w:val="0"/>
          <w:marBottom w:val="0"/>
          <w:divBdr>
            <w:top w:val="none" w:sz="0" w:space="0" w:color="auto"/>
            <w:left w:val="none" w:sz="0" w:space="0" w:color="auto"/>
            <w:bottom w:val="none" w:sz="0" w:space="0" w:color="auto"/>
            <w:right w:val="none" w:sz="0" w:space="0" w:color="auto"/>
          </w:divBdr>
        </w:div>
      </w:divsChild>
    </w:div>
    <w:div w:id="1069577155">
      <w:bodyDiv w:val="1"/>
      <w:marLeft w:val="0"/>
      <w:marRight w:val="0"/>
      <w:marTop w:val="0"/>
      <w:marBottom w:val="0"/>
      <w:divBdr>
        <w:top w:val="none" w:sz="0" w:space="0" w:color="auto"/>
        <w:left w:val="none" w:sz="0" w:space="0" w:color="auto"/>
        <w:bottom w:val="none" w:sz="0" w:space="0" w:color="auto"/>
        <w:right w:val="none" w:sz="0" w:space="0" w:color="auto"/>
      </w:divBdr>
    </w:div>
    <w:div w:id="1286155880">
      <w:bodyDiv w:val="1"/>
      <w:marLeft w:val="0"/>
      <w:marRight w:val="0"/>
      <w:marTop w:val="0"/>
      <w:marBottom w:val="0"/>
      <w:divBdr>
        <w:top w:val="none" w:sz="0" w:space="0" w:color="auto"/>
        <w:left w:val="none" w:sz="0" w:space="0" w:color="auto"/>
        <w:bottom w:val="none" w:sz="0" w:space="0" w:color="auto"/>
        <w:right w:val="none" w:sz="0" w:space="0" w:color="auto"/>
      </w:divBdr>
    </w:div>
    <w:div w:id="1468550300">
      <w:bodyDiv w:val="1"/>
      <w:marLeft w:val="0"/>
      <w:marRight w:val="0"/>
      <w:marTop w:val="0"/>
      <w:marBottom w:val="0"/>
      <w:divBdr>
        <w:top w:val="none" w:sz="0" w:space="0" w:color="auto"/>
        <w:left w:val="none" w:sz="0" w:space="0" w:color="auto"/>
        <w:bottom w:val="none" w:sz="0" w:space="0" w:color="auto"/>
        <w:right w:val="none" w:sz="0" w:space="0" w:color="auto"/>
      </w:divBdr>
    </w:div>
    <w:div w:id="1646080499">
      <w:bodyDiv w:val="1"/>
      <w:marLeft w:val="0"/>
      <w:marRight w:val="0"/>
      <w:marTop w:val="0"/>
      <w:marBottom w:val="0"/>
      <w:divBdr>
        <w:top w:val="none" w:sz="0" w:space="0" w:color="auto"/>
        <w:left w:val="none" w:sz="0" w:space="0" w:color="auto"/>
        <w:bottom w:val="none" w:sz="0" w:space="0" w:color="auto"/>
        <w:right w:val="none" w:sz="0" w:space="0" w:color="auto"/>
      </w:divBdr>
    </w:div>
    <w:div w:id="1700544972">
      <w:bodyDiv w:val="1"/>
      <w:marLeft w:val="0"/>
      <w:marRight w:val="0"/>
      <w:marTop w:val="0"/>
      <w:marBottom w:val="0"/>
      <w:divBdr>
        <w:top w:val="none" w:sz="0" w:space="0" w:color="auto"/>
        <w:left w:val="none" w:sz="0" w:space="0" w:color="auto"/>
        <w:bottom w:val="none" w:sz="0" w:space="0" w:color="auto"/>
        <w:right w:val="none" w:sz="0" w:space="0" w:color="auto"/>
      </w:divBdr>
    </w:div>
    <w:div w:id="1840146803">
      <w:bodyDiv w:val="1"/>
      <w:marLeft w:val="0"/>
      <w:marRight w:val="0"/>
      <w:marTop w:val="0"/>
      <w:marBottom w:val="0"/>
      <w:divBdr>
        <w:top w:val="none" w:sz="0" w:space="0" w:color="auto"/>
        <w:left w:val="none" w:sz="0" w:space="0" w:color="auto"/>
        <w:bottom w:val="none" w:sz="0" w:space="0" w:color="auto"/>
        <w:right w:val="none" w:sz="0" w:space="0" w:color="auto"/>
      </w:divBdr>
    </w:div>
    <w:div w:id="1878927803">
      <w:bodyDiv w:val="1"/>
      <w:marLeft w:val="0"/>
      <w:marRight w:val="0"/>
      <w:marTop w:val="0"/>
      <w:marBottom w:val="0"/>
      <w:divBdr>
        <w:top w:val="none" w:sz="0" w:space="0" w:color="auto"/>
        <w:left w:val="none" w:sz="0" w:space="0" w:color="auto"/>
        <w:bottom w:val="none" w:sz="0" w:space="0" w:color="auto"/>
        <w:right w:val="none" w:sz="0" w:space="0" w:color="auto"/>
      </w:divBdr>
    </w:div>
    <w:div w:id="2043048860">
      <w:bodyDiv w:val="1"/>
      <w:marLeft w:val="0"/>
      <w:marRight w:val="0"/>
      <w:marTop w:val="0"/>
      <w:marBottom w:val="0"/>
      <w:divBdr>
        <w:top w:val="none" w:sz="0" w:space="0" w:color="auto"/>
        <w:left w:val="none" w:sz="0" w:space="0" w:color="auto"/>
        <w:bottom w:val="none" w:sz="0" w:space="0" w:color="auto"/>
        <w:right w:val="none" w:sz="0" w:space="0" w:color="auto"/>
      </w:divBdr>
    </w:div>
    <w:div w:id="2088109773">
      <w:bodyDiv w:val="1"/>
      <w:marLeft w:val="0"/>
      <w:marRight w:val="0"/>
      <w:marTop w:val="0"/>
      <w:marBottom w:val="0"/>
      <w:divBdr>
        <w:top w:val="none" w:sz="0" w:space="0" w:color="auto"/>
        <w:left w:val="none" w:sz="0" w:space="0" w:color="auto"/>
        <w:bottom w:val="none" w:sz="0" w:space="0" w:color="auto"/>
        <w:right w:val="none" w:sz="0" w:space="0" w:color="auto"/>
      </w:divBdr>
    </w:div>
    <w:div w:id="2090157448">
      <w:bodyDiv w:val="1"/>
      <w:marLeft w:val="0"/>
      <w:marRight w:val="0"/>
      <w:marTop w:val="0"/>
      <w:marBottom w:val="0"/>
      <w:divBdr>
        <w:top w:val="none" w:sz="0" w:space="0" w:color="auto"/>
        <w:left w:val="none" w:sz="0" w:space="0" w:color="auto"/>
        <w:bottom w:val="none" w:sz="0" w:space="0" w:color="auto"/>
        <w:right w:val="none" w:sz="0" w:space="0" w:color="auto"/>
      </w:divBdr>
    </w:div>
    <w:div w:id="212187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google.com.br/url?sa=t&amp;rct=j&amp;q=roteiro%20de%20m%C3%A9tricas%20de%20software%20do%20sisp%20vers%C3%A3o%202.0&amp;source=web&amp;cd=1&amp;ved=0CDgQFjAA&amp;url=http%3A%2F%2Fwww.governoeletronico.gov.br%2Fbiblioteca%2Farquivos%2Froteiro-de-metricas-de-software-do-sisp-versao-2.0&amp;ei=6q77Ub6AOIn68gTx1YHYDw&amp;usg=AFQjCNFAesFkl7lYJlg-LHbQH3lC0xjqwg&amp;bvm=bv.50165853,d.dmg"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Org131</b:Tag>
    <b:SourceType>Report</b:SourceType>
    <b:Guid>{604C742A-8635-4722-AB9B-8188F2BA6013}</b:Guid>
    <b:Title>Relatório R2 - Situação Futura</b:Title>
    <b:Year>2013</b:Year>
    <b:City>São Paulo</b:City>
    <b:Author>
      <b:Author>
        <b:Corporate>Organon Sistema de Informação</b:Corporate>
      </b:Author>
    </b:Author>
    <b:RefOrder>13</b:RefOrder>
  </b:Source>
  <b:Source>
    <b:Tag>USC10</b:Tag>
    <b:SourceType>BookSection</b:SourceType>
    <b:Guid>{34E2DD05-0516-43BE-A4E9-5BE6AF63F0DA}</b:Guid>
    <b:Author>
      <b:Author>
        <b:NameList>
          <b:Person>
            <b:Last>USCS</b:Last>
          </b:Person>
        </b:NameList>
      </b:Author>
      <b:BookAuthor>
        <b:NameList>
          <b:Person>
            <b:Last>USCS</b:Last>
          </b:Person>
        </b:NameList>
      </b:BookAuthor>
    </b:Author>
    <b:Title>PMSB</b:Title>
    <b:BookTitle>Plano Municipal de Saneamento Básico</b:BookTitle>
    <b:Year>2010</b:Year>
    <b:City>São Caetano do Sul</b:City>
    <b:Publisher>Prefeitura Municipal de São Caetano do Sul/SP</b:Publisher>
    <b:RefOrder>14</b:RefOrder>
  </b:Source>
  <b:Source>
    <b:Tag>Placeholder1</b:Tag>
    <b:SourceType>BookSection</b:SourceType>
    <b:Guid>{668EEEB8-AEE2-4511-9B20-F50AE646EC8B}</b:Guid>
    <b:Title>V Programas, projetos e ações necessárias para atingir os objetivos e as metas</b:Title>
    <b:BookTitle>PMSB</b:BookTitle>
    <b:Year>2010</b:Year>
    <b:Pages>88</b:Pages>
    <b:City>São Caetano do Sul</b:City>
    <b:Author>
      <b:BookAuthor>
        <b:NameList>
          <b:Person>
            <b:Last>USCS</b:Last>
          </b:Person>
        </b:NameList>
      </b:BookAuthor>
      <b:Author>
        <b:NameList>
          <b:Person>
            <b:Last>USCS</b:Last>
          </b:Person>
        </b:NameList>
      </b:Author>
    </b:Author>
    <b:Publisher>DAE-SCS</b:Publisher>
    <b:RefOrder>15</b:RefOrder>
  </b:Source>
  <b:Source>
    <b:Tag>SCS10</b:Tag>
    <b:SourceType>Report</b:SourceType>
    <b:Guid>{B99A38D2-D2CD-4275-B63F-85359780E458}</b:Guid>
    <b:Title>PMSB</b:Title>
    <b:Year>2010</b:Year>
    <b:Author>
      <b:Author>
        <b:NameList>
          <b:Person>
            <b:Last>USCS</b:Last>
          </b:Person>
        </b:NameList>
      </b:Author>
    </b:Author>
    <b:City>São Caetano do Sul</b:City>
    <b:Publisher>DAE-SCS</b:Publisher>
    <b:RefOrder>1</b:RefOrder>
  </b:Source>
  <b:Source>
    <b:Tag>VII10</b:Tag>
    <b:SourceType>BookSection</b:SourceType>
    <b:Guid>{536E504F-E02E-45C3-AA3A-CA632F130F6C}</b:Guid>
    <b:Title>VII.2.1 IQAD – Qualidade da água distribuída</b:Title>
    <b:BookTitle>PMSB</b:BookTitle>
    <b:Year>2010</b:Year>
    <b:City>São Caetano do Sul</b:City>
    <b:Publisher>DAE-SCS</b:Publisher>
    <b:Author>
      <b:Author>
        <b:NameList>
          <b:Person>
            <b:Last>USCS</b:Last>
          </b:Person>
        </b:NameList>
      </b:Author>
    </b:Author>
    <b:RefOrder>2</b:RefOrder>
  </b:Source>
  <b:Source>
    <b:Tag>USC1012</b:Tag>
    <b:SourceType>BookSection</b:SourceType>
    <b:Guid>{3C8FB84A-2367-417C-8689-D408C31547BE}</b:Guid>
    <b:Title>VII.2.2 CBA – Cobertura do sistema de abastecimento de água</b:Title>
    <b:BookTitle>PMSB</b:BookTitle>
    <b:Year>2010</b:Year>
    <b:Pages>107</b:Pages>
    <b:City>São Caetano do Sul</b:City>
    <b:Publisher>DAE-SCS</b:Publisher>
    <b:Author>
      <b:Author>
        <b:NameList>
          <b:Person>
            <b:Last>USCS</b:Last>
          </b:Person>
        </b:NameList>
      </b:Author>
    </b:Author>
    <b:RefOrder>3</b:RefOrder>
  </b:Source>
  <b:Source>
    <b:Tag>USC1013</b:Tag>
    <b:SourceType>BookSection</b:SourceType>
    <b:Guid>{6A0FCF03-9C1F-4FE1-8A51-6A2DF74C8B13}</b:Guid>
    <b:Author>
      <b:Author>
        <b:NameList>
          <b:Person>
            <b:Last>USCS</b:Last>
          </b:Person>
        </b:NameList>
      </b:Author>
    </b:Author>
    <b:Title>VII.2.3 ICA – Índice de continuidade do abastecimento de água</b:Title>
    <b:BookTitle>PMSB</b:BookTitle>
    <b:Year>2010</b:Year>
    <b:Pages>108</b:Pages>
    <b:City>São Caetano do Sul</b:City>
    <b:Publisher>DAE-SCS</b:Publisher>
    <b:RefOrder>4</b:RefOrder>
  </b:Source>
  <b:Source>
    <b:Tag>USC1014</b:Tag>
    <b:SourceType>BookSection</b:SourceType>
    <b:Guid>{1F018964-1242-474E-A311-174B80D7E8BC}</b:Guid>
    <b:Title>VII.2.4 IPD – Índice de perdas no sistema de distribuição</b:Title>
    <b:BookTitle>PMSB</b:BookTitle>
    <b:Year>2010</b:Year>
    <b:Pages>110</b:Pages>
    <b:City>São Caetano do Sul</b:City>
    <b:Publisher>DAE-SCS</b:Publisher>
    <b:Author>
      <b:Author>
        <b:NameList>
          <b:Person>
            <b:Last>USCS</b:Last>
          </b:Person>
        </b:NameList>
      </b:Author>
    </b:Author>
    <b:RefOrder>5</b:RefOrder>
  </b:Source>
  <b:Source>
    <b:Tag>USC1015</b:Tag>
    <b:SourceType>BookSection</b:SourceType>
    <b:Guid>{BDF9F87D-34FE-4692-88C4-6ED2350B9606}</b:Guid>
    <b:Title>VII.3.1 Cobertura do sistema de esgotamento sanitário</b:Title>
    <b:BookTitle>PMSB</b:BookTitle>
    <b:Year>2010</b:Year>
    <b:Pages>111</b:Pages>
    <b:City>São Caetano do Sul</b:City>
    <b:Publisher>DAE-SCS</b:Publisher>
    <b:Author>
      <b:Author>
        <b:NameList>
          <b:Person>
            <b:Last>USCS</b:Last>
          </b:Person>
        </b:NameList>
      </b:Author>
    </b:Author>
    <b:RefOrder>6</b:RefOrder>
  </b:Source>
  <b:Source>
    <b:Tag>USC1016</b:Tag>
    <b:SourceType>BookSection</b:SourceType>
    <b:Guid>{2050E396-E0FC-4C3D-8476-BC2F3DF35657}</b:Guid>
    <b:Author>
      <b:Author>
        <b:NameList>
          <b:Person>
            <b:Last>USCS</b:Last>
          </b:Person>
        </b:NameList>
      </b:Author>
    </b:Author>
    <b:Title>VII.3.2 Eficiência do sistema de esgotamento sanitário</b:Title>
    <b:BookTitle>PMSB</b:BookTitle>
    <b:Year>2010</b:Year>
    <b:Pages>112</b:Pages>
    <b:City>São Caetano do Sul</b:City>
    <b:Publisher>DAE-SCS</b:Publisher>
    <b:RefOrder>7</b:RefOrder>
  </b:Source>
  <b:Source>
    <b:Tag>USC1011</b:Tag>
    <b:SourceType>BookSection</b:SourceType>
    <b:Guid>{928EE245-3022-4F20-8C5A-4DC59E40517F}</b:Guid>
    <b:Title>VII.4 Indicadores gerenciais</b:Title>
    <b:Year>2010</b:Year>
    <b:City>São Caetano do Sul</b:City>
    <b:Publisher>DAE-SCS</b:Publisher>
    <b:Author>
      <b:Author>
        <b:NameList>
          <b:Person>
            <b:Last>USCS</b:Last>
          </b:Person>
        </b:NameList>
      </b:Author>
      <b:BookAuthor>
        <b:NameList>
          <b:Person>
            <b:Last>USCS</b:Last>
          </b:Person>
        </b:NameList>
      </b:BookAuthor>
    </b:Author>
    <b:BookTitle>PMSB</b:BookTitle>
    <b:Pages>114</b:Pages>
    <b:RefOrder>8</b:RefOrder>
  </b:Source>
  <b:Source>
    <b:Tag>SNI11</b:Tag>
    <b:SourceType>Report</b:SourceType>
    <b:Guid>{016B8DA4-F385-4FC5-A1DC-20D5FC3BFFAB}</b:Guid>
    <b:Author>
      <b:Author>
        <b:NameList>
          <b:Person>
            <b:Last>SNIS</b:Last>
          </b:Person>
        </b:NameList>
      </b:Author>
    </b:Author>
    <b:Title>Glossário de Informações</b:Title>
    <b:Year>2012</b:Year>
    <b:Publisher>SNIS</b:Publisher>
    <b:City>Brasília</b:City>
    <b:RefOrder>9</b:RefOrder>
  </b:Source>
  <b:Source>
    <b:Tag>SNI02</b:Tag>
    <b:SourceType>Report</b:SourceType>
    <b:Guid>{18FBE495-75CD-41D2-9A24-8E4D6280FDF8}</b:Guid>
    <b:Author>
      <b:Author>
        <b:NameList>
          <b:Person>
            <b:Last>SNIS</b:Last>
          </b:Person>
        </b:NameList>
      </b:Author>
    </b:Author>
    <b:Title>Glossário de Indicadores</b:Title>
    <b:Year>2012</b:Year>
    <b:Publisher>SNIS</b:Publisher>
    <b:City>Brasília</b:City>
    <b:RefOrder>10</b:RefOrder>
  </b:Source>
  <b:Source>
    <b:Tag>ARI05</b:Tag>
    <b:SourceType>Report</b:SourceType>
    <b:Guid>{0E17EE45-1568-452C-B849-1161AD1E5C2F}</b:Guid>
    <b:Author>
      <b:Author>
        <b:NameList>
          <b:Person>
            <b:Last>ARIKAWA</b:Last>
            <b:First>K.</b:First>
            <b:Middle>C. O</b:Middle>
          </b:Person>
        </b:NameList>
      </b:Author>
    </b:Author>
    <b:Title>Perdas reais em sistemas de distribuição de água – Proposta de metodologia para avaliação de perdas reais e definição das ações de controle. Dissertação de Mestrado.</b:Title>
    <b:Year>2005</b:Year>
    <b:City>São Paulo</b:City>
    <b:Publisher>Departamento de Engenharia Hidráulica e Sanitária da Escola Politécnica da Universidade de São Paulo</b:Publisher>
    <b:RefOrder>12</b:RefOrder>
  </b:Source>
  <b:Source>
    <b:Tag>EspaçoReservado2</b:Tag>
    <b:SourceType>Report</b:SourceType>
    <b:Guid>{2CB96A19-CC49-4811-8A32-4307FF2A372B}</b:Guid>
    <b:Author>
      <b:Author>
        <b:NameList>
          <b:Person>
            <b:Last>SNIS</b:Last>
          </b:Person>
        </b:NameList>
      </b:Author>
    </b:Author>
    <b:Title>Glossário de Indicadores</b:Title>
    <b:Year>2012</b:Year>
    <b:Publisher>SNIS</b:Publisher>
    <b:City>Brasília</b:City>
    <b:RefOrder>11</b:RefOrder>
  </b:Source>
</b:Sources>
</file>

<file path=customXml/itemProps1.xml><?xml version="1.0" encoding="utf-8"?>
<ds:datastoreItem xmlns:ds="http://schemas.openxmlformats.org/officeDocument/2006/customXml" ds:itemID="{C9FB0A00-2CA9-4BC0-AD1F-D3DE6EE9D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2433</TotalTime>
  <Pages>116</Pages>
  <Words>34768</Words>
  <Characters>187752</Characters>
  <Application>Microsoft Office Word</Application>
  <DocSecurity>0</DocSecurity>
  <Lines>1564</Lines>
  <Paragraphs>444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REFERÊNCIA AMPLIAÇÃO MACROMEDIDORES RA - PILOTO</vt:lpstr>
      <vt:lpstr>TERMO DE REFERÊNCIA AMPLIAÇÃO MACROMEDIDORES RA - PILOTO</vt:lpstr>
    </vt:vector>
  </TitlesOfParts>
  <Company>Hewlett-Packard Company</Company>
  <LinksUpToDate>false</LinksUpToDate>
  <CharactersWithSpaces>222076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AMPLIAÇÃO MACROMEDIDORES RA - PILOTO</dc:title>
  <dc:creator>Fernando C. T. Marques</dc:creator>
  <cp:lastModifiedBy>Ademar Oliva Xavier Jr.</cp:lastModifiedBy>
  <cp:revision>23</cp:revision>
  <cp:lastPrinted>2014-05-27T14:48:00Z</cp:lastPrinted>
  <dcterms:created xsi:type="dcterms:W3CDTF">2014-05-15T01:15:00Z</dcterms:created>
  <dcterms:modified xsi:type="dcterms:W3CDTF">2014-05-27T14:48:00Z</dcterms:modified>
</cp:coreProperties>
</file>